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0.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FBFBF" w:themeColor="background1" w:themeShade="BF"/>
  <w:body>
    <w:p w:rsidR="006F578C" w:rsidRDefault="00566B75">
      <w:r>
        <w:rPr>
          <w:noProof/>
        </w:rPr>
        <w:pict>
          <v:rect id="Rectangle 3" o:spid="_x0000_s1043" style="position:absolute;left:0;text-align:left;margin-left:460.95pt;margin-top:284.55pt;width:129.15pt;height:459.2pt;z-index:-251653120;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PE0McA&#10;AADdAAAADwAAAGRycy9kb3ducmV2LnhtbESPQWvCQBSE7wX/w/IEb3VjLWqiq0ixpVAPNXrx9sg+&#10;k2j2bdjdavrvXaHQ4zAz3zCLVWcacSXna8sKRsMEBHFhdc2lgsP+/XkGwgdkjY1lUvBLHlbL3tMC&#10;M21vvKNrHkoRIewzVFCF0GZS+qIig35oW+LonawzGKJ0pdQObxFuGvmSJBNpsOa4UGFLbxUVl/zH&#10;KNiMGzc6zk7nr4n9GG/Tbf59lLVSg363noMI1IX/8F/7UytIX6c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TxNDHAAAA3QAAAA8AAAAAAAAAAAAAAAAAmAIAAGRy&#10;cy9kb3ducmV2LnhtbFBLBQYAAAAABAAEAPUAAACMAwAAAAA=&#10;" fillcolor="#d1d1d1" stroked="f">
            <v:path arrowok="t"/>
          </v:rect>
        </w:pict>
      </w:r>
      <w:r w:rsidR="00D03216">
        <w:rPr>
          <w:noProof/>
        </w:rPr>
        <w:drawing>
          <wp:anchor distT="0" distB="0" distL="114300" distR="114300" simplePos="0" relativeHeight="251673600" behindDoc="0" locked="0" layoutInCell="1" allowOverlap="1">
            <wp:simplePos x="0" y="0"/>
            <wp:positionH relativeFrom="column">
              <wp:posOffset>290830</wp:posOffset>
            </wp:positionH>
            <wp:positionV relativeFrom="paragraph">
              <wp:posOffset>257810</wp:posOffset>
            </wp:positionV>
            <wp:extent cx="6115050" cy="3771900"/>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tretch>
                      <a:fillRect/>
                    </a:stretch>
                  </pic:blipFill>
                  <pic:spPr bwMode="auto">
                    <a:xfrm>
                      <a:off x="0" y="0"/>
                      <a:ext cx="6115050" cy="3771900"/>
                    </a:xfrm>
                    <a:prstGeom prst="rect">
                      <a:avLst/>
                    </a:prstGeom>
                    <a:noFill/>
                    <a:ln w="9525">
                      <a:noFill/>
                      <a:miter lim="800000"/>
                      <a:headEnd/>
                      <a:tailEnd/>
                    </a:ln>
                  </pic:spPr>
                </pic:pic>
              </a:graphicData>
            </a:graphic>
          </wp:anchor>
        </w:drawing>
      </w:r>
      <w:r w:rsidR="00D03216">
        <w:rPr>
          <w:noProof/>
        </w:rPr>
        <w:drawing>
          <wp:anchor distT="0" distB="0" distL="114300" distR="114300" simplePos="0" relativeHeight="251672576" behindDoc="0" locked="0" layoutInCell="1" allowOverlap="1">
            <wp:simplePos x="0" y="0"/>
            <wp:positionH relativeFrom="column">
              <wp:posOffset>1118870</wp:posOffset>
            </wp:positionH>
            <wp:positionV relativeFrom="paragraph">
              <wp:posOffset>-628015</wp:posOffset>
            </wp:positionV>
            <wp:extent cx="6296660" cy="4305300"/>
            <wp:effectExtent l="19050" t="0" r="8890" b="0"/>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tretch>
                      <a:fillRect/>
                    </a:stretch>
                  </pic:blipFill>
                  <pic:spPr bwMode="auto">
                    <a:xfrm>
                      <a:off x="0" y="0"/>
                      <a:ext cx="6296660" cy="4305300"/>
                    </a:xfrm>
                    <a:prstGeom prst="rect">
                      <a:avLst/>
                    </a:prstGeom>
                    <a:noFill/>
                    <a:ln w="9525">
                      <a:noFill/>
                      <a:miter lim="800000"/>
                      <a:headEnd/>
                      <a:tailEnd/>
                    </a:ln>
                  </pic:spPr>
                </pic:pic>
              </a:graphicData>
            </a:graphic>
          </wp:anchor>
        </w:drawing>
      </w:r>
      <w:r>
        <w:rPr>
          <w:noProof/>
        </w:rPr>
        <w:pict>
          <v:rect id="Rectangle 4" o:spid="_x0000_s1044" style="position:absolute;left:0;text-align:left;margin-left:53.1pt;margin-top:-50.15pt;width:7in;height:341pt;z-index:-251652096;visibility:visible;mso-position-horizontal-relative:text;mso-position-vertical-relative:text"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MBcIA&#10;AADdAAAADwAAAGRycy9kb3ducmV2LnhtbERPy4rCMBTdC/5DuMLsNHWQoa1GEUfR5fgAdXdprm2x&#10;uSlNtJ35+slCcHk479miM5V4UuNKywrGowgEcWZ1ybmC03EzjEE4j6yxskwKfsnBYt7vzTDVtuU9&#10;PQ8+FyGEXYoKCu/rVEqXFWTQjWxNHLibbQz6AJtc6gbbEG4q+RlFX9JgyaGhwJpWBWX3w8Mo2Mb1&#10;8rKzf21era/b8885+T4mXqmPQbecgvDU+bf45d5pBckkDv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O4wFwgAAAN0AAAAPAAAAAAAAAAAAAAAAAJgCAABkcnMvZG93&#10;bnJldi54bWxQSwUGAAAAAAQABAD1AAAAhwMAAAAA&#10;" filled="f" stroked="f">
            <v:textbox style="mso-next-textbox:#Rectangle 4" inset="0,0,0,0">
              <w:txbxContent>
                <w:p w:rsidR="00FB5CC6" w:rsidRDefault="00FB5CC6" w:rsidP="006F578C">
                  <w:pPr>
                    <w:spacing w:after="0" w:line="6820" w:lineRule="atLeast"/>
                    <w:rPr>
                      <w:rFonts w:ascii="Times New Roman" w:hAnsi="Times New Roman"/>
                      <w:sz w:val="24"/>
                      <w:szCs w:val="24"/>
                    </w:rPr>
                  </w:pPr>
                </w:p>
                <w:p w:rsidR="00FB5CC6" w:rsidRDefault="00FB5CC6" w:rsidP="006F578C">
                  <w:pPr>
                    <w:widowControl w:val="0"/>
                    <w:autoSpaceDE w:val="0"/>
                    <w:autoSpaceDN w:val="0"/>
                    <w:adjustRightInd w:val="0"/>
                    <w:spacing w:after="0"/>
                    <w:rPr>
                      <w:rFonts w:ascii="Times New Roman" w:hAnsi="Times New Roman"/>
                      <w:sz w:val="24"/>
                      <w:szCs w:val="24"/>
                    </w:rPr>
                  </w:pPr>
                </w:p>
              </w:txbxContent>
            </v:textbox>
          </v:rect>
        </w:pict>
      </w:r>
    </w:p>
    <w:p w:rsidR="006F578C" w:rsidRDefault="006F578C"/>
    <w:p w:rsidR="006F578C" w:rsidRDefault="006F578C">
      <w:r>
        <w:rPr>
          <w:noProof/>
        </w:rPr>
        <w:drawing>
          <wp:anchor distT="0" distB="0" distL="114300" distR="114300" simplePos="0" relativeHeight="251674624" behindDoc="0" locked="0" layoutInCell="1" allowOverlap="1">
            <wp:simplePos x="0" y="0"/>
            <wp:positionH relativeFrom="column">
              <wp:posOffset>-8255</wp:posOffset>
            </wp:positionH>
            <wp:positionV relativeFrom="paragraph">
              <wp:posOffset>43180</wp:posOffset>
            </wp:positionV>
            <wp:extent cx="2000250" cy="1990725"/>
            <wp:effectExtent l="19050" t="0" r="0" b="0"/>
            <wp:wrapSquare wrapText="bothSides"/>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000250" cy="1990725"/>
                    </a:xfrm>
                    <a:prstGeom prst="rect">
                      <a:avLst/>
                    </a:prstGeom>
                    <a:noFill/>
                    <a:ln w="9525">
                      <a:noFill/>
                      <a:miter lim="800000"/>
                      <a:headEnd/>
                      <a:tailEnd/>
                    </a:ln>
                  </pic:spPr>
                </pic:pic>
              </a:graphicData>
            </a:graphic>
          </wp:anchor>
        </w:drawing>
      </w:r>
    </w:p>
    <w:p w:rsidR="006F578C" w:rsidRDefault="00566B75">
      <w:r>
        <w:rPr>
          <w:noProof/>
        </w:rPr>
        <w:pict>
          <v:rect id="Rectangle 6" o:spid="_x0000_s1046" style="position:absolute;left:0;text-align:left;margin-left:-502.5pt;margin-top:18.8pt;width:157pt;height:157pt;z-index:-251650048;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36cYA&#10;AADdAAAADwAAAGRycy9kb3ducmV2LnhtbESPT2vCQBTE74LfYXlCb7pRpCSpq4h/0KNVwfb2yL4m&#10;wezbkF1N2k/vFgSPw8z8hpktOlOJOzWutKxgPIpAEGdWl5wrOJ+2wxiE88gaK8uk4JccLOb93gxT&#10;bVv+pPvR5yJA2KWooPC+TqV0WUEG3cjWxMH7sY1BH2STS91gG+CmkpMoepcGSw4LBda0Kii7Hm9G&#10;wS6ul197+9fm1eZ7dzlckvUp8Uq9DbrlBwhPnX+Fn+29VpBM4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W36cYAAADdAAAADwAAAAAAAAAAAAAAAACYAgAAZHJz&#10;L2Rvd25yZXYueG1sUEsFBgAAAAAEAAQA9QAAAIsDAAAAAA==&#10;" filled="f" stroked="f">
            <v:textbox style="mso-next-textbox:#Rectangle 6" inset="0,0,0,0">
              <w:txbxContent>
                <w:p w:rsidR="00FB5CC6" w:rsidRDefault="00FB5CC6" w:rsidP="006F578C">
                  <w:pPr>
                    <w:spacing w:after="0" w:line="3140" w:lineRule="atLeast"/>
                    <w:rPr>
                      <w:rFonts w:ascii="Times New Roman" w:hAnsi="Times New Roman"/>
                      <w:sz w:val="24"/>
                      <w:szCs w:val="24"/>
                    </w:rPr>
                  </w:pPr>
                  <w:r>
                    <w:rPr>
                      <w:rFonts w:ascii="Times New Roman" w:hAnsi="Times New Roman"/>
                      <w:noProof/>
                      <w:sz w:val="24"/>
                      <w:szCs w:val="24"/>
                    </w:rPr>
                    <w:drawing>
                      <wp:inline distT="0" distB="0" distL="0" distR="0">
                        <wp:extent cx="2000250" cy="199072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000250" cy="1990725"/>
                                </a:xfrm>
                                <a:prstGeom prst="rect">
                                  <a:avLst/>
                                </a:prstGeom>
                                <a:noFill/>
                                <a:ln w="9525">
                                  <a:noFill/>
                                  <a:miter lim="800000"/>
                                  <a:headEnd/>
                                  <a:tailEnd/>
                                </a:ln>
                              </pic:spPr>
                            </pic:pic>
                          </a:graphicData>
                        </a:graphic>
                      </wp:inline>
                    </w:drawing>
                  </w:r>
                </w:p>
                <w:p w:rsidR="00FB5CC6" w:rsidRDefault="00FB5CC6" w:rsidP="006F578C">
                  <w:pPr>
                    <w:widowControl w:val="0"/>
                    <w:autoSpaceDE w:val="0"/>
                    <w:autoSpaceDN w:val="0"/>
                    <w:adjustRightInd w:val="0"/>
                    <w:spacing w:after="0"/>
                    <w:rPr>
                      <w:rFonts w:ascii="Times New Roman" w:hAnsi="Times New Roman"/>
                      <w:sz w:val="24"/>
                      <w:szCs w:val="24"/>
                    </w:rPr>
                  </w:pPr>
                </w:p>
              </w:txbxContent>
            </v:textbox>
          </v:rect>
        </w:pict>
      </w:r>
    </w:p>
    <w:p w:rsidR="006F578C" w:rsidRDefault="006F578C" w:rsidP="006F578C">
      <w:pPr>
        <w:widowControl w:val="0"/>
        <w:tabs>
          <w:tab w:val="left" w:pos="7140"/>
        </w:tabs>
        <w:autoSpaceDE w:val="0"/>
        <w:autoSpaceDN w:val="0"/>
        <w:adjustRightInd w:val="0"/>
        <w:spacing w:after="0" w:line="1088" w:lineRule="exact"/>
        <w:ind w:left="3031" w:right="-101" w:firstLine="29"/>
        <w:rPr>
          <w:rFonts w:ascii="Century Schoolbook" w:hAnsi="Century Schoolbook" w:cs="Century Schoolbook"/>
          <w:color w:val="000000"/>
          <w:sz w:val="104"/>
          <w:szCs w:val="104"/>
        </w:rPr>
      </w:pPr>
      <w:r>
        <w:rPr>
          <w:rFonts w:ascii="Century Schoolbook" w:hAnsi="Century Schoolbook" w:cs="Century Schoolbook"/>
          <w:b/>
          <w:bCs/>
          <w:color w:val="474747"/>
          <w:sz w:val="104"/>
          <w:szCs w:val="104"/>
        </w:rPr>
        <w:t>A</w:t>
      </w:r>
      <w:r w:rsidR="00F54B58" w:rsidRPr="00F54B58">
        <w:rPr>
          <w:rFonts w:ascii="Century Schoolbook" w:hAnsi="Century Schoolbook" w:cs="Century Schoolbook"/>
          <w:b/>
          <w:bCs/>
          <w:color w:val="474747"/>
          <w:sz w:val="72"/>
          <w:szCs w:val="72"/>
        </w:rPr>
        <w:t>LBANY</w:t>
      </w:r>
      <w:r>
        <w:rPr>
          <w:rFonts w:ascii="Century Schoolbook" w:hAnsi="Century Schoolbook" w:cs="Century Schoolbook"/>
          <w:b/>
          <w:bCs/>
          <w:color w:val="474747"/>
          <w:sz w:val="104"/>
          <w:szCs w:val="104"/>
        </w:rPr>
        <w:t xml:space="preserve"> S</w:t>
      </w:r>
      <w:r w:rsidR="00F54B58" w:rsidRPr="00F54B58">
        <w:rPr>
          <w:rFonts w:ascii="Century Schoolbook" w:hAnsi="Century Schoolbook" w:cs="Century Schoolbook"/>
          <w:b/>
          <w:bCs/>
          <w:color w:val="474747"/>
          <w:sz w:val="72"/>
          <w:szCs w:val="72"/>
        </w:rPr>
        <w:t>TATE</w:t>
      </w:r>
    </w:p>
    <w:p w:rsidR="006F578C" w:rsidRDefault="006F578C" w:rsidP="00F54B58">
      <w:pPr>
        <w:widowControl w:val="0"/>
        <w:autoSpaceDE w:val="0"/>
        <w:autoSpaceDN w:val="0"/>
        <w:adjustRightInd w:val="0"/>
        <w:spacing w:after="0" w:line="1028" w:lineRule="exact"/>
        <w:ind w:left="3031" w:firstLine="29"/>
        <w:rPr>
          <w:rFonts w:ascii="Century Schoolbook" w:hAnsi="Century Schoolbook" w:cs="Century Schoolbook"/>
          <w:color w:val="000000"/>
          <w:sz w:val="104"/>
          <w:szCs w:val="104"/>
        </w:rPr>
      </w:pPr>
      <w:r w:rsidRPr="006E74CE">
        <w:rPr>
          <w:rFonts w:ascii="Century Schoolbook" w:hAnsi="Century Schoolbook" w:cs="Century Schoolbook"/>
          <w:b/>
          <w:bCs/>
          <w:color w:val="474747"/>
          <w:spacing w:val="151"/>
          <w:position w:val="2"/>
          <w:sz w:val="104"/>
          <w:szCs w:val="104"/>
          <w:fitText w:val="6667" w:id="-161812992"/>
        </w:rPr>
        <w:t>U</w:t>
      </w:r>
      <w:r w:rsidR="00F54B58" w:rsidRPr="006E74CE">
        <w:rPr>
          <w:rFonts w:ascii="Century Schoolbook" w:hAnsi="Century Schoolbook" w:cs="Century Schoolbook"/>
          <w:b/>
          <w:bCs/>
          <w:color w:val="474747"/>
          <w:spacing w:val="151"/>
          <w:position w:val="2"/>
          <w:sz w:val="72"/>
          <w:szCs w:val="72"/>
          <w:fitText w:val="6667" w:id="-161812992"/>
        </w:rPr>
        <w:t>NIVERSIT</w:t>
      </w:r>
      <w:r w:rsidR="00F54B58" w:rsidRPr="006E74CE">
        <w:rPr>
          <w:rFonts w:ascii="Century Schoolbook" w:hAnsi="Century Schoolbook" w:cs="Century Schoolbook"/>
          <w:b/>
          <w:bCs/>
          <w:color w:val="474747"/>
          <w:spacing w:val="4"/>
          <w:position w:val="2"/>
          <w:sz w:val="72"/>
          <w:szCs w:val="72"/>
          <w:fitText w:val="6667" w:id="-161812992"/>
        </w:rPr>
        <w:t>Y</w:t>
      </w:r>
    </w:p>
    <w:p w:rsidR="006F578C" w:rsidRDefault="006F578C" w:rsidP="006F578C">
      <w:pPr>
        <w:widowControl w:val="0"/>
        <w:autoSpaceDE w:val="0"/>
        <w:autoSpaceDN w:val="0"/>
        <w:adjustRightInd w:val="0"/>
        <w:spacing w:before="3" w:after="0" w:line="200" w:lineRule="exact"/>
        <w:rPr>
          <w:rFonts w:ascii="Century Schoolbook" w:hAnsi="Century Schoolbook" w:cs="Century Schoolbook"/>
          <w:color w:val="000000"/>
          <w:sz w:val="20"/>
          <w:szCs w:val="20"/>
        </w:rPr>
      </w:pPr>
    </w:p>
    <w:p w:rsidR="006F578C" w:rsidRDefault="006F578C" w:rsidP="00930B65">
      <w:pPr>
        <w:widowControl w:val="0"/>
        <w:autoSpaceDE w:val="0"/>
        <w:autoSpaceDN w:val="0"/>
        <w:adjustRightInd w:val="0"/>
        <w:spacing w:after="0"/>
        <w:ind w:left="100" w:firstLine="80"/>
      </w:pPr>
      <w:r w:rsidRPr="00D438E2">
        <w:rPr>
          <w:rFonts w:ascii="Arial" w:hAnsi="Arial" w:cs="Arial"/>
          <w:color w:val="474747"/>
          <w:spacing w:val="1"/>
          <w:w w:val="99"/>
          <w:sz w:val="60"/>
          <w:szCs w:val="60"/>
          <w:fitText w:val="9965" w:id="-161812736"/>
        </w:rPr>
        <w:t>2011-2012 U</w:t>
      </w:r>
      <w:r w:rsidR="00F54B58" w:rsidRPr="00D438E2">
        <w:rPr>
          <w:rFonts w:ascii="Arial" w:hAnsi="Arial" w:cs="Arial"/>
          <w:color w:val="474747"/>
          <w:spacing w:val="1"/>
          <w:w w:val="99"/>
          <w:sz w:val="48"/>
          <w:szCs w:val="48"/>
          <w:fitText w:val="9965" w:id="-161812736"/>
        </w:rPr>
        <w:t>NDERGRADUATE</w:t>
      </w:r>
      <w:r w:rsidRPr="00D438E2">
        <w:rPr>
          <w:rFonts w:ascii="Arial" w:hAnsi="Arial" w:cs="Arial"/>
          <w:color w:val="474747"/>
          <w:spacing w:val="1"/>
          <w:w w:val="99"/>
          <w:sz w:val="60"/>
          <w:szCs w:val="60"/>
          <w:fitText w:val="9965" w:id="-161812736"/>
        </w:rPr>
        <w:t xml:space="preserve"> </w:t>
      </w:r>
      <w:proofErr w:type="gramStart"/>
      <w:r w:rsidRPr="00D438E2">
        <w:rPr>
          <w:rFonts w:ascii="Arial" w:hAnsi="Arial" w:cs="Arial"/>
          <w:color w:val="474747"/>
          <w:spacing w:val="1"/>
          <w:w w:val="99"/>
          <w:sz w:val="60"/>
          <w:szCs w:val="60"/>
          <w:fitText w:val="9965" w:id="-161812736"/>
        </w:rPr>
        <w:t>C</w:t>
      </w:r>
      <w:r w:rsidR="00F54B58" w:rsidRPr="00D438E2">
        <w:rPr>
          <w:rFonts w:ascii="Arial" w:hAnsi="Arial" w:cs="Arial"/>
          <w:color w:val="474747"/>
          <w:spacing w:val="1"/>
          <w:w w:val="99"/>
          <w:sz w:val="48"/>
          <w:szCs w:val="48"/>
          <w:fitText w:val="9965" w:id="-161812736"/>
        </w:rPr>
        <w:t>ATALO</w:t>
      </w:r>
      <w:r w:rsidR="00F54B58" w:rsidRPr="00D438E2">
        <w:rPr>
          <w:rFonts w:ascii="Arial" w:hAnsi="Arial" w:cs="Arial"/>
          <w:color w:val="474747"/>
          <w:spacing w:val="2"/>
          <w:w w:val="99"/>
          <w:sz w:val="48"/>
          <w:szCs w:val="48"/>
          <w:fitText w:val="9965" w:id="-161812736"/>
        </w:rPr>
        <w:t>G</w:t>
      </w:r>
      <w:proofErr w:type="gramEnd"/>
    </w:p>
    <w:p w:rsidR="006F578C" w:rsidRDefault="006F578C"/>
    <w:p w:rsidR="00691F04" w:rsidRDefault="00691F04" w:rsidP="00691F04">
      <w:pPr>
        <w:widowControl w:val="0"/>
        <w:autoSpaceDE w:val="0"/>
        <w:autoSpaceDN w:val="0"/>
        <w:adjustRightInd w:val="0"/>
        <w:spacing w:after="0"/>
        <w:ind w:left="450" w:right="90"/>
        <w:jc w:val="center"/>
        <w:rPr>
          <w:rFonts w:ascii="Times New Roman" w:hAnsi="Times New Roman" w:cs="Times New Roman"/>
          <w:sz w:val="18"/>
          <w:szCs w:val="18"/>
        </w:rPr>
      </w:pPr>
    </w:p>
    <w:p w:rsidR="00691F04" w:rsidRDefault="00691F04" w:rsidP="00691F04">
      <w:pPr>
        <w:rPr>
          <w:rFonts w:ascii="Times New Roman" w:hAnsi="Times New Roman" w:cs="Times New Roman"/>
          <w:sz w:val="18"/>
          <w:szCs w:val="18"/>
        </w:rPr>
      </w:pPr>
      <w:r>
        <w:rPr>
          <w:rFonts w:ascii="Times New Roman" w:hAnsi="Times New Roman" w:cs="Times New Roman"/>
          <w:sz w:val="18"/>
          <w:szCs w:val="18"/>
        </w:rPr>
        <w:br w:type="page"/>
      </w:r>
    </w:p>
    <w:p w:rsidR="00D03216" w:rsidRDefault="00691F04" w:rsidP="00691F04">
      <w:pPr>
        <w:widowControl w:val="0"/>
        <w:autoSpaceDE w:val="0"/>
        <w:autoSpaceDN w:val="0"/>
        <w:adjustRightInd w:val="0"/>
        <w:spacing w:after="0"/>
        <w:ind w:left="360" w:right="90" w:firstLine="0"/>
        <w:jc w:val="center"/>
        <w:rPr>
          <w:rFonts w:ascii="Times New Roman" w:hAnsi="Times New Roman" w:cs="Times New Roman"/>
          <w:color w:val="000000"/>
          <w:sz w:val="18"/>
          <w:szCs w:val="18"/>
        </w:rPr>
      </w:pPr>
      <w:r w:rsidRPr="00691F04">
        <w:rPr>
          <w:rFonts w:ascii="Times New Roman" w:hAnsi="Times New Roman" w:cs="Times New Roman"/>
          <w:noProof/>
          <w:color w:val="000000"/>
          <w:sz w:val="18"/>
          <w:szCs w:val="18"/>
        </w:rPr>
        <w:lastRenderedPageBreak/>
        <w:drawing>
          <wp:inline distT="0" distB="0" distL="0" distR="0">
            <wp:extent cx="6457950" cy="4400550"/>
            <wp:effectExtent l="19050" t="0" r="0" b="0"/>
            <wp:docPr id="5" name="Picture 0" descr="part1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P0-3.jpg"/>
                    <pic:cNvPicPr/>
                  </pic:nvPicPr>
                  <pic:blipFill>
                    <a:blip r:embed="rId11" cstate="print"/>
                    <a:stretch>
                      <a:fillRect/>
                    </a:stretch>
                  </pic:blipFill>
                  <pic:spPr>
                    <a:xfrm>
                      <a:off x="0" y="0"/>
                      <a:ext cx="6457950" cy="4400550"/>
                    </a:xfrm>
                    <a:prstGeom prst="rect">
                      <a:avLst/>
                    </a:prstGeom>
                  </pic:spPr>
                </pic:pic>
              </a:graphicData>
            </a:graphic>
          </wp:inline>
        </w:drawing>
      </w: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Pr="00D03216" w:rsidRDefault="00691F04" w:rsidP="00691F04">
      <w:pPr>
        <w:widowControl w:val="0"/>
        <w:autoSpaceDE w:val="0"/>
        <w:autoSpaceDN w:val="0"/>
        <w:adjustRightInd w:val="0"/>
        <w:spacing w:after="0" w:line="741" w:lineRule="exact"/>
        <w:ind w:left="270" w:right="1246" w:firstLine="0"/>
        <w:jc w:val="center"/>
        <w:rPr>
          <w:rFonts w:ascii="Times New Roman" w:hAnsi="Times New Roman" w:cs="Times New Roman"/>
          <w:color w:val="000000"/>
          <w:sz w:val="48"/>
          <w:szCs w:val="48"/>
        </w:rPr>
      </w:pPr>
      <w:r w:rsidRPr="00D03216">
        <w:rPr>
          <w:rFonts w:ascii="Times New Roman" w:hAnsi="Times New Roman" w:cs="Times New Roman"/>
          <w:color w:val="191919"/>
          <w:spacing w:val="-4"/>
          <w:position w:val="1"/>
          <w:sz w:val="72"/>
          <w:szCs w:val="72"/>
        </w:rPr>
        <w:t>A</w:t>
      </w:r>
      <w:r w:rsidRPr="00D03216">
        <w:rPr>
          <w:rFonts w:ascii="Times New Roman" w:hAnsi="Times New Roman" w:cs="Times New Roman"/>
          <w:color w:val="191919"/>
          <w:spacing w:val="-4"/>
          <w:position w:val="1"/>
          <w:sz w:val="48"/>
          <w:szCs w:val="48"/>
        </w:rPr>
        <w:t>LBAN</w:t>
      </w:r>
      <w:r w:rsidRPr="00D03216">
        <w:rPr>
          <w:rFonts w:ascii="Times New Roman" w:hAnsi="Times New Roman" w:cs="Times New Roman"/>
          <w:color w:val="191919"/>
          <w:position w:val="1"/>
          <w:sz w:val="48"/>
          <w:szCs w:val="48"/>
        </w:rPr>
        <w:t>Y</w:t>
      </w:r>
      <w:r w:rsidRPr="00D03216">
        <w:rPr>
          <w:rFonts w:ascii="Times New Roman" w:hAnsi="Times New Roman" w:cs="Times New Roman"/>
          <w:color w:val="191919"/>
          <w:spacing w:val="18"/>
          <w:position w:val="1"/>
          <w:sz w:val="48"/>
          <w:szCs w:val="48"/>
        </w:rPr>
        <w:t xml:space="preserve"> </w:t>
      </w:r>
      <w:r w:rsidRPr="00D03216">
        <w:rPr>
          <w:rFonts w:ascii="Times New Roman" w:hAnsi="Times New Roman" w:cs="Times New Roman"/>
          <w:color w:val="191919"/>
          <w:spacing w:val="-4"/>
          <w:position w:val="1"/>
          <w:sz w:val="72"/>
          <w:szCs w:val="72"/>
        </w:rPr>
        <w:t>S</w:t>
      </w:r>
      <w:r w:rsidRPr="00D03216">
        <w:rPr>
          <w:rFonts w:ascii="Times New Roman" w:hAnsi="Times New Roman" w:cs="Times New Roman"/>
          <w:color w:val="191919"/>
          <w:spacing w:val="-47"/>
          <w:position w:val="1"/>
          <w:sz w:val="48"/>
          <w:szCs w:val="48"/>
        </w:rPr>
        <w:t>T</w:t>
      </w:r>
      <w:r w:rsidRPr="00D03216">
        <w:rPr>
          <w:rFonts w:ascii="Times New Roman" w:hAnsi="Times New Roman" w:cs="Times New Roman"/>
          <w:color w:val="191919"/>
          <w:spacing w:val="-63"/>
          <w:position w:val="1"/>
          <w:sz w:val="48"/>
          <w:szCs w:val="48"/>
        </w:rPr>
        <w:t>A</w:t>
      </w:r>
      <w:r w:rsidRPr="00D03216">
        <w:rPr>
          <w:rFonts w:ascii="Times New Roman" w:hAnsi="Times New Roman" w:cs="Times New Roman"/>
          <w:color w:val="191919"/>
          <w:spacing w:val="-4"/>
          <w:position w:val="1"/>
          <w:sz w:val="48"/>
          <w:szCs w:val="48"/>
        </w:rPr>
        <w:t>T</w:t>
      </w:r>
      <w:r w:rsidRPr="00D03216">
        <w:rPr>
          <w:rFonts w:ascii="Times New Roman" w:hAnsi="Times New Roman" w:cs="Times New Roman"/>
          <w:color w:val="191919"/>
          <w:position w:val="1"/>
          <w:sz w:val="48"/>
          <w:szCs w:val="48"/>
        </w:rPr>
        <w:t>E</w:t>
      </w:r>
      <w:r w:rsidRPr="00D03216">
        <w:rPr>
          <w:rFonts w:ascii="Times New Roman" w:hAnsi="Times New Roman" w:cs="Times New Roman"/>
          <w:color w:val="191919"/>
          <w:spacing w:val="38"/>
          <w:position w:val="1"/>
          <w:sz w:val="48"/>
          <w:szCs w:val="48"/>
        </w:rPr>
        <w:t xml:space="preserve"> </w:t>
      </w:r>
      <w:r w:rsidRPr="00D03216">
        <w:rPr>
          <w:rFonts w:ascii="Times New Roman" w:hAnsi="Times New Roman" w:cs="Times New Roman"/>
          <w:color w:val="191919"/>
          <w:spacing w:val="-4"/>
          <w:position w:val="1"/>
          <w:sz w:val="72"/>
          <w:szCs w:val="72"/>
        </w:rPr>
        <w:t>U</w:t>
      </w:r>
      <w:r w:rsidRPr="00D03216">
        <w:rPr>
          <w:rFonts w:ascii="Times New Roman" w:hAnsi="Times New Roman" w:cs="Times New Roman"/>
          <w:color w:val="191919"/>
          <w:spacing w:val="-4"/>
          <w:position w:val="1"/>
          <w:sz w:val="48"/>
          <w:szCs w:val="48"/>
        </w:rPr>
        <w:t>NIVERSITY</w:t>
      </w:r>
    </w:p>
    <w:p w:rsidR="00691F04" w:rsidRPr="00930B65" w:rsidRDefault="00691F04" w:rsidP="00691F04">
      <w:pPr>
        <w:widowControl w:val="0"/>
        <w:autoSpaceDE w:val="0"/>
        <w:autoSpaceDN w:val="0"/>
        <w:adjustRightInd w:val="0"/>
        <w:spacing w:before="17" w:after="0" w:line="220" w:lineRule="exact"/>
        <w:ind w:left="27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after="0" w:line="250" w:lineRule="auto"/>
        <w:ind w:left="270" w:right="89" w:firstLine="0"/>
        <w:jc w:val="both"/>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 xml:space="preserve">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integra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par</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Syste</w:t>
      </w:r>
      <w:r w:rsidRPr="00930B65">
        <w:rPr>
          <w:rFonts w:ascii="Times New Roman" w:hAnsi="Times New Roman" w:cs="Times New Roman"/>
          <w:color w:val="191919"/>
          <w:sz w:val="18"/>
          <w:szCs w:val="18"/>
        </w:rPr>
        <w:t>m</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G</w:t>
      </w:r>
      <w:r w:rsidRPr="00930B65">
        <w:rPr>
          <w:rFonts w:ascii="Times New Roman" w:hAnsi="Times New Roman" w:cs="Times New Roman"/>
          <w:color w:val="191919"/>
          <w:sz w:val="18"/>
          <w:szCs w:val="18"/>
        </w:rPr>
        <w:t>A</w:t>
      </w:r>
      <w:r w:rsidRPr="00930B65">
        <w:rPr>
          <w:rFonts w:ascii="Times New Roman" w:hAnsi="Times New Roman" w:cs="Times New Roman"/>
          <w:color w:val="191919"/>
          <w:spacing w:val="-17"/>
          <w:sz w:val="18"/>
          <w:szCs w:val="18"/>
        </w:rPr>
        <w:t xml:space="preserve"> </w:t>
      </w:r>
      <w:r w:rsidRPr="00930B65">
        <w:rPr>
          <w:rFonts w:ascii="Times New Roman" w:hAnsi="Times New Roman" w:cs="Times New Roman"/>
          <w:color w:val="191919"/>
          <w:spacing w:val="-2"/>
          <w:sz w:val="18"/>
          <w:szCs w:val="18"/>
        </w:rPr>
        <w:t>(USG</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governe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b</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US</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Boar</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Regent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mandated b</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Geo</w:t>
      </w:r>
      <w:r w:rsidRPr="00930B65">
        <w:rPr>
          <w:rFonts w:ascii="Times New Roman" w:hAnsi="Times New Roman" w:cs="Times New Roman"/>
          <w:color w:val="191919"/>
          <w:spacing w:val="-5"/>
          <w:sz w:val="18"/>
          <w:szCs w:val="18"/>
        </w:rPr>
        <w:t>r</w:t>
      </w:r>
      <w:r w:rsidRPr="00930B65">
        <w:rPr>
          <w:rFonts w:ascii="Times New Roman" w:hAnsi="Times New Roman" w:cs="Times New Roman"/>
          <w:color w:val="191919"/>
          <w:spacing w:val="-2"/>
          <w:sz w:val="18"/>
          <w:szCs w:val="18"/>
        </w:rPr>
        <w:t>gia</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26"/>
          <w:sz w:val="18"/>
          <w:szCs w:val="18"/>
        </w:rPr>
        <w:t xml:space="preserve"> </w:t>
      </w:r>
      <w:r w:rsidRPr="00930B65">
        <w:rPr>
          <w:rFonts w:ascii="Times New Roman" w:hAnsi="Times New Roman" w:cs="Times New Roman"/>
          <w:color w:val="191919"/>
          <w:spacing w:val="-2"/>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recruits</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admit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provide</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services</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financia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ai</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instructio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al</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8"/>
          <w:sz w:val="18"/>
          <w:szCs w:val="18"/>
        </w:rPr>
        <w:t xml:space="preserve"> </w:t>
      </w:r>
      <w:r w:rsidRPr="00930B65">
        <w:rPr>
          <w:rFonts w:ascii="Times New Roman" w:hAnsi="Times New Roman" w:cs="Times New Roman"/>
          <w:color w:val="191919"/>
          <w:spacing w:val="-2"/>
          <w:sz w:val="18"/>
          <w:szCs w:val="18"/>
        </w:rPr>
        <w:t>student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with- ou</w:t>
      </w:r>
      <w:r w:rsidRPr="00930B65">
        <w:rPr>
          <w:rFonts w:ascii="Times New Roman" w:hAnsi="Times New Roman" w:cs="Times New Roman"/>
          <w:color w:val="191919"/>
          <w:sz w:val="18"/>
          <w:szCs w:val="18"/>
        </w:rPr>
        <w:t xml:space="preserve">t </w:t>
      </w:r>
      <w:r w:rsidRPr="00930B65">
        <w:rPr>
          <w:rFonts w:ascii="Times New Roman" w:hAnsi="Times New Roman" w:cs="Times New Roman"/>
          <w:color w:val="191919"/>
          <w:spacing w:val="-2"/>
          <w:sz w:val="18"/>
          <w:szCs w:val="18"/>
        </w:rPr>
        <w:t>regar</w:t>
      </w:r>
      <w:r w:rsidRPr="00930B65">
        <w:rPr>
          <w:rFonts w:ascii="Times New Roman" w:hAnsi="Times New Roman" w:cs="Times New Roman"/>
          <w:color w:val="191919"/>
          <w:sz w:val="18"/>
          <w:szCs w:val="18"/>
        </w:rPr>
        <w:t xml:space="preserve">d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 xml:space="preserve">o </w:t>
      </w:r>
      <w:r w:rsidRPr="00930B65">
        <w:rPr>
          <w:rFonts w:ascii="Times New Roman" w:hAnsi="Times New Roman" w:cs="Times New Roman"/>
          <w:color w:val="191919"/>
          <w:spacing w:val="-2"/>
          <w:sz w:val="18"/>
          <w:szCs w:val="18"/>
        </w:rPr>
        <w:t>race</w:t>
      </w:r>
      <w:r w:rsidRPr="00930B65">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religion</w:t>
      </w:r>
      <w:r w:rsidRPr="00930B65">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sex</w:t>
      </w:r>
      <w:r w:rsidRPr="00930B65">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disabilit</w:t>
      </w:r>
      <w:r w:rsidRPr="00930B65">
        <w:rPr>
          <w:rFonts w:ascii="Times New Roman" w:hAnsi="Times New Roman" w:cs="Times New Roman"/>
          <w:color w:val="191919"/>
          <w:sz w:val="18"/>
          <w:szCs w:val="18"/>
        </w:rPr>
        <w:t xml:space="preserve">y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 xml:space="preserve">r </w:t>
      </w:r>
      <w:r w:rsidRPr="00930B65">
        <w:rPr>
          <w:rFonts w:ascii="Times New Roman" w:hAnsi="Times New Roman" w:cs="Times New Roman"/>
          <w:color w:val="191919"/>
          <w:spacing w:val="-2"/>
          <w:sz w:val="18"/>
          <w:szCs w:val="18"/>
        </w:rPr>
        <w:t>nationa</w:t>
      </w:r>
      <w:r w:rsidRPr="00930B65">
        <w:rPr>
          <w:rFonts w:ascii="Times New Roman" w:hAnsi="Times New Roman" w:cs="Times New Roman"/>
          <w:color w:val="191919"/>
          <w:sz w:val="18"/>
          <w:szCs w:val="18"/>
        </w:rPr>
        <w:t xml:space="preserve">l </w:t>
      </w:r>
      <w:r w:rsidRPr="00930B65">
        <w:rPr>
          <w:rFonts w:ascii="Times New Roman" w:hAnsi="Times New Roman" w:cs="Times New Roman"/>
          <w:color w:val="191919"/>
          <w:spacing w:val="-2"/>
          <w:sz w:val="18"/>
          <w:szCs w:val="18"/>
        </w:rPr>
        <w:t>origin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3"/>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 xml:space="preserve">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 xml:space="preserve">y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 xml:space="preserve">s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 xml:space="preserve">n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pacing w:val="-5"/>
          <w:sz w:val="18"/>
          <w:szCs w:val="18"/>
        </w:rPr>
        <w:t>f</w:t>
      </w:r>
      <w:r w:rsidRPr="00930B65">
        <w:rPr>
          <w:rFonts w:ascii="Times New Roman" w:hAnsi="Times New Roman" w:cs="Times New Roman"/>
          <w:color w:val="191919"/>
          <w:spacing w:val="-2"/>
          <w:sz w:val="18"/>
          <w:szCs w:val="18"/>
        </w:rPr>
        <w:t>firmativ</w:t>
      </w:r>
      <w:r w:rsidRPr="00930B65">
        <w:rPr>
          <w:rFonts w:ascii="Times New Roman" w:hAnsi="Times New Roman" w:cs="Times New Roman"/>
          <w:color w:val="191919"/>
          <w:sz w:val="18"/>
          <w:szCs w:val="18"/>
        </w:rPr>
        <w:t xml:space="preserve">e </w:t>
      </w:r>
      <w:r w:rsidRPr="00930B65">
        <w:rPr>
          <w:rFonts w:ascii="Times New Roman" w:hAnsi="Times New Roman" w:cs="Times New Roman"/>
          <w:color w:val="191919"/>
          <w:spacing w:val="-2"/>
          <w:sz w:val="18"/>
          <w:szCs w:val="18"/>
        </w:rPr>
        <w:t>action</w:t>
      </w:r>
      <w:r w:rsidRPr="00930B65">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equa</w:t>
      </w:r>
      <w:r w:rsidRPr="00930B65">
        <w:rPr>
          <w:rFonts w:ascii="Times New Roman" w:hAnsi="Times New Roman" w:cs="Times New Roman"/>
          <w:color w:val="191919"/>
          <w:sz w:val="18"/>
          <w:szCs w:val="18"/>
        </w:rPr>
        <w:t xml:space="preserve">l </w:t>
      </w:r>
      <w:r w:rsidRPr="00930B65">
        <w:rPr>
          <w:rFonts w:ascii="Times New Roman" w:hAnsi="Times New Roman" w:cs="Times New Roman"/>
          <w:color w:val="191919"/>
          <w:spacing w:val="-2"/>
          <w:sz w:val="18"/>
          <w:szCs w:val="18"/>
        </w:rPr>
        <w:t>opportunit</w:t>
      </w:r>
      <w:r w:rsidRPr="00930B65">
        <w:rPr>
          <w:rFonts w:ascii="Times New Roman" w:hAnsi="Times New Roman" w:cs="Times New Roman"/>
          <w:color w:val="191919"/>
          <w:sz w:val="18"/>
          <w:szCs w:val="18"/>
        </w:rPr>
        <w:t xml:space="preserve">y </w:t>
      </w:r>
      <w:r w:rsidRPr="00930B65">
        <w:rPr>
          <w:rFonts w:ascii="Times New Roman" w:hAnsi="Times New Roman" w:cs="Times New Roman"/>
          <w:color w:val="191919"/>
          <w:spacing w:val="-2"/>
          <w:sz w:val="18"/>
          <w:szCs w:val="18"/>
        </w:rPr>
        <w:t>e</w:t>
      </w:r>
      <w:r w:rsidRPr="00930B65">
        <w:rPr>
          <w:rFonts w:ascii="Times New Roman" w:hAnsi="Times New Roman" w:cs="Times New Roman"/>
          <w:color w:val="191919"/>
          <w:spacing w:val="-3"/>
          <w:sz w:val="18"/>
          <w:szCs w:val="18"/>
        </w:rPr>
        <w:t>m</w:t>
      </w:r>
      <w:r w:rsidRPr="00930B65">
        <w:rPr>
          <w:rFonts w:ascii="Times New Roman" w:hAnsi="Times New Roman" w:cs="Times New Roman"/>
          <w:color w:val="191919"/>
          <w:spacing w:val="-2"/>
          <w:sz w:val="18"/>
          <w:szCs w:val="18"/>
        </w:rPr>
        <w:t>ploye</w:t>
      </w:r>
      <w:r w:rsidRPr="00930B65">
        <w:rPr>
          <w:rFonts w:ascii="Times New Roman" w:hAnsi="Times New Roman" w:cs="Times New Roman"/>
          <w:color w:val="191919"/>
          <w:sz w:val="18"/>
          <w:szCs w:val="18"/>
        </w:rPr>
        <w:t xml:space="preserve">r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 xml:space="preserve">n </w:t>
      </w:r>
      <w:r w:rsidRPr="00930B65">
        <w:rPr>
          <w:rFonts w:ascii="Times New Roman" w:hAnsi="Times New Roman" w:cs="Times New Roman"/>
          <w:color w:val="191919"/>
          <w:spacing w:val="-2"/>
          <w:sz w:val="18"/>
          <w:szCs w:val="18"/>
        </w:rPr>
        <w:t>all applicant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facult</w:t>
      </w:r>
      <w:r w:rsidRPr="00930B65">
        <w:rPr>
          <w:rFonts w:ascii="Times New Roman" w:hAnsi="Times New Roman" w:cs="Times New Roman"/>
          <w:color w:val="191919"/>
          <w:spacing w:val="-14"/>
          <w:sz w:val="18"/>
          <w:szCs w:val="18"/>
        </w:rPr>
        <w:t>y</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sta</w:t>
      </w:r>
      <w:r w:rsidRPr="00930B65">
        <w:rPr>
          <w:rFonts w:ascii="Times New Roman" w:hAnsi="Times New Roman" w:cs="Times New Roman"/>
          <w:color w:val="191919"/>
          <w:spacing w:val="-5"/>
          <w:sz w:val="18"/>
          <w:szCs w:val="18"/>
        </w:rPr>
        <w:t>f</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studen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employmen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position</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ar</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considere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withou</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regar</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race</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religion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sex</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disabilit</w:t>
      </w:r>
      <w:r w:rsidRPr="00930B65">
        <w:rPr>
          <w:rFonts w:ascii="Times New Roman" w:hAnsi="Times New Roman" w:cs="Times New Roman"/>
          <w:color w:val="191919"/>
          <w:sz w:val="18"/>
          <w:szCs w:val="18"/>
        </w:rPr>
        <w:t xml:space="preserve">y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national origin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38"/>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statement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se</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fort</w:t>
      </w:r>
      <w:r w:rsidRPr="00930B65">
        <w:rPr>
          <w:rFonts w:ascii="Times New Roman" w:hAnsi="Times New Roman" w:cs="Times New Roman"/>
          <w:color w:val="191919"/>
          <w:sz w:val="18"/>
          <w:szCs w:val="18"/>
        </w:rPr>
        <w:t>h</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thi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catalo</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ar</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informationa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purpose</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onl</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shoul</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no</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b</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construe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basi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z w:val="18"/>
          <w:szCs w:val="18"/>
        </w:rPr>
        <w:t>a</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 xml:space="preserve">contract </w:t>
      </w:r>
      <w:r w:rsidRPr="00930B65">
        <w:rPr>
          <w:rFonts w:ascii="Times New Roman" w:hAnsi="Times New Roman" w:cs="Times New Roman"/>
          <w:color w:val="191919"/>
          <w:spacing w:val="-3"/>
          <w:sz w:val="18"/>
          <w:szCs w:val="18"/>
        </w:rPr>
        <w:t>betwee</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z w:val="18"/>
          <w:szCs w:val="18"/>
        </w:rPr>
        <w:t>a</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studen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thi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institution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5"/>
          <w:sz w:val="18"/>
          <w:szCs w:val="18"/>
        </w:rPr>
        <w:t xml:space="preserve"> </w:t>
      </w:r>
      <w:r w:rsidRPr="00930B65">
        <w:rPr>
          <w:rFonts w:ascii="Times New Roman" w:hAnsi="Times New Roman" w:cs="Times New Roman"/>
          <w:color w:val="191919"/>
          <w:spacing w:val="-3"/>
          <w:sz w:val="18"/>
          <w:szCs w:val="18"/>
        </w:rPr>
        <w:t>Whil</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provision</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thi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catalo</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wil</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ordinaril</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b</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applie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a</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stated</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22"/>
          <w:sz w:val="18"/>
          <w:szCs w:val="18"/>
        </w:rPr>
        <w:t xml:space="preserve"> </w:t>
      </w:r>
      <w:r w:rsidRPr="00930B65">
        <w:rPr>
          <w:rFonts w:ascii="Times New Roman" w:hAnsi="Times New Roman" w:cs="Times New Roman"/>
          <w:color w:val="191919"/>
          <w:spacing w:val="-3"/>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 xml:space="preserve">reserves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righ</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chang</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provisio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liste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thi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catalog</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includin</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bu</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no</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limite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academi</w:t>
      </w:r>
      <w:r w:rsidRPr="00930B65">
        <w:rPr>
          <w:rFonts w:ascii="Times New Roman" w:hAnsi="Times New Roman" w:cs="Times New Roman"/>
          <w:color w:val="191919"/>
          <w:sz w:val="18"/>
          <w:szCs w:val="18"/>
        </w:rPr>
        <w:t>c</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requirement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graduation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w</w:t>
      </w:r>
      <w:r w:rsidRPr="00930B65">
        <w:rPr>
          <w:rFonts w:ascii="Times New Roman" w:hAnsi="Times New Roman" w:cs="Times New Roman"/>
          <w:color w:val="191919"/>
          <w:spacing w:val="-3"/>
          <w:sz w:val="18"/>
          <w:szCs w:val="18"/>
        </w:rPr>
        <w:t>i</w:t>
      </w:r>
      <w:r w:rsidRPr="00930B65">
        <w:rPr>
          <w:rFonts w:ascii="Times New Roman" w:hAnsi="Times New Roman" w:cs="Times New Roman"/>
          <w:color w:val="191919"/>
          <w:spacing w:val="-2"/>
          <w:sz w:val="18"/>
          <w:szCs w:val="18"/>
        </w:rPr>
        <w:t>thou</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actual notic</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2"/>
          <w:sz w:val="18"/>
          <w:szCs w:val="18"/>
        </w:rPr>
        <w:t xml:space="preserve"> 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2"/>
          <w:sz w:val="18"/>
          <w:szCs w:val="18"/>
        </w:rPr>
        <w:t xml:space="preserve"> individua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2"/>
          <w:sz w:val="18"/>
          <w:szCs w:val="18"/>
        </w:rPr>
        <w:t xml:space="preserve"> students</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5"/>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2"/>
          <w:sz w:val="18"/>
          <w:szCs w:val="18"/>
        </w:rPr>
        <w:t xml:space="preserve"> especiall</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2"/>
          <w:sz w:val="18"/>
          <w:szCs w:val="18"/>
        </w:rPr>
        <w:t xml:space="preserve"> importan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tha</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eac</w:t>
      </w:r>
      <w:r w:rsidRPr="00930B65">
        <w:rPr>
          <w:rFonts w:ascii="Times New Roman" w:hAnsi="Times New Roman" w:cs="Times New Roman"/>
          <w:color w:val="191919"/>
          <w:sz w:val="18"/>
          <w:szCs w:val="18"/>
        </w:rPr>
        <w:t>h</w:t>
      </w:r>
      <w:r w:rsidRPr="00930B65">
        <w:rPr>
          <w:rFonts w:ascii="Times New Roman" w:hAnsi="Times New Roman" w:cs="Times New Roman"/>
          <w:color w:val="191919"/>
          <w:spacing w:val="-2"/>
          <w:sz w:val="18"/>
          <w:szCs w:val="18"/>
        </w:rPr>
        <w:t xml:space="preserve"> studen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not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2"/>
          <w:sz w:val="18"/>
          <w:szCs w:val="18"/>
        </w:rPr>
        <w:t xml:space="preserve"> tha</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i</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2"/>
          <w:sz w:val="18"/>
          <w:szCs w:val="18"/>
        </w:rPr>
        <w:t xml:space="preserve"> his/he</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2"/>
          <w:sz w:val="18"/>
          <w:szCs w:val="18"/>
        </w:rPr>
        <w:t xml:space="preserve"> responsibilit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2"/>
          <w:sz w:val="18"/>
          <w:szCs w:val="18"/>
        </w:rPr>
        <w:t xml:space="preserve"> 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2"/>
          <w:sz w:val="18"/>
          <w:szCs w:val="18"/>
        </w:rPr>
        <w:t xml:space="preserve"> kee</w:t>
      </w:r>
      <w:r w:rsidRPr="00930B65">
        <w:rPr>
          <w:rFonts w:ascii="Times New Roman" w:hAnsi="Times New Roman" w:cs="Times New Roman"/>
          <w:color w:val="191919"/>
          <w:sz w:val="18"/>
          <w:szCs w:val="18"/>
        </w:rPr>
        <w:t>p</w:t>
      </w:r>
      <w:r w:rsidRPr="00930B65">
        <w:rPr>
          <w:rFonts w:ascii="Times New Roman" w:hAnsi="Times New Roman" w:cs="Times New Roman"/>
          <w:color w:val="191919"/>
          <w:spacing w:val="-2"/>
          <w:sz w:val="18"/>
          <w:szCs w:val="18"/>
        </w:rPr>
        <w:t xml:space="preserve"> hi</w:t>
      </w:r>
      <w:r w:rsidRPr="00930B65">
        <w:rPr>
          <w:rFonts w:ascii="Times New Roman" w:hAnsi="Times New Roman" w:cs="Times New Roman"/>
          <w:color w:val="191919"/>
          <w:spacing w:val="-3"/>
          <w:sz w:val="18"/>
          <w:szCs w:val="18"/>
        </w:rPr>
        <w:t>m</w:t>
      </w:r>
      <w:r w:rsidRPr="00930B65">
        <w:rPr>
          <w:rFonts w:ascii="Times New Roman" w:hAnsi="Times New Roman" w:cs="Times New Roman"/>
          <w:color w:val="191919"/>
          <w:spacing w:val="-2"/>
          <w:sz w:val="18"/>
          <w:szCs w:val="18"/>
        </w:rPr>
        <w:t>/he</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2"/>
          <w:sz w:val="18"/>
          <w:szCs w:val="18"/>
        </w:rPr>
        <w:t xml:space="preserve"> </w:t>
      </w:r>
      <w:proofErr w:type="gramStart"/>
      <w:r w:rsidRPr="00930B65">
        <w:rPr>
          <w:rFonts w:ascii="Times New Roman" w:hAnsi="Times New Roman" w:cs="Times New Roman"/>
          <w:color w:val="191919"/>
          <w:spacing w:val="-2"/>
          <w:sz w:val="18"/>
          <w:szCs w:val="18"/>
        </w:rPr>
        <w:t>apprise</w:t>
      </w:r>
      <w:r w:rsidRPr="00930B65">
        <w:rPr>
          <w:rFonts w:ascii="Times New Roman" w:hAnsi="Times New Roman" w:cs="Times New Roman"/>
          <w:color w:val="191919"/>
          <w:sz w:val="18"/>
          <w:szCs w:val="18"/>
        </w:rPr>
        <w:t>d</w:t>
      </w:r>
      <w:proofErr w:type="gramEnd"/>
      <w:r w:rsidRPr="00930B65">
        <w:rPr>
          <w:rFonts w:ascii="Times New Roman" w:hAnsi="Times New Roman" w:cs="Times New Roman"/>
          <w:color w:val="191919"/>
          <w:spacing w:val="-2"/>
          <w:sz w:val="18"/>
          <w:szCs w:val="18"/>
        </w:rPr>
        <w:t xml:space="preserve"> of curren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graduatio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requirement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his/he</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particula</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degre</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program.</w:t>
      </w:r>
    </w:p>
    <w:p w:rsidR="00691F04" w:rsidRPr="00930B65" w:rsidRDefault="00691F04" w:rsidP="00691F04">
      <w:pPr>
        <w:widowControl w:val="0"/>
        <w:autoSpaceDE w:val="0"/>
        <w:autoSpaceDN w:val="0"/>
        <w:adjustRightInd w:val="0"/>
        <w:spacing w:after="0"/>
        <w:ind w:left="270" w:firstLine="0"/>
        <w:jc w:val="both"/>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pacing w:val="-5"/>
          <w:sz w:val="18"/>
          <w:szCs w:val="18"/>
        </w:rPr>
        <w:t>f</w:t>
      </w:r>
      <w:r w:rsidRPr="00930B65">
        <w:rPr>
          <w:rFonts w:ascii="Times New Roman" w:hAnsi="Times New Roman" w:cs="Times New Roman"/>
          <w:color w:val="191919"/>
          <w:spacing w:val="-2"/>
          <w:sz w:val="18"/>
          <w:szCs w:val="18"/>
        </w:rPr>
        <w:t>firmativ</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action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equa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opportunit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educationa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institution.</w:t>
      </w:r>
    </w:p>
    <w:p w:rsidR="00691F04" w:rsidRPr="00930B65" w:rsidRDefault="00691F04" w:rsidP="00691F04">
      <w:pPr>
        <w:widowControl w:val="0"/>
        <w:autoSpaceDE w:val="0"/>
        <w:autoSpaceDN w:val="0"/>
        <w:adjustRightInd w:val="0"/>
        <w:spacing w:after="0" w:line="200" w:lineRule="exact"/>
        <w:ind w:left="27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before="6" w:after="0" w:line="260" w:lineRule="exact"/>
        <w:ind w:left="27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after="0" w:line="250" w:lineRule="auto"/>
        <w:ind w:left="270" w:right="90" w:firstLine="0"/>
        <w:jc w:val="center"/>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University Catalo</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4"/>
          <w:sz w:val="18"/>
          <w:szCs w:val="18"/>
        </w:rPr>
        <w:t xml:space="preserve"> </w:t>
      </w:r>
      <w:r w:rsidRPr="00930B65">
        <w:rPr>
          <w:rFonts w:ascii="Times New Roman" w:hAnsi="Times New Roman" w:cs="Times New Roman"/>
          <w:color w:val="191919"/>
          <w:spacing w:val="-2"/>
          <w:sz w:val="18"/>
          <w:szCs w:val="18"/>
        </w:rPr>
        <w:t>Announcement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(20</w:t>
      </w:r>
      <w:r>
        <w:rPr>
          <w:rFonts w:ascii="Times New Roman" w:hAnsi="Times New Roman" w:cs="Times New Roman"/>
          <w:color w:val="191919"/>
          <w:spacing w:val="-2"/>
          <w:sz w:val="18"/>
          <w:szCs w:val="18"/>
        </w:rPr>
        <w:t>11</w:t>
      </w:r>
      <w:r w:rsidRPr="00930B65">
        <w:rPr>
          <w:rFonts w:ascii="Times New Roman" w:hAnsi="Times New Roman" w:cs="Times New Roman"/>
          <w:color w:val="191919"/>
          <w:spacing w:val="-2"/>
          <w:sz w:val="18"/>
          <w:szCs w:val="18"/>
        </w:rPr>
        <w:t>) (O</w:t>
      </w:r>
      <w:r w:rsidRPr="00930B65">
        <w:rPr>
          <w:rFonts w:ascii="Times New Roman" w:hAnsi="Times New Roman" w:cs="Times New Roman"/>
          <w:color w:val="191919"/>
          <w:spacing w:val="-5"/>
          <w:sz w:val="18"/>
          <w:szCs w:val="18"/>
        </w:rPr>
        <w:t>f</w:t>
      </w:r>
      <w:r w:rsidRPr="00930B65">
        <w:rPr>
          <w:rFonts w:ascii="Times New Roman" w:hAnsi="Times New Roman" w:cs="Times New Roman"/>
          <w:color w:val="191919"/>
          <w:spacing w:val="-2"/>
          <w:sz w:val="18"/>
          <w:szCs w:val="18"/>
        </w:rPr>
        <w:t>ficia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Series)</w:t>
      </w:r>
    </w:p>
    <w:p w:rsidR="00691F04" w:rsidRPr="00930B65" w:rsidRDefault="00691F04" w:rsidP="00691F04">
      <w:pPr>
        <w:widowControl w:val="0"/>
        <w:autoSpaceDE w:val="0"/>
        <w:autoSpaceDN w:val="0"/>
        <w:adjustRightInd w:val="0"/>
        <w:spacing w:before="8" w:after="0" w:line="220" w:lineRule="exact"/>
        <w:ind w:left="270" w:right="90" w:firstLine="0"/>
        <w:rPr>
          <w:rFonts w:ascii="Times New Roman" w:hAnsi="Times New Roman" w:cs="Times New Roman"/>
          <w:color w:val="000000"/>
          <w:sz w:val="18"/>
          <w:szCs w:val="18"/>
        </w:rPr>
      </w:pPr>
    </w:p>
    <w:p w:rsidR="00691F04" w:rsidRPr="00930B65" w:rsidRDefault="00691F04" w:rsidP="00691F04">
      <w:pPr>
        <w:widowControl w:val="0"/>
        <w:tabs>
          <w:tab w:val="left" w:pos="5780"/>
          <w:tab w:val="left" w:pos="6820"/>
        </w:tabs>
        <w:autoSpaceDE w:val="0"/>
        <w:autoSpaceDN w:val="0"/>
        <w:adjustRightInd w:val="0"/>
        <w:spacing w:after="0"/>
        <w:ind w:left="270" w:right="90" w:firstLine="0"/>
        <w:jc w:val="center"/>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VOL</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proofErr w:type="gramStart"/>
      <w:r w:rsidRPr="00930B65">
        <w:rPr>
          <w:rFonts w:ascii="Times New Roman" w:hAnsi="Times New Roman" w:cs="Times New Roman"/>
          <w:color w:val="191919"/>
          <w:spacing w:val="-2"/>
          <w:sz w:val="18"/>
          <w:szCs w:val="18"/>
        </w:rPr>
        <w:t>X</w:t>
      </w:r>
      <w:r w:rsidRPr="00930B65">
        <w:rPr>
          <w:rFonts w:ascii="Times New Roman" w:hAnsi="Times New Roman" w:cs="Times New Roman"/>
          <w:color w:val="191919"/>
          <w:spacing w:val="-19"/>
          <w:sz w:val="18"/>
          <w:szCs w:val="18"/>
        </w:rPr>
        <w:t>L</w:t>
      </w:r>
      <w:r w:rsidRPr="00930B65">
        <w:rPr>
          <w:rFonts w:ascii="Times New Roman" w:hAnsi="Times New Roman" w:cs="Times New Roman"/>
          <w:color w:val="191919"/>
          <w:spacing w:val="-2"/>
          <w:sz w:val="18"/>
          <w:szCs w:val="18"/>
        </w:rPr>
        <w:t>V</w:t>
      </w:r>
      <w:r w:rsidRPr="00930B65">
        <w:rPr>
          <w:rFonts w:ascii="Times New Roman" w:hAnsi="Times New Roman" w:cs="Times New Roman"/>
          <w:color w:val="191919"/>
          <w:sz w:val="18"/>
          <w:szCs w:val="18"/>
        </w:rPr>
        <w:t>I</w:t>
      </w:r>
      <w:r>
        <w:rPr>
          <w:rFonts w:ascii="Times New Roman" w:hAnsi="Times New Roman" w:cs="Times New Roman"/>
          <w:color w:val="191919"/>
          <w:sz w:val="18"/>
          <w:szCs w:val="18"/>
        </w:rPr>
        <w:t xml:space="preserve">I  </w:t>
      </w:r>
      <w:r w:rsidRPr="00930B65">
        <w:rPr>
          <w:rFonts w:ascii="Times New Roman" w:hAnsi="Times New Roman" w:cs="Times New Roman"/>
          <w:color w:val="191919"/>
          <w:spacing w:val="-2"/>
          <w:sz w:val="18"/>
          <w:szCs w:val="18"/>
        </w:rPr>
        <w:t>Jul</w:t>
      </w:r>
      <w:r w:rsidRPr="00930B65">
        <w:rPr>
          <w:rFonts w:ascii="Times New Roman" w:hAnsi="Times New Roman" w:cs="Times New Roman"/>
          <w:color w:val="191919"/>
          <w:sz w:val="18"/>
          <w:szCs w:val="18"/>
        </w:rPr>
        <w:t>y</w:t>
      </w:r>
      <w:proofErr w:type="gramEnd"/>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20</w:t>
      </w:r>
      <w:r>
        <w:rPr>
          <w:rFonts w:ascii="Times New Roman" w:hAnsi="Times New Roman" w:cs="Times New Roman"/>
          <w:color w:val="191919"/>
          <w:spacing w:val="-2"/>
          <w:sz w:val="18"/>
          <w:szCs w:val="18"/>
        </w:rPr>
        <w:t>11</w:t>
      </w:r>
      <w:r>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No</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z w:val="18"/>
          <w:szCs w:val="18"/>
        </w:rPr>
        <w:t>1</w:t>
      </w:r>
    </w:p>
    <w:p w:rsidR="00691F04" w:rsidRPr="00930B65" w:rsidRDefault="00691F04" w:rsidP="00691F04">
      <w:pPr>
        <w:widowControl w:val="0"/>
        <w:autoSpaceDE w:val="0"/>
        <w:autoSpaceDN w:val="0"/>
        <w:adjustRightInd w:val="0"/>
        <w:spacing w:before="18" w:after="0" w:line="220" w:lineRule="exact"/>
        <w:ind w:left="270" w:right="9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after="0"/>
        <w:ind w:left="270" w:right="90" w:firstLine="0"/>
        <w:jc w:val="center"/>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Informatio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14"/>
          <w:sz w:val="18"/>
          <w:szCs w:val="18"/>
        </w:rPr>
        <w:t xml:space="preserve"> </w:t>
      </w:r>
      <w:r w:rsidRPr="00930B65">
        <w:rPr>
          <w:rFonts w:ascii="Times New Roman" w:hAnsi="Times New Roman" w:cs="Times New Roman"/>
          <w:color w:val="191919"/>
          <w:spacing w:val="-2"/>
          <w:sz w:val="18"/>
          <w:szCs w:val="18"/>
        </w:rPr>
        <w:t>Admission</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call</w:t>
      </w:r>
    </w:p>
    <w:p w:rsidR="00691F04" w:rsidRPr="00930B65" w:rsidRDefault="00691F04" w:rsidP="00691F04">
      <w:pPr>
        <w:widowControl w:val="0"/>
        <w:autoSpaceDE w:val="0"/>
        <w:autoSpaceDN w:val="0"/>
        <w:adjustRightInd w:val="0"/>
        <w:spacing w:before="9" w:after="0" w:line="250" w:lineRule="auto"/>
        <w:ind w:left="270" w:right="90" w:firstLine="0"/>
        <w:jc w:val="center"/>
        <w:rPr>
          <w:rFonts w:ascii="Times New Roman" w:hAnsi="Times New Roman" w:cs="Times New Roman"/>
          <w:color w:val="191919"/>
          <w:spacing w:val="-2"/>
          <w:sz w:val="18"/>
          <w:szCs w:val="18"/>
        </w:rPr>
      </w:pPr>
      <w:r w:rsidRPr="00930B65">
        <w:rPr>
          <w:rFonts w:ascii="Times New Roman" w:hAnsi="Times New Roman" w:cs="Times New Roman"/>
          <w:color w:val="191919"/>
          <w:spacing w:val="-2"/>
          <w:sz w:val="18"/>
          <w:szCs w:val="18"/>
        </w:rPr>
        <w:t>229/430-4646</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1-800-822-</w:t>
      </w:r>
      <w:proofErr w:type="gramStart"/>
      <w:r w:rsidRPr="00930B65">
        <w:rPr>
          <w:rFonts w:ascii="Times New Roman" w:hAnsi="Times New Roman" w:cs="Times New Roman"/>
          <w:color w:val="191919"/>
          <w:spacing w:val="-2"/>
          <w:sz w:val="18"/>
          <w:szCs w:val="18"/>
        </w:rPr>
        <w:t>RAMS(</w:t>
      </w:r>
      <w:proofErr w:type="gramEnd"/>
      <w:r w:rsidRPr="00930B65">
        <w:rPr>
          <w:rFonts w:ascii="Times New Roman" w:hAnsi="Times New Roman" w:cs="Times New Roman"/>
          <w:color w:val="191919"/>
          <w:spacing w:val="-2"/>
          <w:sz w:val="18"/>
          <w:szCs w:val="18"/>
        </w:rPr>
        <w:t>Geo</w:t>
      </w:r>
      <w:r w:rsidRPr="00930B65">
        <w:rPr>
          <w:rFonts w:ascii="Times New Roman" w:hAnsi="Times New Roman" w:cs="Times New Roman"/>
          <w:color w:val="191919"/>
          <w:spacing w:val="-5"/>
          <w:sz w:val="18"/>
          <w:szCs w:val="18"/>
        </w:rPr>
        <w:t>r</w:t>
      </w:r>
      <w:r w:rsidRPr="00930B65">
        <w:rPr>
          <w:rFonts w:ascii="Times New Roman" w:hAnsi="Times New Roman" w:cs="Times New Roman"/>
          <w:color w:val="191919"/>
          <w:spacing w:val="-2"/>
          <w:sz w:val="18"/>
          <w:szCs w:val="18"/>
        </w:rPr>
        <w:t>gi</w:t>
      </w:r>
      <w:r w:rsidRPr="00930B65">
        <w:rPr>
          <w:rFonts w:ascii="Times New Roman" w:hAnsi="Times New Roman" w:cs="Times New Roman"/>
          <w:color w:val="191919"/>
          <w:sz w:val="18"/>
          <w:szCs w:val="18"/>
        </w:rPr>
        <w:t>a</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only</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 xml:space="preserve">or </w:t>
      </w:r>
    </w:p>
    <w:p w:rsidR="00691F04" w:rsidRPr="00930B65" w:rsidRDefault="00691F04" w:rsidP="00691F04">
      <w:pPr>
        <w:widowControl w:val="0"/>
        <w:autoSpaceDE w:val="0"/>
        <w:autoSpaceDN w:val="0"/>
        <w:adjustRightInd w:val="0"/>
        <w:spacing w:before="9" w:after="0" w:line="250" w:lineRule="auto"/>
        <w:ind w:left="270" w:right="90" w:firstLine="0"/>
        <w:jc w:val="center"/>
        <w:rPr>
          <w:rFonts w:ascii="Times New Roman" w:hAnsi="Times New Roman" w:cs="Times New Roman"/>
          <w:color w:val="000000"/>
          <w:sz w:val="18"/>
          <w:szCs w:val="18"/>
        </w:rPr>
      </w:pPr>
      <w:proofErr w:type="gramStart"/>
      <w:r w:rsidRPr="00930B65">
        <w:rPr>
          <w:rFonts w:ascii="Times New Roman" w:hAnsi="Times New Roman" w:cs="Times New Roman"/>
          <w:color w:val="191919"/>
          <w:spacing w:val="-2"/>
          <w:sz w:val="18"/>
          <w:szCs w:val="18"/>
        </w:rPr>
        <w:t>visi</w:t>
      </w:r>
      <w:r w:rsidRPr="00930B65">
        <w:rPr>
          <w:rFonts w:ascii="Times New Roman" w:hAnsi="Times New Roman" w:cs="Times New Roman"/>
          <w:color w:val="191919"/>
          <w:sz w:val="18"/>
          <w:szCs w:val="18"/>
        </w:rPr>
        <w:t>t</w:t>
      </w:r>
      <w:proofErr w:type="gramEnd"/>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we</w:t>
      </w:r>
      <w:r w:rsidRPr="00930B65">
        <w:rPr>
          <w:rFonts w:ascii="Times New Roman" w:hAnsi="Times New Roman" w:cs="Times New Roman"/>
          <w:color w:val="191919"/>
          <w:sz w:val="18"/>
          <w:szCs w:val="18"/>
        </w:rPr>
        <w:t>b</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sit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4"/>
          <w:sz w:val="18"/>
          <w:szCs w:val="18"/>
        </w:rPr>
        <w:t xml:space="preserve"> </w:t>
      </w:r>
      <w:hyperlink r:id="rId12" w:history="1">
        <w:r w:rsidRPr="00930B65">
          <w:rPr>
            <w:rFonts w:ascii="Times New Roman" w:hAnsi="Times New Roman" w:cs="Times New Roman"/>
            <w:color w:val="191919"/>
            <w:spacing w:val="-2"/>
            <w:sz w:val="18"/>
            <w:szCs w:val="18"/>
          </w:rPr>
          <w:t>ww</w:t>
        </w:r>
        <w:r w:rsidRPr="00930B65">
          <w:rPr>
            <w:rFonts w:ascii="Times New Roman" w:hAnsi="Times New Roman" w:cs="Times New Roman"/>
            <w:color w:val="191919"/>
            <w:spacing w:val="-14"/>
            <w:sz w:val="18"/>
            <w:szCs w:val="18"/>
          </w:rPr>
          <w:t>w</w:t>
        </w:r>
        <w:r w:rsidRPr="00930B65">
          <w:rPr>
            <w:rFonts w:ascii="Times New Roman" w:hAnsi="Times New Roman" w:cs="Times New Roman"/>
            <w:color w:val="191919"/>
            <w:spacing w:val="-2"/>
            <w:sz w:val="18"/>
            <w:szCs w:val="18"/>
          </w:rPr>
          <w:t>.asurams.edu.</w:t>
        </w:r>
      </w:hyperlink>
    </w:p>
    <w:p w:rsidR="00691F04" w:rsidRPr="00930B65" w:rsidRDefault="00691F04" w:rsidP="00691F04">
      <w:pPr>
        <w:widowControl w:val="0"/>
        <w:autoSpaceDE w:val="0"/>
        <w:autoSpaceDN w:val="0"/>
        <w:adjustRightInd w:val="0"/>
        <w:spacing w:after="0" w:line="200" w:lineRule="exact"/>
        <w:ind w:left="270" w:right="9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before="16" w:after="0" w:line="240" w:lineRule="exact"/>
        <w:ind w:left="270" w:right="90" w:firstLine="0"/>
        <w:rPr>
          <w:rFonts w:ascii="Times New Roman" w:hAnsi="Times New Roman" w:cs="Times New Roman"/>
          <w:color w:val="000000"/>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r w:rsidRPr="00930B65">
        <w:rPr>
          <w:rFonts w:ascii="Times New Roman" w:hAnsi="Times New Roman" w:cs="Times New Roman"/>
          <w:color w:val="191919"/>
          <w:spacing w:val="-2"/>
          <w:sz w:val="18"/>
          <w:szCs w:val="18"/>
        </w:rPr>
        <w:t>*Catalo</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update</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ca</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b</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viewe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hyperlink r:id="rId13" w:history="1">
        <w:r w:rsidRPr="00930B65">
          <w:rPr>
            <w:rFonts w:ascii="Times New Roman" w:hAnsi="Times New Roman" w:cs="Times New Roman"/>
            <w:color w:val="191919"/>
            <w:spacing w:val="-2"/>
            <w:sz w:val="18"/>
            <w:szCs w:val="18"/>
          </w:rPr>
          <w:t>ww</w:t>
        </w:r>
        <w:r w:rsidRPr="00930B65">
          <w:rPr>
            <w:rFonts w:ascii="Times New Roman" w:hAnsi="Times New Roman" w:cs="Times New Roman"/>
            <w:color w:val="191919"/>
            <w:spacing w:val="-14"/>
            <w:sz w:val="18"/>
            <w:szCs w:val="18"/>
          </w:rPr>
          <w:t>w</w:t>
        </w:r>
        <w:r w:rsidRPr="00930B65">
          <w:rPr>
            <w:rFonts w:ascii="Times New Roman" w:hAnsi="Times New Roman" w:cs="Times New Roman"/>
            <w:color w:val="191919"/>
            <w:spacing w:val="-2"/>
            <w:sz w:val="18"/>
            <w:szCs w:val="18"/>
          </w:rPr>
          <w:t>.asurams.edu.</w:t>
        </w:r>
      </w:hyperlink>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E74CE" w:rsidRDefault="006E74CE"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sectPr w:rsidR="006E74CE" w:rsidSect="00D03216">
          <w:headerReference w:type="even" r:id="rId14"/>
          <w:headerReference w:type="default" r:id="rId15"/>
          <w:footerReference w:type="even" r:id="rId16"/>
          <w:footerReference w:type="default" r:id="rId17"/>
          <w:headerReference w:type="first" r:id="rId18"/>
          <w:footerReference w:type="first" r:id="rId19"/>
          <w:pgSz w:w="12240" w:h="15840" w:code="1"/>
          <w:pgMar w:top="533" w:right="1123" w:bottom="274" w:left="547" w:header="720" w:footer="288" w:gutter="0"/>
          <w:cols w:space="720"/>
          <w:docGrid w:linePitch="360"/>
        </w:sect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691F04" w:rsidP="00691F04">
      <w:pPr>
        <w:widowControl w:val="0"/>
        <w:autoSpaceDE w:val="0"/>
        <w:autoSpaceDN w:val="0"/>
        <w:adjustRightInd w:val="0"/>
        <w:spacing w:after="0"/>
        <w:ind w:left="360" w:right="130" w:firstLine="0"/>
        <w:jc w:val="center"/>
        <w:rPr>
          <w:rFonts w:ascii="Times New Roman" w:hAnsi="Times New Roman" w:cs="Times New Roman"/>
          <w:color w:val="000000"/>
          <w:sz w:val="18"/>
          <w:szCs w:val="18"/>
        </w:rPr>
      </w:pPr>
      <w:r w:rsidRPr="00B27A5C">
        <w:rPr>
          <w:rFonts w:ascii="Impact" w:hAnsi="Impact"/>
          <w:sz w:val="52"/>
          <w:szCs w:val="52"/>
        </w:rPr>
        <w:t>T</w:t>
      </w:r>
      <w:r w:rsidRPr="00B27A5C">
        <w:rPr>
          <w:rFonts w:ascii="Impact" w:hAnsi="Impact"/>
          <w:sz w:val="44"/>
          <w:szCs w:val="44"/>
        </w:rPr>
        <w:t xml:space="preserve">ABLE OF </w:t>
      </w:r>
      <w:r w:rsidRPr="00B27A5C">
        <w:rPr>
          <w:rFonts w:ascii="Impact" w:hAnsi="Impact"/>
          <w:sz w:val="52"/>
          <w:szCs w:val="52"/>
        </w:rPr>
        <w:t>C</w:t>
      </w:r>
      <w:r w:rsidRPr="00B27A5C">
        <w:rPr>
          <w:rFonts w:ascii="Impact" w:hAnsi="Impact"/>
          <w:sz w:val="44"/>
          <w:szCs w:val="44"/>
        </w:rPr>
        <w:t>ONTENTS</w:t>
      </w: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sectPr w:rsidR="00691F04" w:rsidSect="006E74CE">
          <w:headerReference w:type="default" r:id="rId20"/>
          <w:pgSz w:w="12240" w:h="15840" w:code="1"/>
          <w:pgMar w:top="533" w:right="1123" w:bottom="274" w:left="547" w:header="720" w:footer="288" w:gutter="0"/>
          <w:cols w:space="720"/>
          <w:docGrid w:linePitch="360"/>
        </w:sectPr>
      </w:pPr>
    </w:p>
    <w:p w:rsidR="00FB5CC6" w:rsidRPr="00FB5CC6" w:rsidRDefault="00566B75" w:rsidP="00FB5CC6">
      <w:pPr>
        <w:pStyle w:val="TOC1"/>
        <w:spacing w:before="0" w:after="0"/>
        <w:ind w:left="180" w:right="65"/>
        <w:rPr>
          <w:rFonts w:ascii="Times New Roman" w:hAnsi="Times New Roman" w:cs="Times New Roman"/>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lastRenderedPageBreak/>
        <w:fldChar w:fldCharType="begin"/>
      </w:r>
      <w:r w:rsidR="000750AA" w:rsidRPr="00FB5CC6">
        <w:rPr>
          <w:rFonts w:ascii="Times New Roman" w:hAnsi="Times New Roman" w:cs="Times New Roman"/>
          <w:b w:val="0"/>
          <w:bCs w:val="0"/>
          <w:caps w:val="0"/>
          <w:color w:val="191919"/>
          <w:spacing w:val="-2"/>
          <w:sz w:val="18"/>
          <w:szCs w:val="18"/>
        </w:rPr>
        <w:instrText xml:space="preserve"> TOC \o "1-2" \u </w:instrText>
      </w:r>
      <w:r w:rsidRPr="00FB5CC6">
        <w:rPr>
          <w:rFonts w:ascii="Times New Roman" w:hAnsi="Times New Roman" w:cs="Times New Roman"/>
          <w:b w:val="0"/>
          <w:bCs w:val="0"/>
          <w:caps w:val="0"/>
          <w:color w:val="191919"/>
          <w:spacing w:val="-2"/>
          <w:sz w:val="18"/>
          <w:szCs w:val="18"/>
        </w:rPr>
        <w:fldChar w:fldCharType="separate"/>
      </w:r>
      <w:r w:rsidR="00FB5CC6" w:rsidRPr="00FB5CC6">
        <w:rPr>
          <w:rFonts w:ascii="Times New Roman" w:hAnsi="Times New Roman" w:cs="Times New Roman"/>
          <w:bCs w:val="0"/>
          <w:caps w:val="0"/>
          <w:color w:val="191919"/>
          <w:spacing w:val="-2"/>
          <w:sz w:val="24"/>
          <w:szCs w:val="24"/>
        </w:rPr>
        <w:t>M</w:t>
      </w:r>
      <w:r w:rsidR="00FB5CC6" w:rsidRPr="00FB5CC6">
        <w:rPr>
          <w:rFonts w:ascii="Times New Roman" w:hAnsi="Times New Roman" w:cs="Times New Roman"/>
          <w:bCs w:val="0"/>
          <w:caps w:val="0"/>
          <w:color w:val="191919"/>
          <w:spacing w:val="-2"/>
          <w:sz w:val="18"/>
          <w:szCs w:val="18"/>
        </w:rPr>
        <w:t xml:space="preserve">ISSION, </w:t>
      </w:r>
      <w:r w:rsidR="00FB5CC6" w:rsidRPr="00FB5CC6">
        <w:rPr>
          <w:rFonts w:ascii="Times New Roman" w:hAnsi="Times New Roman" w:cs="Times New Roman"/>
          <w:bCs w:val="0"/>
          <w:caps w:val="0"/>
          <w:color w:val="191919"/>
          <w:spacing w:val="-2"/>
          <w:sz w:val="24"/>
          <w:szCs w:val="24"/>
        </w:rPr>
        <w:t>H</w:t>
      </w:r>
      <w:r w:rsidR="00FB5CC6" w:rsidRPr="00FB5CC6">
        <w:rPr>
          <w:rFonts w:ascii="Times New Roman" w:hAnsi="Times New Roman" w:cs="Times New Roman"/>
          <w:bCs w:val="0"/>
          <w:caps w:val="0"/>
          <w:color w:val="191919"/>
          <w:spacing w:val="-2"/>
          <w:sz w:val="18"/>
          <w:szCs w:val="18"/>
        </w:rPr>
        <w:t xml:space="preserve">ISTORY&amp; </w:t>
      </w:r>
      <w:r w:rsidR="00FB5CC6" w:rsidRPr="00FB5CC6">
        <w:rPr>
          <w:rFonts w:ascii="Times New Roman" w:hAnsi="Times New Roman" w:cs="Times New Roman"/>
          <w:bCs w:val="0"/>
          <w:caps w:val="0"/>
          <w:color w:val="191919"/>
          <w:spacing w:val="-2"/>
          <w:sz w:val="24"/>
          <w:szCs w:val="24"/>
        </w:rPr>
        <w:t>P</w:t>
      </w:r>
      <w:r w:rsidR="00FB5CC6" w:rsidRPr="00FB5CC6">
        <w:rPr>
          <w:rFonts w:ascii="Times New Roman" w:hAnsi="Times New Roman" w:cs="Times New Roman"/>
          <w:bCs w:val="0"/>
          <w:caps w:val="0"/>
          <w:color w:val="191919"/>
          <w:spacing w:val="-2"/>
          <w:sz w:val="18"/>
          <w:szCs w:val="18"/>
        </w:rPr>
        <w:t>ROFILE</w:t>
      </w:r>
      <w:r w:rsidR="00FB5CC6" w:rsidRPr="00FB5CC6">
        <w:rPr>
          <w:rFonts w:ascii="Times New Roman" w:hAnsi="Times New Roman" w:cs="Times New Roman"/>
          <w:bCs w:val="0"/>
          <w:caps w:val="0"/>
          <w:color w:val="191919"/>
          <w:spacing w:val="-2"/>
          <w:sz w:val="18"/>
          <w:szCs w:val="18"/>
        </w:rPr>
        <w:tab/>
      </w:r>
      <w:r w:rsidR="00FB5CC6" w:rsidRPr="00FB5CC6">
        <w:rPr>
          <w:rFonts w:ascii="Times New Roman" w:hAnsi="Times New Roman" w:cs="Times New Roman"/>
          <w:bCs w:val="0"/>
          <w:caps w:val="0"/>
          <w:color w:val="191919"/>
          <w:spacing w:val="-2"/>
          <w:sz w:val="18"/>
          <w:szCs w:val="18"/>
        </w:rPr>
        <w:fldChar w:fldCharType="begin"/>
      </w:r>
      <w:r w:rsidR="00FB5CC6" w:rsidRPr="00FB5CC6">
        <w:rPr>
          <w:rFonts w:ascii="Times New Roman" w:hAnsi="Times New Roman" w:cs="Times New Roman"/>
          <w:bCs w:val="0"/>
          <w:caps w:val="0"/>
          <w:color w:val="191919"/>
          <w:spacing w:val="-2"/>
          <w:sz w:val="18"/>
          <w:szCs w:val="18"/>
        </w:rPr>
        <w:instrText xml:space="preserve"> PAGEREF _Toc297152476 \h </w:instrText>
      </w:r>
      <w:r w:rsidR="00FB5CC6" w:rsidRPr="00FB5CC6">
        <w:rPr>
          <w:rFonts w:ascii="Times New Roman" w:hAnsi="Times New Roman" w:cs="Times New Roman"/>
          <w:bCs w:val="0"/>
          <w:caps w:val="0"/>
          <w:color w:val="191919"/>
          <w:spacing w:val="-2"/>
          <w:sz w:val="18"/>
          <w:szCs w:val="18"/>
        </w:rPr>
      </w:r>
      <w:r w:rsidR="00FB5CC6" w:rsidRPr="00FB5CC6">
        <w:rPr>
          <w:rFonts w:ascii="Times New Roman" w:hAnsi="Times New Roman" w:cs="Times New Roman"/>
          <w:bCs w:val="0"/>
          <w:caps w:val="0"/>
          <w:color w:val="191919"/>
          <w:spacing w:val="-2"/>
          <w:sz w:val="18"/>
          <w:szCs w:val="18"/>
        </w:rPr>
        <w:fldChar w:fldCharType="separate"/>
      </w:r>
      <w:r w:rsidR="00FB5CC6" w:rsidRPr="00FB5CC6">
        <w:rPr>
          <w:rFonts w:ascii="Times New Roman" w:hAnsi="Times New Roman" w:cs="Times New Roman"/>
          <w:bCs w:val="0"/>
          <w:caps w:val="0"/>
          <w:color w:val="191919"/>
          <w:spacing w:val="-2"/>
          <w:sz w:val="18"/>
          <w:szCs w:val="18"/>
        </w:rPr>
        <w:t>7</w:t>
      </w:r>
      <w:r w:rsidR="00FB5CC6" w:rsidRPr="00FB5CC6">
        <w:rPr>
          <w:rFonts w:ascii="Times New Roman" w:hAnsi="Times New Roman" w:cs="Times New Roman"/>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History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_Toc297152477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Profile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_Toc297152478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Accreditation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_Toc297152479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Undergraduate And Graduate Studies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_Toc297152480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James Pendergrast Memorial Library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_Toc297152481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Albany State University Alumni Association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_Toc297152482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Fall 2011 Academic Calendar</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_Toc297152483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Spring 2012 Academic Calendar</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_Toc297152484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12</w:t>
      </w:r>
      <w:r w:rsidRPr="00FB5CC6">
        <w:rPr>
          <w:rFonts w:ascii="Times New Roman" w:hAnsi="Times New Roman" w:cs="Times New Roman"/>
          <w:b w:val="0"/>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Cs w:val="0"/>
          <w:caps w:val="0"/>
          <w:color w:val="191919"/>
          <w:spacing w:val="-2"/>
          <w:sz w:val="18"/>
          <w:szCs w:val="18"/>
        </w:rPr>
      </w:pPr>
      <w:r w:rsidRPr="00FB5CC6">
        <w:rPr>
          <w:rFonts w:ascii="Times New Roman" w:hAnsi="Times New Roman" w:cs="Times New Roman"/>
          <w:bCs w:val="0"/>
          <w:caps w:val="0"/>
          <w:color w:val="191919"/>
          <w:spacing w:val="-2"/>
          <w:sz w:val="24"/>
          <w:szCs w:val="24"/>
        </w:rPr>
        <w:t>A</w:t>
      </w:r>
      <w:r w:rsidRPr="00FB5CC6">
        <w:rPr>
          <w:rFonts w:ascii="Times New Roman" w:hAnsi="Times New Roman" w:cs="Times New Roman"/>
          <w:bCs w:val="0"/>
          <w:caps w:val="0"/>
          <w:color w:val="191919"/>
          <w:spacing w:val="-2"/>
          <w:sz w:val="18"/>
          <w:szCs w:val="18"/>
        </w:rPr>
        <w:t>DMISSIONS</w:t>
      </w:r>
      <w:r w:rsidRPr="00FB5CC6">
        <w:rPr>
          <w:rFonts w:ascii="Times New Roman" w:hAnsi="Times New Roman" w:cs="Times New Roman"/>
          <w:bCs w:val="0"/>
          <w:caps w:val="0"/>
          <w:color w:val="191919"/>
          <w:spacing w:val="-2"/>
          <w:sz w:val="18"/>
          <w:szCs w:val="18"/>
        </w:rPr>
        <w:tab/>
      </w:r>
      <w:r w:rsidRPr="00FB5CC6">
        <w:rPr>
          <w:rFonts w:ascii="Times New Roman" w:hAnsi="Times New Roman" w:cs="Times New Roman"/>
          <w:bCs w:val="0"/>
          <w:caps w:val="0"/>
          <w:color w:val="191919"/>
          <w:spacing w:val="-2"/>
          <w:sz w:val="18"/>
          <w:szCs w:val="18"/>
        </w:rPr>
        <w:fldChar w:fldCharType="begin"/>
      </w:r>
      <w:r w:rsidRPr="00FB5CC6">
        <w:rPr>
          <w:rFonts w:ascii="Times New Roman" w:hAnsi="Times New Roman" w:cs="Times New Roman"/>
          <w:bCs w:val="0"/>
          <w:caps w:val="0"/>
          <w:color w:val="191919"/>
          <w:spacing w:val="-2"/>
          <w:sz w:val="18"/>
          <w:szCs w:val="18"/>
        </w:rPr>
        <w:instrText xml:space="preserve"> PAGEREF _Toc297152485 \h </w:instrText>
      </w:r>
      <w:r w:rsidRPr="00FB5CC6">
        <w:rPr>
          <w:rFonts w:ascii="Times New Roman" w:hAnsi="Times New Roman" w:cs="Times New Roman"/>
          <w:bCs w:val="0"/>
          <w:caps w:val="0"/>
          <w:color w:val="191919"/>
          <w:spacing w:val="-2"/>
          <w:sz w:val="18"/>
          <w:szCs w:val="18"/>
        </w:rPr>
      </w:r>
      <w:r w:rsidRPr="00FB5CC6">
        <w:rPr>
          <w:rFonts w:ascii="Times New Roman" w:hAnsi="Times New Roman" w:cs="Times New Roman"/>
          <w:bCs w:val="0"/>
          <w:caps w:val="0"/>
          <w:color w:val="191919"/>
          <w:spacing w:val="-2"/>
          <w:sz w:val="18"/>
          <w:szCs w:val="18"/>
        </w:rPr>
        <w:fldChar w:fldCharType="separate"/>
      </w:r>
      <w:r w:rsidRPr="00FB5CC6">
        <w:rPr>
          <w:rFonts w:ascii="Times New Roman" w:hAnsi="Times New Roman" w:cs="Times New Roman"/>
          <w:bCs w:val="0"/>
          <w:caps w:val="0"/>
          <w:color w:val="191919"/>
          <w:spacing w:val="-2"/>
          <w:sz w:val="18"/>
          <w:szCs w:val="18"/>
        </w:rPr>
        <w:t>13</w:t>
      </w:r>
      <w:r w:rsidRPr="00FB5CC6">
        <w:rPr>
          <w:rFonts w:ascii="Times New Roman" w:hAnsi="Times New Roman" w:cs="Times New Roman"/>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General Requirements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_Toc297152486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Freshman Admissions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_Toc297152487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Sat Requirements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_Toc297152488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Minimum Admission Requirements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_Toc297152489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Col</w:t>
      </w:r>
      <w:r>
        <w:rPr>
          <w:rFonts w:ascii="Times New Roman" w:hAnsi="Times New Roman" w:cs="Times New Roman"/>
          <w:b w:val="0"/>
          <w:bCs w:val="0"/>
          <w:caps w:val="0"/>
          <w:color w:val="191919"/>
          <w:spacing w:val="-2"/>
          <w:sz w:val="18"/>
          <w:szCs w:val="18"/>
        </w:rPr>
        <w:t>lege Preparatory Curriculum (CPC</w:t>
      </w:r>
      <w:r w:rsidRPr="00FB5CC6">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Areas Of Deficiency Alternatives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English</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Mathematics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Science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Social Science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Foreign Language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Home School Graduates Or Graduates Of Non-Accredited High Schools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Transfer Students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Transient Students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_Toc297152499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International Students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Advanced Placement For Freshmen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Joint Enrollment Program/Accel</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Admissions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Senior Citizens Amendment 23</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Special Students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Applicants From A Non-Accredited College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Readmits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Auditors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Move On When Ready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_Toc297152509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18</w:t>
      </w:r>
      <w:r w:rsidRPr="00FB5CC6">
        <w:rPr>
          <w:rFonts w:ascii="Times New Roman" w:hAnsi="Times New Roman" w:cs="Times New Roman"/>
          <w:b w:val="0"/>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Cs w:val="0"/>
          <w:caps w:val="0"/>
          <w:color w:val="191919"/>
          <w:spacing w:val="-2"/>
          <w:sz w:val="18"/>
          <w:szCs w:val="18"/>
        </w:rPr>
      </w:pPr>
      <w:r w:rsidRPr="00FB5CC6">
        <w:rPr>
          <w:rFonts w:ascii="Times New Roman" w:hAnsi="Times New Roman" w:cs="Times New Roman"/>
          <w:bCs w:val="0"/>
          <w:caps w:val="0"/>
          <w:color w:val="191919"/>
          <w:spacing w:val="-2"/>
          <w:sz w:val="24"/>
          <w:szCs w:val="24"/>
        </w:rPr>
        <w:t>F</w:t>
      </w:r>
      <w:r w:rsidRPr="00FB5CC6">
        <w:rPr>
          <w:rFonts w:ascii="Times New Roman" w:hAnsi="Times New Roman" w:cs="Times New Roman"/>
          <w:bCs w:val="0"/>
          <w:caps w:val="0"/>
          <w:color w:val="191919"/>
          <w:spacing w:val="-2"/>
          <w:sz w:val="18"/>
          <w:szCs w:val="18"/>
        </w:rPr>
        <w:t>INANCIAL</w:t>
      </w:r>
      <w:r w:rsidRPr="00FB5CC6">
        <w:rPr>
          <w:rFonts w:ascii="Times New Roman" w:hAnsi="Times New Roman" w:cs="Times New Roman"/>
          <w:bCs w:val="0"/>
          <w:caps w:val="0"/>
          <w:color w:val="191919"/>
          <w:spacing w:val="-2"/>
          <w:sz w:val="24"/>
          <w:szCs w:val="24"/>
        </w:rPr>
        <w:t xml:space="preserve"> I</w:t>
      </w:r>
      <w:r w:rsidRPr="00FB5CC6">
        <w:rPr>
          <w:rFonts w:ascii="Times New Roman" w:hAnsi="Times New Roman" w:cs="Times New Roman"/>
          <w:bCs w:val="0"/>
          <w:caps w:val="0"/>
          <w:color w:val="191919"/>
          <w:spacing w:val="-2"/>
          <w:sz w:val="18"/>
          <w:szCs w:val="18"/>
        </w:rPr>
        <w:t>NFORMATION</w:t>
      </w:r>
      <w:r w:rsidRPr="00FB5CC6">
        <w:rPr>
          <w:rFonts w:ascii="Times New Roman" w:hAnsi="Times New Roman" w:cs="Times New Roman"/>
          <w:bCs w:val="0"/>
          <w:caps w:val="0"/>
          <w:color w:val="191919"/>
          <w:spacing w:val="-2"/>
          <w:sz w:val="18"/>
          <w:szCs w:val="18"/>
        </w:rPr>
        <w:tab/>
      </w:r>
      <w:r w:rsidRPr="00FB5CC6">
        <w:rPr>
          <w:rFonts w:ascii="Times New Roman" w:hAnsi="Times New Roman" w:cs="Times New Roman"/>
          <w:bCs w:val="0"/>
          <w:caps w:val="0"/>
          <w:color w:val="191919"/>
          <w:spacing w:val="-2"/>
          <w:sz w:val="18"/>
          <w:szCs w:val="18"/>
        </w:rPr>
        <w:fldChar w:fldCharType="begin"/>
      </w:r>
      <w:r w:rsidRPr="00FB5CC6">
        <w:rPr>
          <w:rFonts w:ascii="Times New Roman" w:hAnsi="Times New Roman" w:cs="Times New Roman"/>
          <w:bCs w:val="0"/>
          <w:caps w:val="0"/>
          <w:color w:val="191919"/>
          <w:spacing w:val="-2"/>
          <w:sz w:val="18"/>
          <w:szCs w:val="18"/>
        </w:rPr>
        <w:instrText xml:space="preserve"> PAGEREF _Toc297152511 \h </w:instrText>
      </w:r>
      <w:r w:rsidRPr="00FB5CC6">
        <w:rPr>
          <w:rFonts w:ascii="Times New Roman" w:hAnsi="Times New Roman" w:cs="Times New Roman"/>
          <w:bCs w:val="0"/>
          <w:caps w:val="0"/>
          <w:color w:val="191919"/>
          <w:spacing w:val="-2"/>
          <w:sz w:val="18"/>
          <w:szCs w:val="18"/>
        </w:rPr>
      </w:r>
      <w:r w:rsidRPr="00FB5CC6">
        <w:rPr>
          <w:rFonts w:ascii="Times New Roman" w:hAnsi="Times New Roman" w:cs="Times New Roman"/>
          <w:bCs w:val="0"/>
          <w:caps w:val="0"/>
          <w:color w:val="191919"/>
          <w:spacing w:val="-2"/>
          <w:sz w:val="18"/>
          <w:szCs w:val="18"/>
        </w:rPr>
        <w:fldChar w:fldCharType="separate"/>
      </w:r>
      <w:r w:rsidRPr="00FB5CC6">
        <w:rPr>
          <w:rFonts w:ascii="Times New Roman" w:hAnsi="Times New Roman" w:cs="Times New Roman"/>
          <w:bCs w:val="0"/>
          <w:caps w:val="0"/>
          <w:color w:val="191919"/>
          <w:spacing w:val="-2"/>
          <w:sz w:val="18"/>
          <w:szCs w:val="18"/>
        </w:rPr>
        <w:t>19</w:t>
      </w:r>
      <w:r w:rsidRPr="00FB5CC6">
        <w:rPr>
          <w:rFonts w:ascii="Times New Roman" w:hAnsi="Times New Roman" w:cs="Times New Roman"/>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Financial Aid Application Procedures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_Toc297152512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Annual Application Deadline Dates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_Toc297152513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Satisfactory Academic Progress (S</w:t>
      </w:r>
      <w:r w:rsidR="006238E4">
        <w:rPr>
          <w:rFonts w:ascii="Times New Roman" w:hAnsi="Times New Roman" w:cs="Times New Roman"/>
          <w:b w:val="0"/>
          <w:bCs w:val="0"/>
          <w:caps w:val="0"/>
          <w:color w:val="191919"/>
          <w:spacing w:val="-2"/>
          <w:sz w:val="18"/>
          <w:szCs w:val="18"/>
        </w:rPr>
        <w:t>AP</w:t>
      </w:r>
      <w:r w:rsidRPr="00FB5CC6">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_Toc297152514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Qualitative Measurement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_Toc297152515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Quantitative Measurement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_Toc297152516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Definition Of Hours Attempted And  Completed</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_Toc297152517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Maximum Time Frame: Definition Of Hours Attempted</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_Toc297152518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Transient Courses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_Toc297152519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Second Degrees, Double Majors, And Minors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Completed Program Of Study But No Degree Earned</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Unofficial Withdrawal (Grades Of “F” In All Courses)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Reinstatement Of Financial Aid</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Appeals Process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Sources Of Financial Aid</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Scholarships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Presidential Scholarship</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Albany State University Foundation Scholarship</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James H. Porter Academic Scholarships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_Toc297152529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Georgia’s Hope Scholarship (Helping Outstanding Pupils Educationally)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Hope Promise Scholarship Program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Thurgood Marshall Scholarships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Albany State University National Alumni Association Scholarships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Marie H. Dixon Scholarship</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Albany State University Athletic Scholarships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Albany State University Music Scholarship</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Gates Millennium Scholars Program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Law Enforcement Personnel Dependents Grant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Georgia Public Safety Memorial Grant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_Toc297152539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Robert C. Byrd Scholarship Program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Ty Cobb Scholarship</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Alice Minor Stubbs Hawthorne Scholarship</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External Scholarships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Grants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Federal Supplemental Educational Opportunity Grant (S</w:t>
      </w:r>
      <w:r>
        <w:rPr>
          <w:rFonts w:ascii="Times New Roman" w:hAnsi="Times New Roman" w:cs="Times New Roman"/>
          <w:b w:val="0"/>
          <w:bCs w:val="0"/>
          <w:caps w:val="0"/>
          <w:color w:val="191919"/>
          <w:spacing w:val="-2"/>
          <w:sz w:val="18"/>
          <w:szCs w:val="18"/>
        </w:rPr>
        <w:t>EOG</w:t>
      </w:r>
      <w:r w:rsidRPr="00FB5CC6">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Federal Teach Grant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Employment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Federal Work-Study Program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Loan Programs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_Toc297152549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Federal Direct Subsidized Loan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Federaldirect Unsubsidized Loan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Federal Direct Plus Loan (Undergraduates And Graduates)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Federal Direct Grad Plus Loan (Graduates)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Federal Perkins Loan  (Formerly N</w:t>
      </w:r>
      <w:r>
        <w:rPr>
          <w:rFonts w:ascii="Times New Roman" w:hAnsi="Times New Roman" w:cs="Times New Roman"/>
          <w:b w:val="0"/>
          <w:bCs w:val="0"/>
          <w:caps w:val="0"/>
          <w:color w:val="191919"/>
          <w:spacing w:val="-2"/>
          <w:sz w:val="18"/>
          <w:szCs w:val="18"/>
        </w:rPr>
        <w:t>DSL</w:t>
      </w:r>
      <w:r w:rsidRPr="00FB5CC6">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Veterans Assistance Programs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Refund Policy For Financial Aid Recipients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Return Of Title Iv Funds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Withdrawal Date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Official Withdrawals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_Toc297152559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Unofficial Withdrawals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Repayment Obligations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Procedures F</w:t>
      </w:r>
      <w:r>
        <w:rPr>
          <w:rFonts w:ascii="Times New Roman" w:hAnsi="Times New Roman" w:cs="Times New Roman"/>
          <w:b w:val="0"/>
          <w:bCs w:val="0"/>
          <w:caps w:val="0"/>
          <w:color w:val="191919"/>
          <w:spacing w:val="-2"/>
          <w:sz w:val="18"/>
          <w:szCs w:val="18"/>
        </w:rPr>
        <w:t>or Return Of Title Iv Funds (R2T</w:t>
      </w:r>
      <w:r w:rsidRPr="00FB5CC6">
        <w:rPr>
          <w:rFonts w:ascii="Times New Roman" w:hAnsi="Times New Roman" w:cs="Times New Roman"/>
          <w:b w:val="0"/>
          <w:bCs w:val="0"/>
          <w:caps w:val="0"/>
          <w:color w:val="191919"/>
          <w:spacing w:val="-2"/>
          <w:sz w:val="18"/>
          <w:szCs w:val="18"/>
        </w:rPr>
        <w:t>4)</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Financial Information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Student Fee Schedule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Definition Of Full-Time Student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Citizens Of Georgia 62 And Older</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Audit (Non-Credit) Fee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Payment Of Fees And Charges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General Refunds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_Toc297152569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Room And Board Refunds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_Toc297152570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Boarding Student Fees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_Toc297152571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29</w:t>
      </w:r>
      <w:r w:rsidRPr="00FB5CC6">
        <w:rPr>
          <w:rFonts w:ascii="Times New Roman" w:hAnsi="Times New Roman" w:cs="Times New Roman"/>
          <w:b w:val="0"/>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Cs w:val="0"/>
          <w:caps w:val="0"/>
          <w:color w:val="191919"/>
          <w:spacing w:val="-2"/>
          <w:sz w:val="18"/>
          <w:szCs w:val="18"/>
        </w:rPr>
      </w:pPr>
      <w:r w:rsidRPr="00FB5CC6">
        <w:rPr>
          <w:rFonts w:ascii="Times New Roman" w:hAnsi="Times New Roman" w:cs="Times New Roman"/>
          <w:bCs w:val="0"/>
          <w:caps w:val="0"/>
          <w:color w:val="191919"/>
          <w:spacing w:val="-2"/>
          <w:sz w:val="24"/>
          <w:szCs w:val="24"/>
        </w:rPr>
        <w:t>E</w:t>
      </w:r>
      <w:r w:rsidRPr="00FB5CC6">
        <w:rPr>
          <w:rFonts w:ascii="Times New Roman" w:hAnsi="Times New Roman" w:cs="Times New Roman"/>
          <w:bCs w:val="0"/>
          <w:caps w:val="0"/>
          <w:color w:val="191919"/>
          <w:spacing w:val="-2"/>
          <w:sz w:val="18"/>
          <w:szCs w:val="18"/>
        </w:rPr>
        <w:t xml:space="preserve">NROLLMENT </w:t>
      </w:r>
      <w:r>
        <w:rPr>
          <w:rFonts w:ascii="Times New Roman" w:hAnsi="Times New Roman" w:cs="Times New Roman"/>
          <w:bCs w:val="0"/>
          <w:caps w:val="0"/>
          <w:color w:val="191919"/>
          <w:spacing w:val="-2"/>
          <w:sz w:val="18"/>
          <w:szCs w:val="18"/>
        </w:rPr>
        <w:t xml:space="preserve"> </w:t>
      </w:r>
      <w:r w:rsidRPr="00FB5CC6">
        <w:rPr>
          <w:rFonts w:ascii="Times New Roman" w:hAnsi="Times New Roman" w:cs="Times New Roman"/>
          <w:bCs w:val="0"/>
          <w:caps w:val="0"/>
          <w:color w:val="191919"/>
          <w:spacing w:val="-2"/>
          <w:sz w:val="24"/>
          <w:szCs w:val="24"/>
        </w:rPr>
        <w:t>M</w:t>
      </w:r>
      <w:r w:rsidRPr="00FB5CC6">
        <w:rPr>
          <w:rFonts w:ascii="Times New Roman" w:hAnsi="Times New Roman" w:cs="Times New Roman"/>
          <w:bCs w:val="0"/>
          <w:caps w:val="0"/>
          <w:color w:val="191919"/>
          <w:spacing w:val="-2"/>
          <w:sz w:val="18"/>
          <w:szCs w:val="18"/>
        </w:rPr>
        <w:t xml:space="preserve">ANAGEMENT </w:t>
      </w:r>
      <w:r>
        <w:rPr>
          <w:rFonts w:ascii="Times New Roman" w:hAnsi="Times New Roman" w:cs="Times New Roman"/>
          <w:bCs w:val="0"/>
          <w:caps w:val="0"/>
          <w:color w:val="191919"/>
          <w:spacing w:val="-2"/>
          <w:sz w:val="18"/>
          <w:szCs w:val="18"/>
        </w:rPr>
        <w:t xml:space="preserve"> </w:t>
      </w:r>
      <w:r w:rsidRPr="00FB5CC6">
        <w:rPr>
          <w:rFonts w:ascii="Times New Roman" w:hAnsi="Times New Roman" w:cs="Times New Roman"/>
          <w:bCs w:val="0"/>
          <w:caps w:val="0"/>
          <w:color w:val="191919"/>
          <w:spacing w:val="-2"/>
          <w:sz w:val="18"/>
          <w:szCs w:val="18"/>
        </w:rPr>
        <w:t xml:space="preserve">&amp; </w:t>
      </w:r>
      <w:r>
        <w:rPr>
          <w:rFonts w:ascii="Times New Roman" w:hAnsi="Times New Roman" w:cs="Times New Roman"/>
          <w:bCs w:val="0"/>
          <w:caps w:val="0"/>
          <w:color w:val="191919"/>
          <w:spacing w:val="-2"/>
          <w:sz w:val="18"/>
          <w:szCs w:val="18"/>
        </w:rPr>
        <w:t xml:space="preserve"> </w:t>
      </w:r>
      <w:r w:rsidRPr="00FB5CC6">
        <w:rPr>
          <w:rFonts w:ascii="Times New Roman" w:hAnsi="Times New Roman" w:cs="Times New Roman"/>
          <w:bCs w:val="0"/>
          <w:caps w:val="0"/>
          <w:color w:val="191919"/>
          <w:spacing w:val="-2"/>
          <w:sz w:val="24"/>
          <w:szCs w:val="24"/>
        </w:rPr>
        <w:t>S</w:t>
      </w:r>
      <w:r w:rsidRPr="00FB5CC6">
        <w:rPr>
          <w:rFonts w:ascii="Times New Roman" w:hAnsi="Times New Roman" w:cs="Times New Roman"/>
          <w:bCs w:val="0"/>
          <w:caps w:val="0"/>
          <w:color w:val="191919"/>
          <w:spacing w:val="-2"/>
          <w:sz w:val="18"/>
          <w:szCs w:val="18"/>
        </w:rPr>
        <w:t xml:space="preserve">TUDENT </w:t>
      </w:r>
      <w:r>
        <w:rPr>
          <w:rFonts w:ascii="Times New Roman" w:hAnsi="Times New Roman" w:cs="Times New Roman"/>
          <w:bCs w:val="0"/>
          <w:caps w:val="0"/>
          <w:color w:val="191919"/>
          <w:spacing w:val="-2"/>
          <w:sz w:val="18"/>
          <w:szCs w:val="18"/>
        </w:rPr>
        <w:t xml:space="preserve"> </w:t>
      </w:r>
      <w:r w:rsidRPr="00FB5CC6">
        <w:rPr>
          <w:rFonts w:ascii="Times New Roman" w:hAnsi="Times New Roman" w:cs="Times New Roman"/>
          <w:bCs w:val="0"/>
          <w:caps w:val="0"/>
          <w:color w:val="191919"/>
          <w:spacing w:val="-2"/>
          <w:sz w:val="24"/>
          <w:szCs w:val="24"/>
        </w:rPr>
        <w:t>A</w:t>
      </w:r>
      <w:r w:rsidRPr="00FB5CC6">
        <w:rPr>
          <w:rFonts w:ascii="Times New Roman" w:hAnsi="Times New Roman" w:cs="Times New Roman"/>
          <w:bCs w:val="0"/>
          <w:caps w:val="0"/>
          <w:color w:val="191919"/>
          <w:spacing w:val="-2"/>
          <w:sz w:val="18"/>
          <w:szCs w:val="18"/>
        </w:rPr>
        <w:t>FFAIRS</w:t>
      </w:r>
      <w:r w:rsidRPr="00FB5CC6">
        <w:rPr>
          <w:rFonts w:ascii="Times New Roman" w:hAnsi="Times New Roman" w:cs="Times New Roman"/>
          <w:bCs w:val="0"/>
          <w:caps w:val="0"/>
          <w:color w:val="191919"/>
          <w:spacing w:val="-2"/>
          <w:sz w:val="18"/>
          <w:szCs w:val="18"/>
        </w:rPr>
        <w:tab/>
      </w:r>
      <w:r w:rsidRPr="00FB5CC6">
        <w:rPr>
          <w:rFonts w:ascii="Times New Roman" w:hAnsi="Times New Roman" w:cs="Times New Roman"/>
          <w:bCs w:val="0"/>
          <w:caps w:val="0"/>
          <w:color w:val="191919"/>
          <w:spacing w:val="-2"/>
          <w:sz w:val="18"/>
          <w:szCs w:val="18"/>
        </w:rPr>
        <w:fldChar w:fldCharType="begin"/>
      </w:r>
      <w:r w:rsidRPr="00FB5CC6">
        <w:rPr>
          <w:rFonts w:ascii="Times New Roman" w:hAnsi="Times New Roman" w:cs="Times New Roman"/>
          <w:bCs w:val="0"/>
          <w:caps w:val="0"/>
          <w:color w:val="191919"/>
          <w:spacing w:val="-2"/>
          <w:sz w:val="18"/>
          <w:szCs w:val="18"/>
        </w:rPr>
        <w:instrText xml:space="preserve"> PAGEREF _Toc297152573 \h </w:instrText>
      </w:r>
      <w:r w:rsidRPr="00FB5CC6">
        <w:rPr>
          <w:rFonts w:ascii="Times New Roman" w:hAnsi="Times New Roman" w:cs="Times New Roman"/>
          <w:bCs w:val="0"/>
          <w:caps w:val="0"/>
          <w:color w:val="191919"/>
          <w:spacing w:val="-2"/>
          <w:sz w:val="18"/>
          <w:szCs w:val="18"/>
        </w:rPr>
      </w:r>
      <w:r w:rsidRPr="00FB5CC6">
        <w:rPr>
          <w:rFonts w:ascii="Times New Roman" w:hAnsi="Times New Roman" w:cs="Times New Roman"/>
          <w:bCs w:val="0"/>
          <w:caps w:val="0"/>
          <w:color w:val="191919"/>
          <w:spacing w:val="-2"/>
          <w:sz w:val="18"/>
          <w:szCs w:val="18"/>
        </w:rPr>
        <w:fldChar w:fldCharType="separate"/>
      </w:r>
      <w:r w:rsidRPr="00FB5CC6">
        <w:rPr>
          <w:rFonts w:ascii="Times New Roman" w:hAnsi="Times New Roman" w:cs="Times New Roman"/>
          <w:bCs w:val="0"/>
          <w:caps w:val="0"/>
          <w:color w:val="191919"/>
          <w:spacing w:val="-2"/>
          <w:sz w:val="18"/>
          <w:szCs w:val="18"/>
        </w:rPr>
        <w:t>31</w:t>
      </w:r>
      <w:r w:rsidRPr="00FB5CC6">
        <w:rPr>
          <w:rFonts w:ascii="Times New Roman" w:hAnsi="Times New Roman" w:cs="Times New Roman"/>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Student Affairs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_Toc297152574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Mission Statement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_Toc297152575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Counseling And Student Disability Services (C</w:t>
      </w:r>
      <w:r>
        <w:rPr>
          <w:rFonts w:ascii="Times New Roman" w:hAnsi="Times New Roman" w:cs="Times New Roman"/>
          <w:b w:val="0"/>
          <w:bCs w:val="0"/>
          <w:caps w:val="0"/>
          <w:color w:val="191919"/>
          <w:spacing w:val="-2"/>
          <w:sz w:val="18"/>
          <w:szCs w:val="18"/>
        </w:rPr>
        <w:t>SDS</w:t>
      </w:r>
      <w:r w:rsidRPr="00FB5CC6">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_Toc297152576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Counseling Services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_Toc297152577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Disability Services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_Toc297152578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Regents Center For Learning Disorders (R</w:t>
      </w:r>
      <w:r>
        <w:rPr>
          <w:rFonts w:ascii="Times New Roman" w:hAnsi="Times New Roman" w:cs="Times New Roman"/>
          <w:b w:val="0"/>
          <w:bCs w:val="0"/>
          <w:caps w:val="0"/>
          <w:color w:val="191919"/>
          <w:spacing w:val="-2"/>
          <w:sz w:val="18"/>
          <w:szCs w:val="18"/>
        </w:rPr>
        <w:t>CLD</w:t>
      </w:r>
      <w:r w:rsidRPr="00FB5CC6">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_Toc297152579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Disability Student Services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_Toc297152580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Provisions For Learning Disabilities And Physically Impaired Students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_Toc297152581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Definition Of Disability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_Toc297152582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General Documentation Guidelines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_Toc297152583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Learning Disabilities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_Toc297152584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Attention-Deficit/Hyperactivity Disorder (A</w:t>
      </w:r>
      <w:r>
        <w:rPr>
          <w:rFonts w:ascii="Times New Roman" w:hAnsi="Times New Roman" w:cs="Times New Roman"/>
          <w:b w:val="0"/>
          <w:bCs w:val="0"/>
          <w:caps w:val="0"/>
          <w:color w:val="191919"/>
          <w:spacing w:val="-2"/>
          <w:sz w:val="18"/>
          <w:szCs w:val="18"/>
        </w:rPr>
        <w:t>D</w:t>
      </w:r>
      <w:r w:rsidRPr="00FB5CC6">
        <w:rPr>
          <w:rFonts w:ascii="Times New Roman" w:hAnsi="Times New Roman" w:cs="Times New Roman"/>
          <w:b w:val="0"/>
          <w:bCs w:val="0"/>
          <w:caps w:val="0"/>
          <w:color w:val="191919"/>
          <w:spacing w:val="-2"/>
          <w:sz w:val="18"/>
          <w:szCs w:val="18"/>
        </w:rPr>
        <w:t>/H</w:t>
      </w:r>
      <w:r>
        <w:rPr>
          <w:rFonts w:ascii="Times New Roman" w:hAnsi="Times New Roman" w:cs="Times New Roman"/>
          <w:b w:val="0"/>
          <w:bCs w:val="0"/>
          <w:caps w:val="0"/>
          <w:color w:val="191919"/>
          <w:spacing w:val="-2"/>
          <w:sz w:val="18"/>
          <w:szCs w:val="18"/>
        </w:rPr>
        <w:t>D</w:t>
      </w:r>
      <w:r w:rsidRPr="00FB5CC6">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_Toc297152585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Pervasive Developmental Disorders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_Toc297152586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Asperger's Disorder</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_Toc297152587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34</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Autistic Disorder</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_Toc297152588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35</w:t>
      </w:r>
      <w:r w:rsidRPr="00FB5CC6">
        <w:rPr>
          <w:rFonts w:ascii="Times New Roman" w:hAnsi="Times New Roman" w:cs="Times New Roman"/>
          <w:b w:val="0"/>
          <w:bCs w:val="0"/>
          <w:caps w:val="0"/>
          <w:color w:val="191919"/>
          <w:spacing w:val="-2"/>
          <w:sz w:val="18"/>
          <w:szCs w:val="18"/>
        </w:rPr>
        <w:fldChar w:fldCharType="end"/>
      </w:r>
    </w:p>
    <w:p w:rsidR="00FB5CC6" w:rsidRPr="00FB5CC6" w:rsidRDefault="006238E4" w:rsidP="00FB5CC6">
      <w:pPr>
        <w:pStyle w:val="TOC1"/>
        <w:spacing w:before="0" w:after="0"/>
        <w:ind w:left="180" w:right="65"/>
        <w:rPr>
          <w:rFonts w:ascii="Times New Roman" w:hAnsi="Times New Roman" w:cs="Times New Roman"/>
          <w:b w:val="0"/>
          <w:bCs w:val="0"/>
          <w:caps w:val="0"/>
          <w:color w:val="191919"/>
          <w:spacing w:val="-2"/>
          <w:sz w:val="18"/>
          <w:szCs w:val="18"/>
        </w:rPr>
      </w:pPr>
      <w:r>
        <w:rPr>
          <w:rFonts w:ascii="Times New Roman" w:hAnsi="Times New Roman" w:cs="Times New Roman"/>
          <w:b w:val="0"/>
          <w:bCs w:val="0"/>
          <w:caps w:val="0"/>
          <w:color w:val="191919"/>
          <w:spacing w:val="-2"/>
          <w:sz w:val="18"/>
          <w:szCs w:val="18"/>
        </w:rPr>
        <w:t>Acquired Brain Injury (ABI</w:t>
      </w:r>
      <w:r w:rsidR="00FB5CC6" w:rsidRPr="00FB5CC6">
        <w:rPr>
          <w:rFonts w:ascii="Times New Roman" w:hAnsi="Times New Roman" w:cs="Times New Roman"/>
          <w:b w:val="0"/>
          <w:bCs w:val="0"/>
          <w:caps w:val="0"/>
          <w:color w:val="191919"/>
          <w:spacing w:val="-2"/>
          <w:sz w:val="18"/>
          <w:szCs w:val="18"/>
        </w:rPr>
        <w:t>)</w:t>
      </w:r>
      <w:r w:rsidR="00FB5CC6" w:rsidRPr="00FB5CC6">
        <w:rPr>
          <w:rFonts w:ascii="Times New Roman" w:hAnsi="Times New Roman" w:cs="Times New Roman"/>
          <w:b w:val="0"/>
          <w:bCs w:val="0"/>
          <w:caps w:val="0"/>
          <w:color w:val="191919"/>
          <w:spacing w:val="-2"/>
          <w:sz w:val="18"/>
          <w:szCs w:val="18"/>
        </w:rPr>
        <w:tab/>
      </w:r>
      <w:r w:rsidR="00FB5CC6" w:rsidRPr="00FB5CC6">
        <w:rPr>
          <w:rFonts w:ascii="Times New Roman" w:hAnsi="Times New Roman" w:cs="Times New Roman"/>
          <w:b w:val="0"/>
          <w:bCs w:val="0"/>
          <w:caps w:val="0"/>
          <w:color w:val="191919"/>
          <w:spacing w:val="-2"/>
          <w:sz w:val="18"/>
          <w:szCs w:val="18"/>
        </w:rPr>
        <w:fldChar w:fldCharType="begin"/>
      </w:r>
      <w:r w:rsidR="00FB5CC6" w:rsidRPr="00FB5CC6">
        <w:rPr>
          <w:rFonts w:ascii="Times New Roman" w:hAnsi="Times New Roman" w:cs="Times New Roman"/>
          <w:b w:val="0"/>
          <w:bCs w:val="0"/>
          <w:caps w:val="0"/>
          <w:color w:val="191919"/>
          <w:spacing w:val="-2"/>
          <w:sz w:val="18"/>
          <w:szCs w:val="18"/>
        </w:rPr>
        <w:instrText xml:space="preserve"> PAGEREF _Toc297152589 \h </w:instrText>
      </w:r>
      <w:r w:rsidR="00FB5CC6" w:rsidRPr="00FB5CC6">
        <w:rPr>
          <w:rFonts w:ascii="Times New Roman" w:hAnsi="Times New Roman" w:cs="Times New Roman"/>
          <w:b w:val="0"/>
          <w:bCs w:val="0"/>
          <w:caps w:val="0"/>
          <w:color w:val="191919"/>
          <w:spacing w:val="-2"/>
          <w:sz w:val="18"/>
          <w:szCs w:val="18"/>
        </w:rPr>
      </w:r>
      <w:r w:rsidR="00FB5CC6" w:rsidRPr="00FB5CC6">
        <w:rPr>
          <w:rFonts w:ascii="Times New Roman" w:hAnsi="Times New Roman" w:cs="Times New Roman"/>
          <w:b w:val="0"/>
          <w:bCs w:val="0"/>
          <w:caps w:val="0"/>
          <w:color w:val="191919"/>
          <w:spacing w:val="-2"/>
          <w:sz w:val="18"/>
          <w:szCs w:val="18"/>
        </w:rPr>
        <w:fldChar w:fldCharType="separate"/>
      </w:r>
      <w:r w:rsidR="00FB5CC6" w:rsidRPr="00FB5CC6">
        <w:rPr>
          <w:rFonts w:ascii="Times New Roman" w:hAnsi="Times New Roman" w:cs="Times New Roman"/>
          <w:b w:val="0"/>
          <w:bCs w:val="0"/>
          <w:caps w:val="0"/>
          <w:color w:val="191919"/>
          <w:spacing w:val="-2"/>
          <w:sz w:val="18"/>
          <w:szCs w:val="18"/>
        </w:rPr>
        <w:t>35</w:t>
      </w:r>
      <w:r w:rsidR="00FB5CC6"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Psychological Disorders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Sensory Disorders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Deaf And Hard Of Hearing</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Visual Disorders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Mobility Disorders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Systemic Disorders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James C. Reese Student Union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Campus Organizations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Center For The African American Male (C</w:t>
      </w:r>
      <w:r w:rsidR="006238E4">
        <w:rPr>
          <w:rFonts w:ascii="Times New Roman" w:hAnsi="Times New Roman" w:cs="Times New Roman"/>
          <w:b w:val="0"/>
          <w:bCs w:val="0"/>
          <w:caps w:val="0"/>
          <w:color w:val="191919"/>
          <w:spacing w:val="-2"/>
          <w:sz w:val="18"/>
          <w:szCs w:val="18"/>
        </w:rPr>
        <w:t>AAM</w:t>
      </w:r>
      <w:r w:rsidRPr="00FB5CC6">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Information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_Toc297152599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Required Attendance Regulations: Class Attendance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Statement Of Disruptive And Obstructive Behavior</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Career Services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Right To Share In Policy Making</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39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Degree Requirements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Application For Degree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Commencement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Regents’ Test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Regents’ Testing Program Administrative Procedures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Guidelines For Remedial Courses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_Toc297152609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Testing And Remediation Requirements: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_Toc297152610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Special Categories Of Students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_Toc297152611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Students With Learning Disabilities, Test Anxiety, Or Other  Documented Needs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_Toc297152612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 xml:space="preserve">Regents’ Test Procedures For Foreign And </w:t>
      </w:r>
      <w:r>
        <w:rPr>
          <w:rFonts w:ascii="Times New Roman" w:hAnsi="Times New Roman" w:cs="Times New Roman"/>
          <w:b w:val="0"/>
          <w:bCs w:val="0"/>
          <w:caps w:val="0"/>
          <w:color w:val="191919"/>
          <w:spacing w:val="-2"/>
          <w:sz w:val="18"/>
          <w:szCs w:val="18"/>
        </w:rPr>
        <w:t xml:space="preserve"> </w:t>
      </w:r>
      <w:r w:rsidRPr="00FB5CC6">
        <w:rPr>
          <w:rFonts w:ascii="Times New Roman" w:hAnsi="Times New Roman" w:cs="Times New Roman"/>
          <w:b w:val="0"/>
          <w:bCs w:val="0"/>
          <w:caps w:val="0"/>
          <w:color w:val="191919"/>
          <w:spacing w:val="-2"/>
          <w:sz w:val="18"/>
          <w:szCs w:val="18"/>
        </w:rPr>
        <w:t xml:space="preserve">Handicapped </w:t>
      </w:r>
      <w:r>
        <w:rPr>
          <w:rFonts w:ascii="Times New Roman" w:hAnsi="Times New Roman" w:cs="Times New Roman"/>
          <w:b w:val="0"/>
          <w:bCs w:val="0"/>
          <w:caps w:val="0"/>
          <w:color w:val="191919"/>
          <w:spacing w:val="-2"/>
          <w:sz w:val="18"/>
          <w:szCs w:val="18"/>
        </w:rPr>
        <w:t xml:space="preserve"> </w:t>
      </w:r>
      <w:r w:rsidRPr="00FB5CC6">
        <w:rPr>
          <w:rFonts w:ascii="Times New Roman" w:hAnsi="Times New Roman" w:cs="Times New Roman"/>
          <w:b w:val="0"/>
          <w:bCs w:val="0"/>
          <w:caps w:val="0"/>
          <w:color w:val="191919"/>
          <w:spacing w:val="-2"/>
          <w:sz w:val="18"/>
          <w:szCs w:val="18"/>
        </w:rPr>
        <w:t>Students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_Toc297152613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Matriculation Time For Degree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_Toc297152614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Credit Load</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_Toc297152615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43</w:t>
      </w:r>
      <w:r w:rsidRPr="00FB5CC6">
        <w:rPr>
          <w:rFonts w:ascii="Times New Roman" w:hAnsi="Times New Roman" w:cs="Times New Roman"/>
          <w:b w:val="0"/>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Cs w:val="0"/>
          <w:caps w:val="0"/>
          <w:color w:val="191919"/>
          <w:spacing w:val="-2"/>
          <w:sz w:val="18"/>
          <w:szCs w:val="18"/>
        </w:rPr>
      </w:pPr>
      <w:r w:rsidRPr="00FB5CC6">
        <w:rPr>
          <w:rFonts w:ascii="Times New Roman" w:hAnsi="Times New Roman" w:cs="Times New Roman"/>
          <w:bCs w:val="0"/>
          <w:caps w:val="0"/>
          <w:color w:val="191919"/>
          <w:spacing w:val="-2"/>
          <w:sz w:val="24"/>
          <w:szCs w:val="24"/>
        </w:rPr>
        <w:t>A</w:t>
      </w:r>
      <w:r w:rsidRPr="00FB5CC6">
        <w:rPr>
          <w:rFonts w:ascii="Times New Roman" w:hAnsi="Times New Roman" w:cs="Times New Roman"/>
          <w:bCs w:val="0"/>
          <w:caps w:val="0"/>
          <w:color w:val="191919"/>
          <w:spacing w:val="-2"/>
          <w:sz w:val="18"/>
          <w:szCs w:val="18"/>
        </w:rPr>
        <w:t xml:space="preserve">CADEMIC </w:t>
      </w:r>
      <w:r w:rsidRPr="00FB5CC6">
        <w:rPr>
          <w:rFonts w:ascii="Times New Roman" w:hAnsi="Times New Roman" w:cs="Times New Roman"/>
          <w:bCs w:val="0"/>
          <w:caps w:val="0"/>
          <w:color w:val="191919"/>
          <w:spacing w:val="-2"/>
          <w:sz w:val="24"/>
          <w:szCs w:val="24"/>
        </w:rPr>
        <w:t>A</w:t>
      </w:r>
      <w:r w:rsidRPr="00FB5CC6">
        <w:rPr>
          <w:rFonts w:ascii="Times New Roman" w:hAnsi="Times New Roman" w:cs="Times New Roman"/>
          <w:bCs w:val="0"/>
          <w:caps w:val="0"/>
          <w:color w:val="191919"/>
          <w:spacing w:val="-2"/>
          <w:sz w:val="18"/>
          <w:szCs w:val="18"/>
        </w:rPr>
        <w:t xml:space="preserve">FFAIRS </w:t>
      </w:r>
      <w:r w:rsidRPr="00FB5CC6">
        <w:rPr>
          <w:rFonts w:ascii="Times New Roman" w:hAnsi="Times New Roman" w:cs="Times New Roman"/>
          <w:bCs w:val="0"/>
          <w:caps w:val="0"/>
          <w:color w:val="191919"/>
          <w:spacing w:val="-2"/>
          <w:sz w:val="24"/>
          <w:szCs w:val="24"/>
        </w:rPr>
        <w:t>R</w:t>
      </w:r>
      <w:r w:rsidRPr="00FB5CC6">
        <w:rPr>
          <w:rFonts w:ascii="Times New Roman" w:hAnsi="Times New Roman" w:cs="Times New Roman"/>
          <w:bCs w:val="0"/>
          <w:caps w:val="0"/>
          <w:color w:val="191919"/>
          <w:spacing w:val="-2"/>
          <w:sz w:val="18"/>
          <w:szCs w:val="18"/>
        </w:rPr>
        <w:t>EQUIREMENTS/</w:t>
      </w:r>
      <w:r>
        <w:rPr>
          <w:rFonts w:ascii="Times New Roman" w:hAnsi="Times New Roman" w:cs="Times New Roman"/>
          <w:bCs w:val="0"/>
          <w:caps w:val="0"/>
          <w:color w:val="191919"/>
          <w:spacing w:val="-2"/>
          <w:sz w:val="18"/>
          <w:szCs w:val="18"/>
        </w:rPr>
        <w:t xml:space="preserve"> </w:t>
      </w:r>
      <w:r w:rsidRPr="00FB5CC6">
        <w:rPr>
          <w:rFonts w:ascii="Times New Roman" w:hAnsi="Times New Roman" w:cs="Times New Roman"/>
          <w:bCs w:val="0"/>
          <w:caps w:val="0"/>
          <w:color w:val="191919"/>
          <w:spacing w:val="-2"/>
          <w:sz w:val="24"/>
          <w:szCs w:val="24"/>
        </w:rPr>
        <w:t>R</w:t>
      </w:r>
      <w:r w:rsidRPr="00FB5CC6">
        <w:rPr>
          <w:rFonts w:ascii="Times New Roman" w:hAnsi="Times New Roman" w:cs="Times New Roman"/>
          <w:bCs w:val="0"/>
          <w:caps w:val="0"/>
          <w:color w:val="191919"/>
          <w:spacing w:val="-2"/>
          <w:sz w:val="18"/>
          <w:szCs w:val="18"/>
        </w:rPr>
        <w:t xml:space="preserve">EGULATIONS &amp; </w:t>
      </w:r>
      <w:r w:rsidRPr="00FB5CC6">
        <w:rPr>
          <w:rFonts w:ascii="Times New Roman" w:hAnsi="Times New Roman" w:cs="Times New Roman"/>
          <w:bCs w:val="0"/>
          <w:caps w:val="0"/>
          <w:color w:val="191919"/>
          <w:spacing w:val="-2"/>
          <w:sz w:val="24"/>
          <w:szCs w:val="24"/>
        </w:rPr>
        <w:t>S</w:t>
      </w:r>
      <w:r w:rsidRPr="00FB5CC6">
        <w:rPr>
          <w:rFonts w:ascii="Times New Roman" w:hAnsi="Times New Roman" w:cs="Times New Roman"/>
          <w:bCs w:val="0"/>
          <w:caps w:val="0"/>
          <w:color w:val="191919"/>
          <w:spacing w:val="-2"/>
          <w:sz w:val="18"/>
          <w:szCs w:val="18"/>
        </w:rPr>
        <w:t xml:space="preserve">UPPORT </w:t>
      </w:r>
      <w:r w:rsidRPr="00FB5CC6">
        <w:rPr>
          <w:rFonts w:ascii="Times New Roman" w:hAnsi="Times New Roman" w:cs="Times New Roman"/>
          <w:bCs w:val="0"/>
          <w:caps w:val="0"/>
          <w:color w:val="191919"/>
          <w:spacing w:val="-2"/>
          <w:sz w:val="24"/>
          <w:szCs w:val="24"/>
        </w:rPr>
        <w:t>S</w:t>
      </w:r>
      <w:r w:rsidRPr="00FB5CC6">
        <w:rPr>
          <w:rFonts w:ascii="Times New Roman" w:hAnsi="Times New Roman" w:cs="Times New Roman"/>
          <w:bCs w:val="0"/>
          <w:caps w:val="0"/>
          <w:color w:val="191919"/>
          <w:spacing w:val="-2"/>
          <w:sz w:val="18"/>
          <w:szCs w:val="18"/>
        </w:rPr>
        <w:t>ERVICES</w:t>
      </w:r>
      <w:r w:rsidRPr="00FB5CC6">
        <w:rPr>
          <w:rFonts w:ascii="Times New Roman" w:hAnsi="Times New Roman" w:cs="Times New Roman"/>
          <w:bCs w:val="0"/>
          <w:caps w:val="0"/>
          <w:color w:val="191919"/>
          <w:spacing w:val="-2"/>
          <w:sz w:val="18"/>
          <w:szCs w:val="18"/>
        </w:rPr>
        <w:tab/>
      </w:r>
      <w:r w:rsidRPr="00FB5CC6">
        <w:rPr>
          <w:rFonts w:ascii="Times New Roman" w:hAnsi="Times New Roman" w:cs="Times New Roman"/>
          <w:bCs w:val="0"/>
          <w:caps w:val="0"/>
          <w:color w:val="191919"/>
          <w:spacing w:val="-2"/>
          <w:sz w:val="18"/>
          <w:szCs w:val="18"/>
        </w:rPr>
        <w:fldChar w:fldCharType="begin"/>
      </w:r>
      <w:r w:rsidRPr="00FB5CC6">
        <w:rPr>
          <w:rFonts w:ascii="Times New Roman" w:hAnsi="Times New Roman" w:cs="Times New Roman"/>
          <w:bCs w:val="0"/>
          <w:caps w:val="0"/>
          <w:color w:val="191919"/>
          <w:spacing w:val="-2"/>
          <w:sz w:val="18"/>
          <w:szCs w:val="18"/>
        </w:rPr>
        <w:instrText xml:space="preserve"> PAGEREF _Toc297152618 \h </w:instrText>
      </w:r>
      <w:r w:rsidRPr="00FB5CC6">
        <w:rPr>
          <w:rFonts w:ascii="Times New Roman" w:hAnsi="Times New Roman" w:cs="Times New Roman"/>
          <w:bCs w:val="0"/>
          <w:caps w:val="0"/>
          <w:color w:val="191919"/>
          <w:spacing w:val="-2"/>
          <w:sz w:val="18"/>
          <w:szCs w:val="18"/>
        </w:rPr>
      </w:r>
      <w:r w:rsidRPr="00FB5CC6">
        <w:rPr>
          <w:rFonts w:ascii="Times New Roman" w:hAnsi="Times New Roman" w:cs="Times New Roman"/>
          <w:bCs w:val="0"/>
          <w:caps w:val="0"/>
          <w:color w:val="191919"/>
          <w:spacing w:val="-2"/>
          <w:sz w:val="18"/>
          <w:szCs w:val="18"/>
        </w:rPr>
        <w:fldChar w:fldCharType="separate"/>
      </w:r>
      <w:r w:rsidRPr="00FB5CC6">
        <w:rPr>
          <w:rFonts w:ascii="Times New Roman" w:hAnsi="Times New Roman" w:cs="Times New Roman"/>
          <w:bCs w:val="0"/>
          <w:caps w:val="0"/>
          <w:color w:val="191919"/>
          <w:spacing w:val="-2"/>
          <w:sz w:val="18"/>
          <w:szCs w:val="18"/>
        </w:rPr>
        <w:t>44</w:t>
      </w:r>
      <w:r w:rsidRPr="00FB5CC6">
        <w:rPr>
          <w:rFonts w:ascii="Times New Roman" w:hAnsi="Times New Roman" w:cs="Times New Roman"/>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Advisement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_Toc297152619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Grading System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Graduation/Degree Audit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Honors And Awards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Status Policy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Stages Of Progress With Minimum Gpa Required</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Good Standing</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Probation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Transition Policy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Suspension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Dismissal</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_Toc297152629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Right Of Appeal</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Readmission After Suspension Policy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Execution Of The Repeat Policy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Residence Classification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Legal Residency Requirements (Regents’ Rules)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Registration And Schedule Changes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49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Auditing Courses For Noncredit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Withdrawal From University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Transcripts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Classification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_Toc297152639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Renewal Policies And Procedures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Policies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Procedures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Repeat Policy Statement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Transient Status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Veterans Assistance Program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Buckley Amendment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Grade Point Average</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Policy: Visitors In University Classrooms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51</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State Of Georgia Legislative Requirements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_Toc297152649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Second Degrees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_Toc297152650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Procedure For Applying To Take College Level Examination Program (C</w:t>
      </w:r>
      <w:r>
        <w:rPr>
          <w:rFonts w:ascii="Times New Roman" w:hAnsi="Times New Roman" w:cs="Times New Roman"/>
          <w:b w:val="0"/>
          <w:bCs w:val="0"/>
          <w:caps w:val="0"/>
          <w:color w:val="191919"/>
          <w:spacing w:val="-2"/>
          <w:sz w:val="18"/>
          <w:szCs w:val="18"/>
        </w:rPr>
        <w:t>LEP</w:t>
      </w:r>
      <w:r w:rsidRPr="00FB5CC6">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_Toc297152651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Cs w:val="0"/>
          <w:caps w:val="0"/>
          <w:color w:val="191919"/>
          <w:spacing w:val="-2"/>
          <w:sz w:val="18"/>
          <w:szCs w:val="18"/>
        </w:rPr>
      </w:pPr>
      <w:r w:rsidRPr="00FB5CC6">
        <w:rPr>
          <w:rFonts w:ascii="Times New Roman" w:hAnsi="Times New Roman" w:cs="Times New Roman"/>
          <w:bCs w:val="0"/>
          <w:caps w:val="0"/>
          <w:color w:val="191919"/>
          <w:spacing w:val="-2"/>
          <w:sz w:val="24"/>
          <w:szCs w:val="24"/>
        </w:rPr>
        <w:t>S</w:t>
      </w:r>
      <w:r w:rsidRPr="00FB5CC6">
        <w:rPr>
          <w:rFonts w:ascii="Times New Roman" w:hAnsi="Times New Roman" w:cs="Times New Roman"/>
          <w:bCs w:val="0"/>
          <w:caps w:val="0"/>
          <w:color w:val="191919"/>
          <w:spacing w:val="-2"/>
          <w:sz w:val="18"/>
          <w:szCs w:val="18"/>
        </w:rPr>
        <w:t xml:space="preserve">PECIAL </w:t>
      </w:r>
      <w:r w:rsidRPr="00FB5CC6">
        <w:rPr>
          <w:rFonts w:ascii="Times New Roman" w:hAnsi="Times New Roman" w:cs="Times New Roman"/>
          <w:bCs w:val="0"/>
          <w:caps w:val="0"/>
          <w:color w:val="191919"/>
          <w:spacing w:val="-2"/>
          <w:sz w:val="24"/>
          <w:szCs w:val="24"/>
        </w:rPr>
        <w:t>P</w:t>
      </w:r>
      <w:r w:rsidRPr="00FB5CC6">
        <w:rPr>
          <w:rFonts w:ascii="Times New Roman" w:hAnsi="Times New Roman" w:cs="Times New Roman"/>
          <w:bCs w:val="0"/>
          <w:caps w:val="0"/>
          <w:color w:val="191919"/>
          <w:spacing w:val="-2"/>
          <w:sz w:val="18"/>
          <w:szCs w:val="18"/>
        </w:rPr>
        <w:t>ROGRAMS</w:t>
      </w:r>
      <w:r w:rsidRPr="00FB5CC6">
        <w:rPr>
          <w:rFonts w:ascii="Times New Roman" w:hAnsi="Times New Roman" w:cs="Times New Roman"/>
          <w:bCs w:val="0"/>
          <w:caps w:val="0"/>
          <w:color w:val="191919"/>
          <w:spacing w:val="-2"/>
          <w:sz w:val="18"/>
          <w:szCs w:val="18"/>
        </w:rPr>
        <w:tab/>
      </w:r>
      <w:r w:rsidRPr="00FB5CC6">
        <w:rPr>
          <w:rFonts w:ascii="Times New Roman" w:hAnsi="Times New Roman" w:cs="Times New Roman"/>
          <w:bCs w:val="0"/>
          <w:caps w:val="0"/>
          <w:color w:val="191919"/>
          <w:spacing w:val="-2"/>
          <w:sz w:val="18"/>
          <w:szCs w:val="18"/>
        </w:rPr>
        <w:fldChar w:fldCharType="begin"/>
      </w:r>
      <w:r w:rsidRPr="00FB5CC6">
        <w:rPr>
          <w:rFonts w:ascii="Times New Roman" w:hAnsi="Times New Roman" w:cs="Times New Roman"/>
          <w:bCs w:val="0"/>
          <w:caps w:val="0"/>
          <w:color w:val="191919"/>
          <w:spacing w:val="-2"/>
          <w:sz w:val="18"/>
          <w:szCs w:val="18"/>
        </w:rPr>
        <w:instrText xml:space="preserve"> PAGEREF _Toc297152652 \h </w:instrText>
      </w:r>
      <w:r w:rsidRPr="00FB5CC6">
        <w:rPr>
          <w:rFonts w:ascii="Times New Roman" w:hAnsi="Times New Roman" w:cs="Times New Roman"/>
          <w:bCs w:val="0"/>
          <w:caps w:val="0"/>
          <w:color w:val="191919"/>
          <w:spacing w:val="-2"/>
          <w:sz w:val="18"/>
          <w:szCs w:val="18"/>
        </w:rPr>
      </w:r>
      <w:r w:rsidRPr="00FB5CC6">
        <w:rPr>
          <w:rFonts w:ascii="Times New Roman" w:hAnsi="Times New Roman" w:cs="Times New Roman"/>
          <w:bCs w:val="0"/>
          <w:caps w:val="0"/>
          <w:color w:val="191919"/>
          <w:spacing w:val="-2"/>
          <w:sz w:val="18"/>
          <w:szCs w:val="18"/>
        </w:rPr>
        <w:fldChar w:fldCharType="separate"/>
      </w:r>
      <w:r w:rsidRPr="00FB5CC6">
        <w:rPr>
          <w:rFonts w:ascii="Times New Roman" w:hAnsi="Times New Roman" w:cs="Times New Roman"/>
          <w:bCs w:val="0"/>
          <w:caps w:val="0"/>
          <w:color w:val="191919"/>
          <w:spacing w:val="-2"/>
          <w:sz w:val="18"/>
          <w:szCs w:val="18"/>
        </w:rPr>
        <w:t>54</w:t>
      </w:r>
      <w:r w:rsidRPr="00FB5CC6">
        <w:rPr>
          <w:rFonts w:ascii="Times New Roman" w:hAnsi="Times New Roman" w:cs="Times New Roman"/>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Honors Program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_Toc297152653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Admission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_Toc297152654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Retention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_Toc297152655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Outreach Programs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_Toc297152656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Pr>
          <w:rFonts w:ascii="Times New Roman" w:hAnsi="Times New Roman" w:cs="Times New Roman"/>
          <w:b w:val="0"/>
          <w:bCs w:val="0"/>
          <w:caps w:val="0"/>
          <w:color w:val="191919"/>
          <w:spacing w:val="-2"/>
          <w:sz w:val="18"/>
          <w:szCs w:val="18"/>
        </w:rPr>
        <w:t>SDU</w:t>
      </w:r>
      <w:r w:rsidRPr="00FB5CC6">
        <w:rPr>
          <w:rFonts w:ascii="Times New Roman" w:hAnsi="Times New Roman" w:cs="Times New Roman"/>
          <w:b w:val="0"/>
          <w:bCs w:val="0"/>
          <w:caps w:val="0"/>
          <w:color w:val="191919"/>
          <w:spacing w:val="-2"/>
          <w:sz w:val="18"/>
          <w:szCs w:val="18"/>
        </w:rPr>
        <w:t xml:space="preserve"> Credit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_Toc297152657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Non-Credit Courses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_Toc297152658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55</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Cooperative Education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_Toc297152659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Off-Campus Programs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Department Of Military Science Army R</w:t>
      </w:r>
      <w:r>
        <w:rPr>
          <w:rFonts w:ascii="Times New Roman" w:hAnsi="Times New Roman" w:cs="Times New Roman"/>
          <w:b w:val="0"/>
          <w:bCs w:val="0"/>
          <w:caps w:val="0"/>
          <w:color w:val="191919"/>
          <w:spacing w:val="-2"/>
          <w:sz w:val="18"/>
          <w:szCs w:val="18"/>
        </w:rPr>
        <w:t>OTC</w:t>
      </w:r>
      <w:r w:rsidRPr="00FB5CC6">
        <w:rPr>
          <w:rFonts w:ascii="Times New Roman" w:hAnsi="Times New Roman" w:cs="Times New Roman"/>
          <w:b w:val="0"/>
          <w:bCs w:val="0"/>
          <w:caps w:val="0"/>
          <w:color w:val="191919"/>
          <w:spacing w:val="-2"/>
          <w:sz w:val="18"/>
          <w:szCs w:val="18"/>
        </w:rPr>
        <w:t xml:space="preserve"> Program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Two-Year Program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56</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Scholarship Program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Departmental Mission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57</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Pr>
          <w:rFonts w:ascii="Times New Roman" w:hAnsi="Times New Roman" w:cs="Times New Roman"/>
          <w:b w:val="0"/>
          <w:bCs w:val="0"/>
          <w:caps w:val="0"/>
          <w:color w:val="191919"/>
          <w:spacing w:val="-2"/>
          <w:sz w:val="18"/>
          <w:szCs w:val="18"/>
        </w:rPr>
        <w:t>Requirements For ROTC</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Military Science Curriculum</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Freshman Year</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Fall</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Spring</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_Toc297152669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Center For Excellence In Teaching, Learning And Advising</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_Toc297152670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58</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Faculty And Staff Development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Retention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Regents’ Testing</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Academic Advisement</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Learning Support Services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Learning Support Courses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Learning Support Suspension</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59</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Other Services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60</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The Weekend University</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_Toc297152679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60</w:t>
      </w:r>
      <w:r w:rsidRPr="00FB5CC6">
        <w:rPr>
          <w:rFonts w:ascii="Times New Roman" w:hAnsi="Times New Roman" w:cs="Times New Roman"/>
          <w:b w:val="0"/>
          <w:bCs w:val="0"/>
          <w:caps w:val="0"/>
          <w:color w:val="191919"/>
          <w:spacing w:val="-2"/>
          <w:sz w:val="18"/>
          <w:szCs w:val="18"/>
        </w:rPr>
        <w:fldChar w:fldCharType="end"/>
      </w:r>
    </w:p>
    <w:p w:rsid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p>
    <w:p w:rsidR="00FB5CC6" w:rsidRPr="00FB5CC6" w:rsidRDefault="00FB5CC6" w:rsidP="00FB5CC6">
      <w:pPr>
        <w:pStyle w:val="TOC1"/>
        <w:spacing w:before="0" w:after="0"/>
        <w:ind w:left="180" w:right="65"/>
        <w:rPr>
          <w:rFonts w:ascii="Times New Roman" w:hAnsi="Times New Roman" w:cs="Times New Roman"/>
          <w:bCs w:val="0"/>
          <w:caps w:val="0"/>
          <w:color w:val="191919"/>
          <w:spacing w:val="-2"/>
          <w:sz w:val="18"/>
          <w:szCs w:val="18"/>
        </w:rPr>
      </w:pPr>
      <w:r w:rsidRPr="00FB5CC6">
        <w:rPr>
          <w:rFonts w:ascii="Times New Roman" w:hAnsi="Times New Roman" w:cs="Times New Roman"/>
          <w:bCs w:val="0"/>
          <w:caps w:val="0"/>
          <w:color w:val="191919"/>
          <w:spacing w:val="-2"/>
          <w:sz w:val="24"/>
          <w:szCs w:val="24"/>
        </w:rPr>
        <w:t>C</w:t>
      </w:r>
      <w:r w:rsidRPr="00FB5CC6">
        <w:rPr>
          <w:rFonts w:ascii="Times New Roman" w:hAnsi="Times New Roman" w:cs="Times New Roman"/>
          <w:bCs w:val="0"/>
          <w:caps w:val="0"/>
          <w:color w:val="191919"/>
          <w:spacing w:val="-2"/>
          <w:sz w:val="18"/>
          <w:szCs w:val="18"/>
        </w:rPr>
        <w:t xml:space="preserve">ORE </w:t>
      </w:r>
      <w:r w:rsidRPr="00FB5CC6">
        <w:rPr>
          <w:rFonts w:ascii="Times New Roman" w:hAnsi="Times New Roman" w:cs="Times New Roman"/>
          <w:bCs w:val="0"/>
          <w:caps w:val="0"/>
          <w:color w:val="191919"/>
          <w:spacing w:val="-2"/>
          <w:sz w:val="24"/>
          <w:szCs w:val="24"/>
        </w:rPr>
        <w:t>C</w:t>
      </w:r>
      <w:r w:rsidRPr="00FB5CC6">
        <w:rPr>
          <w:rFonts w:ascii="Times New Roman" w:hAnsi="Times New Roman" w:cs="Times New Roman"/>
          <w:bCs w:val="0"/>
          <w:caps w:val="0"/>
          <w:color w:val="191919"/>
          <w:spacing w:val="-2"/>
          <w:sz w:val="18"/>
          <w:szCs w:val="18"/>
        </w:rPr>
        <w:t>URRICULUM</w:t>
      </w:r>
      <w:r w:rsidRPr="00FB5CC6">
        <w:rPr>
          <w:rFonts w:ascii="Times New Roman" w:hAnsi="Times New Roman" w:cs="Times New Roman"/>
          <w:bCs w:val="0"/>
          <w:caps w:val="0"/>
          <w:color w:val="191919"/>
          <w:spacing w:val="-2"/>
          <w:sz w:val="18"/>
          <w:szCs w:val="18"/>
        </w:rPr>
        <w:tab/>
      </w:r>
      <w:r w:rsidRPr="00FB5CC6">
        <w:rPr>
          <w:rFonts w:ascii="Times New Roman" w:hAnsi="Times New Roman" w:cs="Times New Roman"/>
          <w:bCs w:val="0"/>
          <w:caps w:val="0"/>
          <w:color w:val="191919"/>
          <w:spacing w:val="-2"/>
          <w:sz w:val="18"/>
          <w:szCs w:val="18"/>
        </w:rPr>
        <w:fldChar w:fldCharType="begin"/>
      </w:r>
      <w:r w:rsidRPr="00FB5CC6">
        <w:rPr>
          <w:rFonts w:ascii="Times New Roman" w:hAnsi="Times New Roman" w:cs="Times New Roman"/>
          <w:bCs w:val="0"/>
          <w:caps w:val="0"/>
          <w:color w:val="191919"/>
          <w:spacing w:val="-2"/>
          <w:sz w:val="18"/>
          <w:szCs w:val="18"/>
        </w:rPr>
        <w:instrText xml:space="preserve"> PAGEREF _Toc297152680 \h </w:instrText>
      </w:r>
      <w:r w:rsidRPr="00FB5CC6">
        <w:rPr>
          <w:rFonts w:ascii="Times New Roman" w:hAnsi="Times New Roman" w:cs="Times New Roman"/>
          <w:bCs w:val="0"/>
          <w:caps w:val="0"/>
          <w:color w:val="191919"/>
          <w:spacing w:val="-2"/>
          <w:sz w:val="18"/>
          <w:szCs w:val="18"/>
        </w:rPr>
      </w:r>
      <w:r w:rsidRPr="00FB5CC6">
        <w:rPr>
          <w:rFonts w:ascii="Times New Roman" w:hAnsi="Times New Roman" w:cs="Times New Roman"/>
          <w:bCs w:val="0"/>
          <w:caps w:val="0"/>
          <w:color w:val="191919"/>
          <w:spacing w:val="-2"/>
          <w:sz w:val="18"/>
          <w:szCs w:val="18"/>
        </w:rPr>
        <w:fldChar w:fldCharType="separate"/>
      </w:r>
      <w:r w:rsidRPr="00FB5CC6">
        <w:rPr>
          <w:rFonts w:ascii="Times New Roman" w:hAnsi="Times New Roman" w:cs="Times New Roman"/>
          <w:bCs w:val="0"/>
          <w:caps w:val="0"/>
          <w:color w:val="191919"/>
          <w:spacing w:val="-2"/>
          <w:sz w:val="18"/>
          <w:szCs w:val="18"/>
        </w:rPr>
        <w:t>61</w:t>
      </w:r>
      <w:r w:rsidRPr="00FB5CC6">
        <w:rPr>
          <w:rFonts w:ascii="Times New Roman" w:hAnsi="Times New Roman" w:cs="Times New Roman"/>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Area A1: Communication Skills</w:t>
      </w:r>
      <w:r>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6 Hours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_Toc297152681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Area A2: Quantitative Skills(Select One, As Required)</w:t>
      </w:r>
      <w:r>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3Hours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_Toc297152682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Area B: Institutional Options</w:t>
      </w:r>
      <w:r>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5 Hours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_Toc297152683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Area C: Humanities, Fine Ar</w:t>
      </w:r>
      <w:r>
        <w:rPr>
          <w:rFonts w:ascii="Times New Roman" w:hAnsi="Times New Roman" w:cs="Times New Roman"/>
          <w:b w:val="0"/>
          <w:bCs w:val="0"/>
          <w:caps w:val="0"/>
          <w:color w:val="191919"/>
          <w:spacing w:val="-2"/>
          <w:sz w:val="18"/>
          <w:szCs w:val="18"/>
        </w:rPr>
        <w:t>ts And Ethics-</w:t>
      </w:r>
      <w:r w:rsidRPr="00FB5CC6">
        <w:rPr>
          <w:rFonts w:ascii="Times New Roman" w:hAnsi="Times New Roman" w:cs="Times New Roman"/>
          <w:b w:val="0"/>
          <w:bCs w:val="0"/>
          <w:caps w:val="0"/>
          <w:color w:val="191919"/>
          <w:spacing w:val="-2"/>
          <w:sz w:val="18"/>
          <w:szCs w:val="18"/>
        </w:rPr>
        <w:t>6 Hours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_Toc297152684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Area D: Natural Science, Math &amp; Tech 10-11 Hours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_Toc297152685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62</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Ar</w:t>
      </w:r>
      <w:r>
        <w:rPr>
          <w:rFonts w:ascii="Times New Roman" w:hAnsi="Times New Roman" w:cs="Times New Roman"/>
          <w:b w:val="0"/>
          <w:bCs w:val="0"/>
          <w:caps w:val="0"/>
          <w:color w:val="191919"/>
          <w:spacing w:val="-2"/>
          <w:sz w:val="18"/>
          <w:szCs w:val="18"/>
        </w:rPr>
        <w:t>ea E: Social Sciences-12 Hours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_Toc297152686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Area F: Courses Related To The Major</w:t>
      </w:r>
      <w:r>
        <w:rPr>
          <w:rFonts w:ascii="Times New Roman" w:hAnsi="Times New Roman" w:cs="Times New Roman"/>
          <w:b w:val="0"/>
          <w:bCs w:val="0"/>
          <w:caps w:val="0"/>
          <w:color w:val="191919"/>
          <w:spacing w:val="-2"/>
          <w:sz w:val="18"/>
          <w:szCs w:val="18"/>
        </w:rPr>
        <w:t>-</w:t>
      </w:r>
      <w:r w:rsidRPr="00FB5CC6">
        <w:rPr>
          <w:rFonts w:ascii="Times New Roman" w:hAnsi="Times New Roman" w:cs="Times New Roman"/>
          <w:b w:val="0"/>
          <w:bCs w:val="0"/>
          <w:caps w:val="0"/>
          <w:color w:val="191919"/>
          <w:spacing w:val="-2"/>
          <w:sz w:val="18"/>
          <w:szCs w:val="18"/>
        </w:rPr>
        <w:t>17-18 Hours*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_Toc297152687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Core Curriculum Guiding Principles:</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_Toc297152688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63</w:t>
      </w:r>
      <w:r w:rsidRPr="00FB5CC6">
        <w:rPr>
          <w:rFonts w:ascii="Times New Roman" w:hAnsi="Times New Roman" w:cs="Times New Roman"/>
          <w:b w:val="0"/>
          <w:bCs w:val="0"/>
          <w:caps w:val="0"/>
          <w:color w:val="191919"/>
          <w:spacing w:val="-2"/>
          <w:sz w:val="18"/>
          <w:szCs w:val="18"/>
        </w:rPr>
        <w:fldChar w:fldCharType="end"/>
      </w:r>
    </w:p>
    <w:p w:rsidR="00FB5CC6" w:rsidRPr="00FB5CC6" w:rsidRDefault="00FB5CC6" w:rsidP="00FB5CC6">
      <w:pPr>
        <w:pStyle w:val="TOC1"/>
        <w:spacing w:before="0" w:after="0"/>
        <w:ind w:left="180" w:right="65"/>
        <w:rPr>
          <w:rFonts w:ascii="Times New Roman" w:hAnsi="Times New Roman" w:cs="Times New Roman"/>
          <w:b w:val="0"/>
          <w:bCs w:val="0"/>
          <w:caps w:val="0"/>
          <w:color w:val="191919"/>
          <w:spacing w:val="-2"/>
          <w:sz w:val="18"/>
          <w:szCs w:val="18"/>
        </w:rPr>
      </w:pPr>
      <w:r w:rsidRPr="00FB5CC6">
        <w:rPr>
          <w:rFonts w:ascii="Times New Roman" w:hAnsi="Times New Roman" w:cs="Times New Roman"/>
          <w:b w:val="0"/>
          <w:bCs w:val="0"/>
          <w:caps w:val="0"/>
          <w:color w:val="191919"/>
          <w:spacing w:val="-2"/>
          <w:sz w:val="18"/>
          <w:szCs w:val="18"/>
        </w:rPr>
        <w:t>Core Curriculum Student Learning Outcomes Fall 2011</w:t>
      </w:r>
      <w:r w:rsidRPr="00FB5CC6">
        <w:rPr>
          <w:rFonts w:ascii="Times New Roman" w:hAnsi="Times New Roman" w:cs="Times New Roman"/>
          <w:b w:val="0"/>
          <w:bCs w:val="0"/>
          <w:caps w:val="0"/>
          <w:color w:val="191919"/>
          <w:spacing w:val="-2"/>
          <w:sz w:val="18"/>
          <w:szCs w:val="18"/>
        </w:rPr>
        <w:tab/>
      </w:r>
      <w:r w:rsidRPr="00FB5CC6">
        <w:rPr>
          <w:rFonts w:ascii="Times New Roman" w:hAnsi="Times New Roman" w:cs="Times New Roman"/>
          <w:b w:val="0"/>
          <w:bCs w:val="0"/>
          <w:caps w:val="0"/>
          <w:color w:val="191919"/>
          <w:spacing w:val="-2"/>
          <w:sz w:val="18"/>
          <w:szCs w:val="18"/>
        </w:rPr>
        <w:fldChar w:fldCharType="begin"/>
      </w:r>
      <w:r w:rsidRPr="00FB5CC6">
        <w:rPr>
          <w:rFonts w:ascii="Times New Roman" w:hAnsi="Times New Roman" w:cs="Times New Roman"/>
          <w:b w:val="0"/>
          <w:bCs w:val="0"/>
          <w:caps w:val="0"/>
          <w:color w:val="191919"/>
          <w:spacing w:val="-2"/>
          <w:sz w:val="18"/>
          <w:szCs w:val="18"/>
        </w:rPr>
        <w:instrText xml:space="preserve"> PAGEREF _Toc297152689 \h </w:instrText>
      </w:r>
      <w:r w:rsidRPr="00FB5CC6">
        <w:rPr>
          <w:rFonts w:ascii="Times New Roman" w:hAnsi="Times New Roman" w:cs="Times New Roman"/>
          <w:b w:val="0"/>
          <w:bCs w:val="0"/>
          <w:caps w:val="0"/>
          <w:color w:val="191919"/>
          <w:spacing w:val="-2"/>
          <w:sz w:val="18"/>
          <w:szCs w:val="18"/>
        </w:rPr>
      </w:r>
      <w:r w:rsidRPr="00FB5CC6">
        <w:rPr>
          <w:rFonts w:ascii="Times New Roman" w:hAnsi="Times New Roman" w:cs="Times New Roman"/>
          <w:b w:val="0"/>
          <w:bCs w:val="0"/>
          <w:caps w:val="0"/>
          <w:color w:val="191919"/>
          <w:spacing w:val="-2"/>
          <w:sz w:val="18"/>
          <w:szCs w:val="18"/>
        </w:rPr>
        <w:fldChar w:fldCharType="separate"/>
      </w:r>
      <w:r w:rsidRPr="00FB5CC6">
        <w:rPr>
          <w:rFonts w:ascii="Times New Roman" w:hAnsi="Times New Roman" w:cs="Times New Roman"/>
          <w:b w:val="0"/>
          <w:bCs w:val="0"/>
          <w:caps w:val="0"/>
          <w:color w:val="191919"/>
          <w:spacing w:val="-2"/>
          <w:sz w:val="18"/>
          <w:szCs w:val="18"/>
        </w:rPr>
        <w:t>63</w:t>
      </w:r>
      <w:r w:rsidRPr="00FB5CC6">
        <w:rPr>
          <w:rFonts w:ascii="Times New Roman" w:hAnsi="Times New Roman" w:cs="Times New Roman"/>
          <w:b w:val="0"/>
          <w:bCs w:val="0"/>
          <w:caps w:val="0"/>
          <w:color w:val="191919"/>
          <w:spacing w:val="-2"/>
          <w:sz w:val="18"/>
          <w:szCs w:val="18"/>
        </w:rPr>
        <w:fldChar w:fldCharType="end"/>
      </w:r>
    </w:p>
    <w:p w:rsidR="00D03216" w:rsidRPr="000750AA" w:rsidRDefault="00566B75" w:rsidP="00FB5CC6">
      <w:pPr>
        <w:pStyle w:val="TOC1"/>
        <w:spacing w:before="0" w:after="0"/>
        <w:ind w:left="180" w:right="65"/>
        <w:rPr>
          <w:smallCaps/>
          <w:color w:val="191919"/>
          <w:sz w:val="18"/>
          <w:szCs w:val="18"/>
        </w:rPr>
      </w:pPr>
      <w:r w:rsidRPr="00FB5CC6">
        <w:rPr>
          <w:rFonts w:ascii="Times New Roman" w:hAnsi="Times New Roman" w:cs="Times New Roman"/>
          <w:b w:val="0"/>
          <w:bCs w:val="0"/>
          <w:caps w:val="0"/>
          <w:color w:val="191919"/>
          <w:spacing w:val="-2"/>
          <w:sz w:val="18"/>
          <w:szCs w:val="18"/>
        </w:rPr>
        <w:fldChar w:fldCharType="end"/>
      </w:r>
    </w:p>
    <w:p w:rsidR="00D03216" w:rsidRDefault="00D03216" w:rsidP="00691F04">
      <w:pPr>
        <w:widowControl w:val="0"/>
        <w:tabs>
          <w:tab w:val="right" w:leader="dot" w:pos="4680"/>
        </w:tabs>
        <w:autoSpaceDE w:val="0"/>
        <w:autoSpaceDN w:val="0"/>
        <w:adjustRightInd w:val="0"/>
        <w:spacing w:after="0"/>
        <w:ind w:left="180" w:right="245"/>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E74CE" w:rsidRDefault="006E74CE"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sectPr w:rsidR="006E74CE" w:rsidSect="006E74CE">
          <w:headerReference w:type="even" r:id="rId21"/>
          <w:type w:val="continuous"/>
          <w:pgSz w:w="12240" w:h="15840" w:code="1"/>
          <w:pgMar w:top="533" w:right="1123" w:bottom="274" w:left="547" w:header="720" w:footer="288" w:gutter="0"/>
          <w:cols w:num="2" w:space="720"/>
          <w:docGrid w:linePitch="360"/>
        </w:sect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6E74CE" w:rsidRDefault="006E74CE" w:rsidP="00D03216">
      <w:pPr>
        <w:widowControl w:val="0"/>
        <w:autoSpaceDE w:val="0"/>
        <w:autoSpaceDN w:val="0"/>
        <w:adjustRightInd w:val="0"/>
        <w:spacing w:after="0"/>
        <w:ind w:left="180" w:right="310" w:firstLine="0"/>
        <w:jc w:val="center"/>
        <w:rPr>
          <w:rFonts w:ascii="Times New Roman" w:hAnsi="Times New Roman" w:cs="Times New Roman"/>
          <w:color w:val="000000"/>
          <w:sz w:val="18"/>
          <w:szCs w:val="18"/>
        </w:rPr>
        <w:sectPr w:rsidR="006E74CE" w:rsidSect="006E74CE">
          <w:type w:val="continuous"/>
          <w:pgSz w:w="12240" w:h="15840" w:code="1"/>
          <w:pgMar w:top="533" w:right="1123" w:bottom="274" w:left="547" w:header="720" w:footer="288" w:gutter="0"/>
          <w:cols w:space="720"/>
          <w:docGrid w:linePitch="360"/>
        </w:sectPr>
      </w:pPr>
    </w:p>
    <w:p w:rsidR="00D03216" w:rsidRDefault="00D03216" w:rsidP="00D03216">
      <w:pPr>
        <w:widowControl w:val="0"/>
        <w:autoSpaceDE w:val="0"/>
        <w:autoSpaceDN w:val="0"/>
        <w:adjustRightInd w:val="0"/>
        <w:spacing w:after="0"/>
        <w:ind w:left="180" w:right="310" w:firstLine="0"/>
        <w:jc w:val="center"/>
        <w:rPr>
          <w:rFonts w:ascii="Times New Roman" w:hAnsi="Times New Roman" w:cs="Times New Roman"/>
          <w:color w:val="000000"/>
          <w:sz w:val="18"/>
          <w:szCs w:val="18"/>
        </w:rPr>
      </w:pPr>
      <w:r>
        <w:rPr>
          <w:rFonts w:ascii="Times New Roman" w:hAnsi="Times New Roman" w:cs="Times New Roman"/>
          <w:noProof/>
          <w:color w:val="000000"/>
          <w:sz w:val="18"/>
          <w:szCs w:val="18"/>
        </w:rPr>
        <w:lastRenderedPageBreak/>
        <w:drawing>
          <wp:anchor distT="0" distB="0" distL="114300" distR="114300" simplePos="0" relativeHeight="251676672" behindDoc="0" locked="0" layoutInCell="1" allowOverlap="1">
            <wp:simplePos x="0" y="0"/>
            <wp:positionH relativeFrom="column">
              <wp:posOffset>163195</wp:posOffset>
            </wp:positionH>
            <wp:positionV relativeFrom="paragraph">
              <wp:posOffset>-104140</wp:posOffset>
            </wp:positionV>
            <wp:extent cx="6400800" cy="4362450"/>
            <wp:effectExtent l="1905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tretch>
                      <a:fillRect/>
                    </a:stretch>
                  </pic:blipFill>
                  <pic:spPr bwMode="auto">
                    <a:xfrm>
                      <a:off x="0" y="0"/>
                      <a:ext cx="6400800" cy="4362450"/>
                    </a:xfrm>
                    <a:prstGeom prst="rect">
                      <a:avLst/>
                    </a:prstGeom>
                    <a:noFill/>
                    <a:ln w="9525">
                      <a:noFill/>
                      <a:miter lim="800000"/>
                      <a:headEnd/>
                      <a:tailEnd/>
                    </a:ln>
                  </pic:spPr>
                </pic:pic>
              </a:graphicData>
            </a:graphic>
          </wp:anchor>
        </w:drawing>
      </w:r>
    </w:p>
    <w:p w:rsidR="00D03216" w:rsidRPr="00030AE4" w:rsidRDefault="00D03216" w:rsidP="00D03216">
      <w:pPr>
        <w:pStyle w:val="Heading1"/>
        <w:tabs>
          <w:tab w:val="left" w:pos="10980"/>
        </w:tabs>
        <w:spacing w:before="0" w:line="240" w:lineRule="auto"/>
        <w:ind w:left="180" w:right="30"/>
        <w:jc w:val="center"/>
        <w:rPr>
          <w:rFonts w:ascii="Times New Roman" w:hAnsi="Times New Roman"/>
          <w:color w:val="000000"/>
          <w:sz w:val="100"/>
          <w:szCs w:val="100"/>
        </w:rPr>
      </w:pPr>
      <w:bookmarkStart w:id="0" w:name="_Toc294266403"/>
      <w:bookmarkStart w:id="1" w:name="_Toc295558951"/>
      <w:bookmarkStart w:id="2" w:name="_Toc296342698"/>
      <w:bookmarkStart w:id="3" w:name="_Toc297151186"/>
      <w:bookmarkStart w:id="4" w:name="_Toc297152475"/>
      <w:r w:rsidRPr="00030AE4">
        <w:rPr>
          <w:rFonts w:ascii="Times New Roman" w:hAnsi="Times New Roman"/>
          <w:color w:val="191919"/>
          <w:spacing w:val="-25"/>
          <w:position w:val="-9"/>
          <w:sz w:val="144"/>
          <w:szCs w:val="144"/>
        </w:rPr>
        <w:t>M</w:t>
      </w:r>
      <w:r w:rsidRPr="00030AE4">
        <w:rPr>
          <w:rFonts w:ascii="Times New Roman" w:hAnsi="Times New Roman"/>
          <w:color w:val="191919"/>
          <w:spacing w:val="-26"/>
          <w:position w:val="-9"/>
          <w:sz w:val="100"/>
          <w:szCs w:val="100"/>
        </w:rPr>
        <w:t>ISSIO</w:t>
      </w:r>
      <w:r w:rsidRPr="00030AE4">
        <w:rPr>
          <w:rFonts w:ascii="Times New Roman" w:hAnsi="Times New Roman"/>
          <w:color w:val="191919"/>
          <w:spacing w:val="-25"/>
          <w:position w:val="-9"/>
          <w:sz w:val="100"/>
          <w:szCs w:val="100"/>
        </w:rPr>
        <w:t>N</w:t>
      </w:r>
      <w:r w:rsidRPr="00030AE4">
        <w:rPr>
          <w:rFonts w:ascii="Times New Roman" w:hAnsi="Times New Roman"/>
          <w:color w:val="191919"/>
          <w:position w:val="-9"/>
          <w:sz w:val="100"/>
          <w:szCs w:val="100"/>
        </w:rPr>
        <w:t>,</w:t>
      </w:r>
      <w:r w:rsidRPr="00030AE4">
        <w:rPr>
          <w:rFonts w:ascii="Times New Roman" w:hAnsi="Times New Roman"/>
          <w:color w:val="191919"/>
          <w:spacing w:val="-51"/>
          <w:position w:val="-9"/>
          <w:sz w:val="100"/>
          <w:szCs w:val="100"/>
        </w:rPr>
        <w:t xml:space="preserve"> </w:t>
      </w:r>
      <w:r w:rsidRPr="00030AE4">
        <w:rPr>
          <w:rFonts w:ascii="Times New Roman" w:hAnsi="Times New Roman"/>
          <w:color w:val="191919"/>
          <w:spacing w:val="-25"/>
          <w:position w:val="-9"/>
          <w:sz w:val="144"/>
          <w:szCs w:val="144"/>
        </w:rPr>
        <w:t>H</w:t>
      </w:r>
      <w:r w:rsidRPr="00030AE4">
        <w:rPr>
          <w:rFonts w:ascii="Times New Roman" w:hAnsi="Times New Roman"/>
          <w:color w:val="191919"/>
          <w:spacing w:val="-26"/>
          <w:position w:val="-9"/>
          <w:sz w:val="100"/>
          <w:szCs w:val="100"/>
        </w:rPr>
        <w:t>IS</w:t>
      </w:r>
      <w:r w:rsidRPr="00030AE4">
        <w:rPr>
          <w:rFonts w:ascii="Times New Roman" w:hAnsi="Times New Roman"/>
          <w:color w:val="191919"/>
          <w:spacing w:val="-43"/>
          <w:position w:val="-9"/>
          <w:sz w:val="100"/>
          <w:szCs w:val="100"/>
        </w:rPr>
        <w:t>T</w:t>
      </w:r>
      <w:r w:rsidRPr="00030AE4">
        <w:rPr>
          <w:rFonts w:ascii="Times New Roman" w:hAnsi="Times New Roman"/>
          <w:color w:val="191919"/>
          <w:spacing w:val="-26"/>
          <w:position w:val="-9"/>
          <w:sz w:val="100"/>
          <w:szCs w:val="100"/>
        </w:rPr>
        <w:t>O</w:t>
      </w:r>
      <w:r w:rsidRPr="00030AE4">
        <w:rPr>
          <w:rFonts w:ascii="Times New Roman" w:hAnsi="Times New Roman"/>
          <w:color w:val="191919"/>
          <w:spacing w:val="-79"/>
          <w:position w:val="-9"/>
          <w:sz w:val="100"/>
          <w:szCs w:val="100"/>
        </w:rPr>
        <w:t>R</w:t>
      </w:r>
      <w:r w:rsidRPr="00030AE4">
        <w:rPr>
          <w:rFonts w:ascii="Times New Roman" w:hAnsi="Times New Roman"/>
          <w:color w:val="191919"/>
          <w:position w:val="-9"/>
          <w:sz w:val="100"/>
          <w:szCs w:val="100"/>
        </w:rPr>
        <w:t>Y</w:t>
      </w:r>
      <w:bookmarkEnd w:id="0"/>
      <w:bookmarkEnd w:id="1"/>
      <w:bookmarkEnd w:id="2"/>
      <w:bookmarkEnd w:id="3"/>
      <w:bookmarkEnd w:id="4"/>
    </w:p>
    <w:p w:rsidR="00D03216" w:rsidRPr="00030AE4" w:rsidRDefault="00D03216" w:rsidP="00D03216">
      <w:pPr>
        <w:pStyle w:val="Heading1"/>
        <w:tabs>
          <w:tab w:val="left" w:pos="10710"/>
        </w:tabs>
        <w:spacing w:before="0" w:line="240" w:lineRule="auto"/>
        <w:ind w:left="180" w:right="300"/>
        <w:jc w:val="center"/>
        <w:rPr>
          <w:rFonts w:ascii="Times New Roman" w:hAnsi="Times New Roman"/>
          <w:color w:val="000000"/>
          <w:sz w:val="100"/>
          <w:szCs w:val="100"/>
        </w:rPr>
      </w:pPr>
      <w:bookmarkStart w:id="5" w:name="_Toc295558952"/>
      <w:bookmarkStart w:id="6" w:name="_Toc297152476"/>
      <w:r w:rsidRPr="00030AE4">
        <w:rPr>
          <w:rFonts w:ascii="Times New Roman" w:hAnsi="Times New Roman"/>
          <w:color w:val="191919"/>
          <w:position w:val="4"/>
          <w:sz w:val="100"/>
          <w:szCs w:val="100"/>
        </w:rPr>
        <w:t>&amp;</w:t>
      </w:r>
      <w:r w:rsidRPr="00030AE4">
        <w:rPr>
          <w:rFonts w:ascii="Times New Roman" w:hAnsi="Times New Roman"/>
          <w:color w:val="191919"/>
          <w:spacing w:val="-51"/>
          <w:position w:val="4"/>
          <w:sz w:val="100"/>
          <w:szCs w:val="100"/>
        </w:rPr>
        <w:t xml:space="preserve"> </w:t>
      </w:r>
      <w:r w:rsidRPr="00030AE4">
        <w:rPr>
          <w:rFonts w:ascii="Times New Roman" w:hAnsi="Times New Roman"/>
          <w:color w:val="191919"/>
          <w:spacing w:val="-26"/>
          <w:position w:val="4"/>
          <w:sz w:val="144"/>
          <w:szCs w:val="144"/>
        </w:rPr>
        <w:t>P</w:t>
      </w:r>
      <w:r w:rsidRPr="00030AE4">
        <w:rPr>
          <w:rFonts w:ascii="Times New Roman" w:hAnsi="Times New Roman"/>
          <w:color w:val="191919"/>
          <w:spacing w:val="-26"/>
          <w:position w:val="4"/>
          <w:sz w:val="100"/>
          <w:szCs w:val="100"/>
        </w:rPr>
        <w:t>ROFILE</w:t>
      </w:r>
      <w:bookmarkEnd w:id="5"/>
      <w:bookmarkEnd w:id="6"/>
    </w:p>
    <w:p w:rsidR="00D03216" w:rsidRDefault="00D03216" w:rsidP="00D03216">
      <w:pPr>
        <w:widowControl w:val="0"/>
        <w:autoSpaceDE w:val="0"/>
        <w:autoSpaceDN w:val="0"/>
        <w:adjustRightInd w:val="0"/>
        <w:spacing w:after="0" w:line="200" w:lineRule="exact"/>
        <w:ind w:left="180"/>
        <w:rPr>
          <w:rFonts w:ascii="Times New Roman" w:hAnsi="Times New Roman"/>
          <w:color w:val="000000"/>
          <w:sz w:val="20"/>
          <w:szCs w:val="20"/>
        </w:rPr>
      </w:pPr>
    </w:p>
    <w:p w:rsidR="00D03216" w:rsidRDefault="00D03216" w:rsidP="00D03216">
      <w:pPr>
        <w:widowControl w:val="0"/>
        <w:autoSpaceDE w:val="0"/>
        <w:autoSpaceDN w:val="0"/>
        <w:adjustRightInd w:val="0"/>
        <w:spacing w:before="9" w:after="0" w:line="240" w:lineRule="exact"/>
        <w:ind w:left="180"/>
        <w:rPr>
          <w:rFonts w:ascii="Times New Roman" w:hAnsi="Times New Roman"/>
          <w:color w:val="000000"/>
          <w:sz w:val="24"/>
          <w:szCs w:val="24"/>
        </w:rPr>
      </w:pPr>
    </w:p>
    <w:p w:rsidR="00D03216" w:rsidRDefault="00566B75" w:rsidP="00D03216">
      <w:pPr>
        <w:widowControl w:val="0"/>
        <w:autoSpaceDE w:val="0"/>
        <w:autoSpaceDN w:val="0"/>
        <w:adjustRightInd w:val="0"/>
        <w:spacing w:before="1" w:after="0"/>
        <w:ind w:left="180"/>
        <w:rPr>
          <w:rFonts w:ascii="Times New Roman" w:hAnsi="Times New Roman"/>
          <w:color w:val="000000"/>
          <w:sz w:val="27"/>
          <w:szCs w:val="27"/>
        </w:rPr>
      </w:pPr>
      <w:r w:rsidRPr="00566B75">
        <w:rPr>
          <w:rFonts w:ascii="Calibri" w:hAnsi="Calibri"/>
          <w:noProof/>
          <w:lang w:eastAsia="en-US"/>
        </w:rPr>
        <w:pict>
          <v:polyline id="Freeform 156" o:spid="_x0000_s1054" style="position:absolute;left:0;text-align:lef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4.1pt,8in,24.1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" o:allowincell="f" filled="f" strokecolor="#191919" strokeweight=".04408mm">
            <v:path arrowok="t" o:connecttype="custom" o:connectlocs="0,0;6400800,0" o:connectangles="0,0"/>
            <w10:wrap anchorx="page"/>
          </v:polyline>
        </w:pict>
      </w:r>
      <w:r w:rsidR="00D03216">
        <w:rPr>
          <w:rFonts w:ascii="Times New Roman" w:hAnsi="Times New Roman"/>
          <w:b/>
          <w:bCs/>
          <w:color w:val="191919"/>
          <w:sz w:val="36"/>
          <w:szCs w:val="36"/>
        </w:rPr>
        <w:t>C</w:t>
      </w:r>
      <w:r w:rsidR="00D03216">
        <w:rPr>
          <w:rFonts w:ascii="Times New Roman" w:hAnsi="Times New Roman"/>
          <w:b/>
          <w:bCs/>
          <w:color w:val="191919"/>
          <w:sz w:val="27"/>
          <w:szCs w:val="27"/>
        </w:rPr>
        <w:t>ONTENTS</w:t>
      </w:r>
    </w:p>
    <w:p w:rsidR="00D03216" w:rsidRDefault="00D03216" w:rsidP="00D03216">
      <w:pPr>
        <w:widowControl w:val="0"/>
        <w:autoSpaceDE w:val="0"/>
        <w:autoSpaceDN w:val="0"/>
        <w:adjustRightInd w:val="0"/>
        <w:spacing w:after="0"/>
        <w:ind w:left="180" w:right="9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0A7B93">
      <w:pPr>
        <w:widowControl w:val="0"/>
        <w:autoSpaceDE w:val="0"/>
        <w:autoSpaceDN w:val="0"/>
        <w:adjustRightInd w:val="0"/>
        <w:spacing w:after="0"/>
        <w:ind w:left="180" w:right="90" w:firstLine="0"/>
        <w:rPr>
          <w:rFonts w:ascii="Times New Roman" w:hAnsi="Times New Roman"/>
          <w:color w:val="191919"/>
          <w:sz w:val="54"/>
          <w:szCs w:val="54"/>
        </w:rPr>
      </w:pPr>
      <w:bookmarkStart w:id="7" w:name="_Toc293077519"/>
      <w:r>
        <w:rPr>
          <w:rFonts w:ascii="Times New Roman" w:hAnsi="Times New Roman"/>
          <w:color w:val="191919"/>
          <w:sz w:val="72"/>
          <w:szCs w:val="72"/>
        </w:rPr>
        <w:lastRenderedPageBreak/>
        <w:t>M</w:t>
      </w:r>
      <w:r>
        <w:rPr>
          <w:rFonts w:ascii="Times New Roman" w:hAnsi="Times New Roman"/>
          <w:color w:val="191919"/>
          <w:sz w:val="54"/>
          <w:szCs w:val="54"/>
        </w:rPr>
        <w:t>ISSION</w:t>
      </w:r>
      <w:r>
        <w:rPr>
          <w:rFonts w:ascii="Times New Roman" w:hAnsi="Times New Roman"/>
          <w:color w:val="191919"/>
          <w:spacing w:val="45"/>
          <w:sz w:val="54"/>
          <w:szCs w:val="54"/>
        </w:rPr>
        <w:t xml:space="preserve"> </w:t>
      </w:r>
      <w:r>
        <w:rPr>
          <w:rFonts w:ascii="Times New Roman" w:hAnsi="Times New Roman"/>
          <w:color w:val="191919"/>
          <w:sz w:val="72"/>
          <w:szCs w:val="72"/>
        </w:rPr>
        <w:t>S</w:t>
      </w:r>
      <w:r>
        <w:rPr>
          <w:rFonts w:ascii="Times New Roman" w:hAnsi="Times New Roman"/>
          <w:color w:val="191919"/>
          <w:spacing w:val="-43"/>
          <w:sz w:val="54"/>
          <w:szCs w:val="54"/>
        </w:rPr>
        <w:t>T</w:t>
      </w:r>
      <w:r>
        <w:rPr>
          <w:rFonts w:ascii="Times New Roman" w:hAnsi="Times New Roman"/>
          <w:color w:val="191919"/>
          <w:spacing w:val="-60"/>
          <w:sz w:val="54"/>
          <w:szCs w:val="54"/>
        </w:rPr>
        <w:t>A</w:t>
      </w:r>
      <w:r>
        <w:rPr>
          <w:rFonts w:ascii="Times New Roman" w:hAnsi="Times New Roman"/>
          <w:color w:val="191919"/>
          <w:sz w:val="54"/>
          <w:szCs w:val="54"/>
        </w:rPr>
        <w:t>TEMENT</w:t>
      </w:r>
      <w:bookmarkEnd w:id="7"/>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0A7B93">
        <w:rPr>
          <w:rFonts w:ascii="Times New Roman" w:hAnsi="Times New Roman"/>
          <w:color w:val="191919"/>
          <w:sz w:val="18"/>
          <w:szCs w:val="18"/>
        </w:rPr>
        <w:t xml:space="preserve">Albany State University, </w:t>
      </w:r>
      <w:proofErr w:type="gramStart"/>
      <w:r w:rsidRPr="000A7B93">
        <w:rPr>
          <w:rFonts w:ascii="Times New Roman" w:hAnsi="Times New Roman"/>
          <w:color w:val="191919"/>
          <w:sz w:val="18"/>
          <w:szCs w:val="18"/>
        </w:rPr>
        <w:t>an</w:t>
      </w:r>
      <w:proofErr w:type="gramEnd"/>
      <w:r w:rsidRPr="000A7B93">
        <w:rPr>
          <w:rFonts w:ascii="Times New Roman" w:hAnsi="Times New Roman"/>
          <w:color w:val="191919"/>
          <w:sz w:val="18"/>
          <w:szCs w:val="18"/>
        </w:rPr>
        <w:t xml:space="preserve"> historically black institution in Southwest Georgia, has been a catalyst for change in the region from its inception as the Albany Bible and Manual Training Institute to its designation as a university. Founded in 1903 to educate African American youths, the University proudly continues to fulfill its historic mission while also serving the educational needs of an increasingly diverse student population.</w:t>
      </w: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0A7B93">
        <w:rPr>
          <w:rFonts w:ascii="Times New Roman" w:hAnsi="Times New Roman"/>
          <w:color w:val="191919"/>
          <w:sz w:val="18"/>
          <w:szCs w:val="18"/>
        </w:rPr>
        <w:t>A progressive institution, Albany State University seeks to foster the growth and development of the region, state and nation through teaching, research, creative expression and public service. Through its collaborative efforts, the University responds to the needs of all its constituents and offers educational programs and service to improve the quality of life in Southwest Georgia.</w:t>
      </w: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0A7B93">
        <w:rPr>
          <w:rFonts w:ascii="Times New Roman" w:hAnsi="Times New Roman"/>
          <w:color w:val="191919"/>
          <w:sz w:val="18"/>
          <w:szCs w:val="18"/>
        </w:rPr>
        <w:t>The primary mission of Albany State University is to educate students to become outstanding contributors to society. Offering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technology.</w:t>
      </w:r>
    </w:p>
    <w:p w:rsidR="000A7B93" w:rsidRDefault="000A7B93" w:rsidP="000A7B93">
      <w:pPr>
        <w:widowControl w:val="0"/>
        <w:autoSpaceDE w:val="0"/>
        <w:autoSpaceDN w:val="0"/>
        <w:adjustRightInd w:val="0"/>
        <w:spacing w:after="0" w:line="240" w:lineRule="exact"/>
        <w:rPr>
          <w:rFonts w:ascii="Times New Roman" w:hAnsi="Times New Roman"/>
          <w:color w:val="000000"/>
          <w:sz w:val="24"/>
          <w:szCs w:val="24"/>
        </w:rPr>
      </w:pP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0A7B93">
        <w:rPr>
          <w:rFonts w:ascii="Times New Roman" w:hAnsi="Times New Roman"/>
          <w:color w:val="191919"/>
          <w:sz w:val="18"/>
          <w:szCs w:val="18"/>
        </w:rPr>
        <w:t>A leader in teacher education, nursing, criminal justice, business, public administration and the sciences, Albany State provides a comprehensive educational experience with quality instruction as the hallmark of all its academic programs. The University embraces the concept of “students first” as a core institutional value and is committed to “education on a personal level.” The University advocates the total development of students, especially the underserved, and provides a wholesome academic environment in which students can study, learn and develop through their interaction with fellow students, faculty, staff, administrators, visiting scholars and community leaders. Consistent with the core mission of the University System of Georgia, Albany State University exhibits the following characteristics:</w:t>
      </w:r>
    </w:p>
    <w:p w:rsidR="000A7B93" w:rsidRDefault="000A7B93" w:rsidP="000A7B93">
      <w:pPr>
        <w:widowControl w:val="0"/>
        <w:autoSpaceDE w:val="0"/>
        <w:autoSpaceDN w:val="0"/>
        <w:adjustRightInd w:val="0"/>
        <w:spacing w:after="0" w:line="240" w:lineRule="exact"/>
        <w:rPr>
          <w:rFonts w:ascii="Times New Roman" w:hAnsi="Times New Roman"/>
          <w:color w:val="000000"/>
          <w:sz w:val="24"/>
          <w:szCs w:val="24"/>
        </w:rPr>
      </w:pP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supportive campus climate, necessary services, and leadership and development opportunities, all to educate the whole person and meet the needs of students, faculty and staff;</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Cultural, ethnic, racial, and gender diversity in the faculty, staff and student body, supported by practices and programs that embody the ideals of an open, democratic and global society;</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Technology to advance educational purposes, including instructional technology, student support services and distance education;</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Collaborative relationships with other system Institutions, state agencies, local schools and technical institutes, and business and industry, sharing physical, human, information, and other resources to expand and enhance programs and services to the citizens of Georgia.</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With other state universities in the University System of Georgia, Albany State University shares:</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commitment to excellence and responsiveness within a scope of influence defined by the needs of an area of the state, and by particularly outstanding programs or distinctive characteristics that have a magnet effect throughout the region or state;</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D03216" w:rsidRPr="00EE3456"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high quality general education program supporting a variety of disciplinary, interdisciplinary, and professional academic programming at the baccalaureate level, with selected Master’s and Education Specialist degrees, and selected Associate degree programs based on area need and/or inter-institutional collaborations;</w:t>
      </w:r>
    </w:p>
    <w:p w:rsidR="00D03216" w:rsidRPr="00EE3456" w:rsidRDefault="00D03216" w:rsidP="00D03216">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EE3456">
        <w:rPr>
          <w:rFonts w:ascii="Times New Roman" w:hAnsi="Times New Roman"/>
          <w:color w:val="191919"/>
          <w:sz w:val="18"/>
          <w:szCs w:val="18"/>
        </w:rPr>
        <w:t>Improving the quality of life of African-American males via the educational, research, intervention and service programs coordinated through the Center for the African-American Male.</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commitment to public service, continuing education, technical assistance, and economic development activities that address the needs, improve the quality of life, and raise the educational level within the University’s scope of influence;</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commitment to scholarly and creative work to enhance instructional effectiveness and to encourage faculty scholarly pursuits, and a commitment to applied research in selected areas of institutional strength and area need. While Albany State University shares much in common with other state universities, it is dedicated to preparing leaders for underserved populations and is committed to the following distinctive purposes:</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 xml:space="preserve"> Providing quality educational experiences for underserved populations in the region, state and nation;</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 xml:space="preserve"> Promoting and preserving the historical and culturally distinctive traditions which define African American culture;</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Offering of a comprehensive array of programs in health care services, community development, human disabilities, cultural enhancement, business and economic development, international trade and entrepreneurship;</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Graduating marketable students not only through technologically advanced academic programs but also through undergraduate research, studies abroad, internships, service learning and developmental pre-professional experiences;</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Improving the quality of life of African-American males via the educational, research, intervention and service programs coordinated through the Center for the African-American Male.</w:t>
      </w:r>
    </w:p>
    <w:p w:rsidR="000A7B93" w:rsidRPr="000A7B93" w:rsidRDefault="000A7B93" w:rsidP="000A7B93">
      <w:pPr>
        <w:pStyle w:val="ListParagraph"/>
        <w:widowControl w:val="0"/>
        <w:autoSpaceDE w:val="0"/>
        <w:autoSpaceDN w:val="0"/>
        <w:adjustRightInd w:val="0"/>
        <w:spacing w:before="8" w:after="0" w:line="170" w:lineRule="exact"/>
        <w:ind w:left="1710"/>
        <w:rPr>
          <w:rFonts w:ascii="Times New Roman" w:hAnsi="Times New Roman"/>
          <w:color w:val="000000"/>
          <w:sz w:val="17"/>
          <w:szCs w:val="17"/>
        </w:rPr>
      </w:pPr>
    </w:p>
    <w:p w:rsidR="00D03216" w:rsidRDefault="00D03216" w:rsidP="00D03216">
      <w:pPr>
        <w:widowControl w:val="0"/>
        <w:autoSpaceDE w:val="0"/>
        <w:autoSpaceDN w:val="0"/>
        <w:adjustRightInd w:val="0"/>
        <w:spacing w:after="0" w:line="200" w:lineRule="exact"/>
        <w:rPr>
          <w:rFonts w:ascii="Times New Roman" w:hAnsi="Times New Roman"/>
          <w:color w:val="000000"/>
          <w:sz w:val="20"/>
          <w:szCs w:val="20"/>
        </w:rPr>
      </w:pPr>
    </w:p>
    <w:p w:rsidR="000A7B93" w:rsidRDefault="000A7B93" w:rsidP="00D03216">
      <w:pPr>
        <w:widowControl w:val="0"/>
        <w:autoSpaceDE w:val="0"/>
        <w:autoSpaceDN w:val="0"/>
        <w:adjustRightInd w:val="0"/>
        <w:spacing w:after="0" w:line="200" w:lineRule="exact"/>
        <w:rPr>
          <w:rFonts w:ascii="Times New Roman" w:hAnsi="Times New Roman"/>
          <w:color w:val="000000"/>
          <w:sz w:val="20"/>
          <w:szCs w:val="20"/>
        </w:rPr>
      </w:pPr>
    </w:p>
    <w:p w:rsidR="000A7B93" w:rsidRDefault="000A7B93" w:rsidP="00D03216">
      <w:pPr>
        <w:widowControl w:val="0"/>
        <w:autoSpaceDE w:val="0"/>
        <w:autoSpaceDN w:val="0"/>
        <w:adjustRightInd w:val="0"/>
        <w:spacing w:after="0" w:line="200" w:lineRule="exact"/>
        <w:rPr>
          <w:rFonts w:ascii="Times New Roman" w:hAnsi="Times New Roman"/>
          <w:color w:val="000000"/>
          <w:sz w:val="20"/>
          <w:szCs w:val="20"/>
        </w:rPr>
      </w:pPr>
    </w:p>
    <w:p w:rsidR="00D03216" w:rsidRDefault="00D03216" w:rsidP="00D03216">
      <w:pPr>
        <w:pStyle w:val="Heading2"/>
        <w:spacing w:before="0"/>
        <w:ind w:left="180" w:right="130" w:firstLine="0"/>
        <w:rPr>
          <w:rFonts w:ascii="Times New Roman" w:hAnsi="Times New Roman"/>
          <w:color w:val="000000"/>
          <w:sz w:val="54"/>
          <w:szCs w:val="54"/>
        </w:rPr>
      </w:pPr>
      <w:bookmarkStart w:id="8" w:name="_Toc295558953"/>
      <w:bookmarkStart w:id="9" w:name="_Toc297152477"/>
      <w:r>
        <w:rPr>
          <w:rFonts w:ascii="Times New Roman" w:hAnsi="Times New Roman"/>
          <w:color w:val="191919"/>
          <w:sz w:val="72"/>
          <w:szCs w:val="72"/>
        </w:rPr>
        <w:lastRenderedPageBreak/>
        <w:t>H</w:t>
      </w:r>
      <w:r>
        <w:rPr>
          <w:rFonts w:ascii="Times New Roman" w:hAnsi="Times New Roman"/>
          <w:color w:val="191919"/>
          <w:sz w:val="54"/>
          <w:szCs w:val="54"/>
        </w:rPr>
        <w:t>IS</w:t>
      </w:r>
      <w:r>
        <w:rPr>
          <w:rFonts w:ascii="Times New Roman" w:hAnsi="Times New Roman"/>
          <w:color w:val="191919"/>
          <w:spacing w:val="-10"/>
          <w:sz w:val="54"/>
          <w:szCs w:val="54"/>
        </w:rPr>
        <w:t>T</w:t>
      </w:r>
      <w:r>
        <w:rPr>
          <w:rFonts w:ascii="Times New Roman" w:hAnsi="Times New Roman"/>
          <w:color w:val="191919"/>
          <w:sz w:val="54"/>
          <w:szCs w:val="54"/>
        </w:rPr>
        <w:t>O</w:t>
      </w:r>
      <w:r>
        <w:rPr>
          <w:rFonts w:ascii="Times New Roman" w:hAnsi="Times New Roman"/>
          <w:color w:val="191919"/>
          <w:spacing w:val="-30"/>
          <w:sz w:val="54"/>
          <w:szCs w:val="54"/>
        </w:rPr>
        <w:t>R</w:t>
      </w:r>
      <w:r>
        <w:rPr>
          <w:rFonts w:ascii="Times New Roman" w:hAnsi="Times New Roman"/>
          <w:color w:val="191919"/>
          <w:sz w:val="54"/>
          <w:szCs w:val="54"/>
        </w:rPr>
        <w:t>Y</w:t>
      </w:r>
      <w:bookmarkEnd w:id="8"/>
      <w:bookmarkEnd w:id="9"/>
      <w:r>
        <w:rPr>
          <w:rFonts w:ascii="Times New Roman" w:hAnsi="Times New Roman"/>
          <w:color w:val="191919"/>
          <w:sz w:val="54"/>
          <w:szCs w:val="54"/>
        </w:rPr>
        <w:t xml:space="preserve"> </w:t>
      </w:r>
    </w:p>
    <w:p w:rsidR="00D03216" w:rsidRDefault="00D03216" w:rsidP="00D03216">
      <w:pPr>
        <w:widowControl w:val="0"/>
        <w:autoSpaceDE w:val="0"/>
        <w:autoSpaceDN w:val="0"/>
        <w:adjustRightInd w:val="0"/>
        <w:spacing w:before="6" w:after="0" w:line="160" w:lineRule="exact"/>
        <w:ind w:left="180" w:right="130" w:firstLine="0"/>
        <w:rPr>
          <w:rFonts w:ascii="Times New Roman" w:hAnsi="Times New Roman"/>
          <w:color w:val="000000"/>
          <w:sz w:val="16"/>
          <w:szCs w:val="16"/>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Albany</w:t>
      </w:r>
      <w:r>
        <w:rPr>
          <w:rFonts w:ascii="Times New Roman" w:hAnsi="Times New Roman"/>
          <w:color w:val="191919"/>
          <w:spacing w:val="10"/>
          <w:sz w:val="18"/>
          <w:szCs w:val="18"/>
        </w:rPr>
        <w:t xml:space="preserve"> </w:t>
      </w:r>
      <w:r>
        <w:rPr>
          <w:rFonts w:ascii="Times New Roman" w:hAnsi="Times New Roman"/>
          <w:color w:val="191919"/>
          <w:sz w:val="18"/>
          <w:szCs w:val="18"/>
        </w:rPr>
        <w:t>State</w:t>
      </w:r>
      <w:r>
        <w:rPr>
          <w:rFonts w:ascii="Times New Roman" w:hAnsi="Times New Roman"/>
          <w:color w:val="191919"/>
          <w:spacing w:val="10"/>
          <w:sz w:val="18"/>
          <w:szCs w:val="18"/>
        </w:rPr>
        <w:t xml:space="preserve"> </w:t>
      </w:r>
      <w:r>
        <w:rPr>
          <w:rFonts w:ascii="Times New Roman" w:hAnsi="Times New Roman"/>
          <w:color w:val="191919"/>
          <w:sz w:val="18"/>
          <w:szCs w:val="18"/>
        </w:rPr>
        <w:t>Universit</w:t>
      </w:r>
      <w:r>
        <w:rPr>
          <w:rFonts w:ascii="Times New Roman" w:hAnsi="Times New Roman"/>
          <w:color w:val="191919"/>
          <w:spacing w:val="-11"/>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established</w:t>
      </w:r>
      <w:r>
        <w:rPr>
          <w:rFonts w:ascii="Times New Roman" w:hAnsi="Times New Roman"/>
          <w:color w:val="191919"/>
          <w:spacing w:val="10"/>
          <w:sz w:val="18"/>
          <w:szCs w:val="18"/>
        </w:rPr>
        <w:t xml:space="preserve"> </w:t>
      </w:r>
      <w:r>
        <w:rPr>
          <w:rFonts w:ascii="Times New Roman" w:hAnsi="Times New Roman"/>
          <w:color w:val="191919"/>
          <w:sz w:val="18"/>
          <w:szCs w:val="18"/>
        </w:rPr>
        <w:t>originally</w:t>
      </w:r>
      <w:r>
        <w:rPr>
          <w:rFonts w:ascii="Times New Roman" w:hAnsi="Times New Roman"/>
          <w:color w:val="191919"/>
          <w:spacing w:val="10"/>
          <w:sz w:val="18"/>
          <w:szCs w:val="18"/>
        </w:rPr>
        <w:t xml:space="preserve"> </w:t>
      </w:r>
      <w:r>
        <w:rPr>
          <w:rFonts w:ascii="Times New Roman" w:hAnsi="Times New Roman"/>
          <w:color w:val="191919"/>
          <w:sz w:val="18"/>
          <w:szCs w:val="18"/>
        </w:rPr>
        <w:t>as</w:t>
      </w:r>
      <w:r>
        <w:rPr>
          <w:rFonts w:ascii="Times New Roman" w:hAnsi="Times New Roman"/>
          <w:color w:val="191919"/>
          <w:spacing w:val="10"/>
          <w:sz w:val="18"/>
          <w:szCs w:val="18"/>
        </w:rPr>
        <w:t xml:space="preserve"> </w:t>
      </w:r>
      <w:r>
        <w:rPr>
          <w:rFonts w:ascii="Times New Roman" w:hAnsi="Times New Roman"/>
          <w:color w:val="191919"/>
          <w:sz w:val="18"/>
          <w:szCs w:val="18"/>
        </w:rPr>
        <w:t>the Albany</w:t>
      </w:r>
      <w:r>
        <w:rPr>
          <w:rFonts w:ascii="Times New Roman" w:hAnsi="Times New Roman"/>
          <w:color w:val="191919"/>
          <w:spacing w:val="10"/>
          <w:sz w:val="18"/>
          <w:szCs w:val="18"/>
        </w:rPr>
        <w:t xml:space="preserve"> </w:t>
      </w:r>
      <w:r>
        <w:rPr>
          <w:rFonts w:ascii="Times New Roman" w:hAnsi="Times New Roman"/>
          <w:color w:val="191919"/>
          <w:sz w:val="18"/>
          <w:szCs w:val="18"/>
        </w:rPr>
        <w:t>Bible</w:t>
      </w:r>
      <w:r>
        <w:rPr>
          <w:rFonts w:ascii="Times New Roman" w:hAnsi="Times New Roman"/>
          <w:color w:val="191919"/>
          <w:spacing w:val="10"/>
          <w:sz w:val="18"/>
          <w:szCs w:val="18"/>
        </w:rPr>
        <w:t xml:space="preserve"> </w:t>
      </w:r>
      <w:r>
        <w:rPr>
          <w:rFonts w:ascii="Times New Roman" w:hAnsi="Times New Roman"/>
          <w:color w:val="191919"/>
          <w:sz w:val="18"/>
          <w:szCs w:val="18"/>
        </w:rPr>
        <w:t>and</w:t>
      </w:r>
      <w:r>
        <w:rPr>
          <w:rFonts w:ascii="Times New Roman" w:hAnsi="Times New Roman"/>
          <w:color w:val="191919"/>
          <w:spacing w:val="10"/>
          <w:sz w:val="18"/>
          <w:szCs w:val="18"/>
        </w:rPr>
        <w:t xml:space="preserve"> </w:t>
      </w:r>
      <w:r>
        <w:rPr>
          <w:rFonts w:ascii="Times New Roman" w:hAnsi="Times New Roman"/>
          <w:color w:val="191919"/>
          <w:sz w:val="18"/>
          <w:szCs w:val="18"/>
        </w:rPr>
        <w:t>Manual</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raining</w:t>
      </w:r>
      <w:r>
        <w:rPr>
          <w:rFonts w:ascii="Times New Roman" w:hAnsi="Times New Roman"/>
          <w:color w:val="191919"/>
          <w:spacing w:val="10"/>
          <w:sz w:val="18"/>
          <w:szCs w:val="18"/>
        </w:rPr>
        <w:t xml:space="preserve"> </w:t>
      </w:r>
      <w:r>
        <w:rPr>
          <w:rFonts w:ascii="Times New Roman" w:hAnsi="Times New Roman"/>
          <w:color w:val="191919"/>
          <w:sz w:val="18"/>
          <w:szCs w:val="18"/>
        </w:rPr>
        <w:t>Institute</w:t>
      </w:r>
      <w:r>
        <w:rPr>
          <w:rFonts w:ascii="Times New Roman" w:hAnsi="Times New Roman"/>
          <w:color w:val="191919"/>
          <w:spacing w:val="10"/>
          <w:sz w:val="18"/>
          <w:szCs w:val="18"/>
        </w:rPr>
        <w:t xml:space="preserve"> </w:t>
      </w:r>
      <w:r>
        <w:rPr>
          <w:rFonts w:ascii="Times New Roman" w:hAnsi="Times New Roman"/>
          <w:color w:val="191919"/>
          <w:sz w:val="18"/>
          <w:szCs w:val="18"/>
        </w:rPr>
        <w:t>and</w:t>
      </w:r>
      <w:r>
        <w:rPr>
          <w:rFonts w:ascii="Times New Roman" w:hAnsi="Times New Roman"/>
          <w:color w:val="191919"/>
          <w:spacing w:val="10"/>
          <w:sz w:val="18"/>
          <w:szCs w:val="18"/>
        </w:rPr>
        <w:t xml:space="preserve"> </w:t>
      </w:r>
      <w:r>
        <w:rPr>
          <w:rFonts w:ascii="Times New Roman" w:hAnsi="Times New Roman"/>
          <w:color w:val="191919"/>
          <w:sz w:val="18"/>
          <w:szCs w:val="18"/>
        </w:rPr>
        <w:t>supported</w:t>
      </w:r>
      <w:r>
        <w:rPr>
          <w:rFonts w:ascii="Times New Roman" w:hAnsi="Times New Roman"/>
          <w:color w:val="191919"/>
          <w:spacing w:val="10"/>
          <w:sz w:val="18"/>
          <w:szCs w:val="18"/>
        </w:rPr>
        <w:t xml:space="preserve"> </w:t>
      </w:r>
      <w:r>
        <w:rPr>
          <w:rFonts w:ascii="Times New Roman" w:hAnsi="Times New Roman"/>
          <w:color w:val="191919"/>
          <w:sz w:val="18"/>
          <w:szCs w:val="18"/>
        </w:rPr>
        <w:t>by</w:t>
      </w:r>
      <w:r>
        <w:rPr>
          <w:rFonts w:ascii="Times New Roman" w:hAnsi="Times New Roman"/>
          <w:color w:val="191919"/>
          <w:spacing w:val="10"/>
          <w:sz w:val="18"/>
          <w:szCs w:val="18"/>
        </w:rPr>
        <w:t xml:space="preserve"> </w:t>
      </w:r>
      <w:r>
        <w:rPr>
          <w:rFonts w:ascii="Times New Roman" w:hAnsi="Times New Roman"/>
          <w:color w:val="191919"/>
          <w:sz w:val="18"/>
          <w:szCs w:val="18"/>
        </w:rPr>
        <w:t>private</w:t>
      </w:r>
      <w:r>
        <w:rPr>
          <w:rFonts w:ascii="Times New Roman" w:hAnsi="Times New Roman"/>
          <w:color w:val="191919"/>
          <w:spacing w:val="10"/>
          <w:sz w:val="18"/>
          <w:szCs w:val="18"/>
        </w:rPr>
        <w:t xml:space="preserve"> </w:t>
      </w:r>
      <w:r>
        <w:rPr>
          <w:rFonts w:ascii="Times New Roman" w:hAnsi="Times New Roman"/>
          <w:color w:val="191919"/>
          <w:sz w:val="18"/>
          <w:szCs w:val="18"/>
        </w:rPr>
        <w:t>and</w:t>
      </w:r>
      <w:r>
        <w:rPr>
          <w:rFonts w:ascii="Times New Roman" w:hAnsi="Times New Roman"/>
          <w:color w:val="191919"/>
          <w:spacing w:val="10"/>
          <w:sz w:val="18"/>
          <w:szCs w:val="18"/>
        </w:rPr>
        <w:t xml:space="preserve"> </w:t>
      </w:r>
      <w:r>
        <w:rPr>
          <w:rFonts w:ascii="Times New Roman" w:hAnsi="Times New Roman"/>
          <w:color w:val="191919"/>
          <w:sz w:val="18"/>
          <w:szCs w:val="18"/>
        </w:rPr>
        <w:t>religious o</w:t>
      </w:r>
      <w:r>
        <w:rPr>
          <w:rFonts w:ascii="Times New Roman" w:hAnsi="Times New Roman"/>
          <w:color w:val="191919"/>
          <w:spacing w:val="-3"/>
          <w:sz w:val="18"/>
          <w:szCs w:val="18"/>
        </w:rPr>
        <w:t>r</w:t>
      </w:r>
      <w:r>
        <w:rPr>
          <w:rFonts w:ascii="Times New Roman" w:hAnsi="Times New Roman"/>
          <w:color w:val="191919"/>
          <w:sz w:val="18"/>
          <w:szCs w:val="18"/>
        </w:rPr>
        <w:t>ganizations,</w:t>
      </w:r>
      <w:r>
        <w:rPr>
          <w:rFonts w:ascii="Times New Roman" w:hAnsi="Times New Roman"/>
          <w:color w:val="191919"/>
          <w:spacing w:val="5"/>
          <w:sz w:val="18"/>
          <w:szCs w:val="18"/>
        </w:rPr>
        <w:t xml:space="preserve"> </w:t>
      </w:r>
      <w:r>
        <w:rPr>
          <w:rFonts w:ascii="Times New Roman" w:hAnsi="Times New Roman"/>
          <w:color w:val="191919"/>
          <w:sz w:val="18"/>
          <w:szCs w:val="18"/>
        </w:rPr>
        <w:t>was</w:t>
      </w:r>
      <w:r>
        <w:rPr>
          <w:rFonts w:ascii="Times New Roman" w:hAnsi="Times New Roman"/>
          <w:color w:val="191919"/>
          <w:spacing w:val="4"/>
          <w:sz w:val="18"/>
          <w:szCs w:val="18"/>
        </w:rPr>
        <w:t xml:space="preserve"> </w:t>
      </w:r>
      <w:r>
        <w:rPr>
          <w:rFonts w:ascii="Times New Roman" w:hAnsi="Times New Roman"/>
          <w:color w:val="191919"/>
          <w:sz w:val="18"/>
          <w:szCs w:val="18"/>
        </w:rPr>
        <w:t>founded</w:t>
      </w:r>
      <w:r>
        <w:rPr>
          <w:rFonts w:ascii="Times New Roman" w:hAnsi="Times New Roman"/>
          <w:color w:val="191919"/>
          <w:spacing w:val="5"/>
          <w:sz w:val="18"/>
          <w:szCs w:val="18"/>
        </w:rPr>
        <w:t xml:space="preserve"> </w:t>
      </w:r>
      <w:r>
        <w:rPr>
          <w:rFonts w:ascii="Times New Roman" w:hAnsi="Times New Roman"/>
          <w:color w:val="191919"/>
          <w:sz w:val="18"/>
          <w:szCs w:val="18"/>
        </w:rPr>
        <w:t>in</w:t>
      </w:r>
      <w:r>
        <w:rPr>
          <w:rFonts w:ascii="Times New Roman" w:hAnsi="Times New Roman"/>
          <w:color w:val="191919"/>
          <w:spacing w:val="5"/>
          <w:sz w:val="18"/>
          <w:szCs w:val="18"/>
        </w:rPr>
        <w:t xml:space="preserve"> </w:t>
      </w:r>
      <w:r>
        <w:rPr>
          <w:rFonts w:ascii="Times New Roman" w:hAnsi="Times New Roman"/>
          <w:color w:val="191919"/>
          <w:sz w:val="18"/>
          <w:szCs w:val="18"/>
        </w:rPr>
        <w:t>1903</w:t>
      </w:r>
      <w:r>
        <w:rPr>
          <w:rFonts w:ascii="Times New Roman" w:hAnsi="Times New Roman"/>
          <w:color w:val="191919"/>
          <w:spacing w:val="4"/>
          <w:sz w:val="18"/>
          <w:szCs w:val="18"/>
        </w:rPr>
        <w:t xml:space="preserve"> </w:t>
      </w:r>
      <w:r>
        <w:rPr>
          <w:rFonts w:ascii="Times New Roman" w:hAnsi="Times New Roman"/>
          <w:color w:val="191919"/>
          <w:sz w:val="18"/>
          <w:szCs w:val="18"/>
        </w:rPr>
        <w:t>by</w:t>
      </w:r>
      <w:r>
        <w:rPr>
          <w:rFonts w:ascii="Times New Roman" w:hAnsi="Times New Roman"/>
          <w:color w:val="191919"/>
          <w:spacing w:val="4"/>
          <w:sz w:val="18"/>
          <w:szCs w:val="18"/>
        </w:rPr>
        <w:t xml:space="preserve"> </w:t>
      </w:r>
      <w:r>
        <w:rPr>
          <w:rFonts w:ascii="Times New Roman" w:hAnsi="Times New Roman"/>
          <w:color w:val="191919"/>
          <w:sz w:val="18"/>
          <w:szCs w:val="18"/>
        </w:rPr>
        <w:t>Joseph</w:t>
      </w:r>
      <w:r>
        <w:rPr>
          <w:rFonts w:ascii="Times New Roman" w:hAnsi="Times New Roman"/>
          <w:color w:val="191919"/>
          <w:spacing w:val="1"/>
          <w:sz w:val="18"/>
          <w:szCs w:val="18"/>
        </w:rPr>
        <w:t xml:space="preserve"> </w:t>
      </w:r>
      <w:r>
        <w:rPr>
          <w:rFonts w:ascii="Times New Roman" w:hAnsi="Times New Roman"/>
          <w:color w:val="191919"/>
          <w:spacing w:val="-7"/>
          <w:sz w:val="18"/>
          <w:szCs w:val="18"/>
        </w:rPr>
        <w:t>W</w:t>
      </w:r>
      <w:r>
        <w:rPr>
          <w:rFonts w:ascii="Times New Roman" w:hAnsi="Times New Roman"/>
          <w:color w:val="191919"/>
          <w:sz w:val="18"/>
          <w:szCs w:val="18"/>
        </w:rPr>
        <w:t>inthrop</w:t>
      </w:r>
      <w:r>
        <w:rPr>
          <w:rFonts w:ascii="Times New Roman" w:hAnsi="Times New Roman"/>
          <w:color w:val="191919"/>
          <w:spacing w:val="5"/>
          <w:sz w:val="18"/>
          <w:szCs w:val="18"/>
        </w:rPr>
        <w:t xml:space="preserve"> </w:t>
      </w:r>
      <w:r>
        <w:rPr>
          <w:rFonts w:ascii="Times New Roman" w:hAnsi="Times New Roman"/>
          <w:color w:val="191919"/>
          <w:sz w:val="18"/>
          <w:szCs w:val="18"/>
        </w:rPr>
        <w:t>Holle</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5"/>
          <w:sz w:val="18"/>
          <w:szCs w:val="18"/>
        </w:rPr>
        <w:t xml:space="preserve"> </w:t>
      </w:r>
      <w:r>
        <w:rPr>
          <w:rFonts w:ascii="Times New Roman" w:hAnsi="Times New Roman"/>
          <w:color w:val="191919"/>
          <w:sz w:val="18"/>
          <w:szCs w:val="18"/>
        </w:rPr>
        <w:t>Institute</w:t>
      </w:r>
      <w:r>
        <w:rPr>
          <w:rFonts w:ascii="Times New Roman" w:hAnsi="Times New Roman"/>
          <w:color w:val="191919"/>
          <w:spacing w:val="5"/>
          <w:sz w:val="18"/>
          <w:szCs w:val="18"/>
        </w:rPr>
        <w:t xml:space="preserve"> </w:t>
      </w:r>
      <w:r>
        <w:rPr>
          <w:rFonts w:ascii="Times New Roman" w:hAnsi="Times New Roman"/>
          <w:color w:val="191919"/>
          <w:sz w:val="18"/>
          <w:szCs w:val="18"/>
        </w:rPr>
        <w:t>provided</w:t>
      </w:r>
      <w:r>
        <w:rPr>
          <w:rFonts w:ascii="Times New Roman" w:hAnsi="Times New Roman"/>
          <w:color w:val="191919"/>
          <w:spacing w:val="5"/>
          <w:sz w:val="18"/>
          <w:szCs w:val="18"/>
        </w:rPr>
        <w:t xml:space="preserve"> </w:t>
      </w:r>
      <w:r>
        <w:rPr>
          <w:rFonts w:ascii="Times New Roman" w:hAnsi="Times New Roman"/>
          <w:color w:val="191919"/>
          <w:sz w:val="18"/>
          <w:szCs w:val="18"/>
        </w:rPr>
        <w:t>religious</w:t>
      </w:r>
      <w:r>
        <w:rPr>
          <w:rFonts w:ascii="Times New Roman" w:hAnsi="Times New Roman"/>
          <w:color w:val="191919"/>
          <w:spacing w:val="5"/>
          <w:sz w:val="18"/>
          <w:szCs w:val="18"/>
        </w:rPr>
        <w:t xml:space="preserve"> </w:t>
      </w:r>
      <w:r>
        <w:rPr>
          <w:rFonts w:ascii="Times New Roman" w:hAnsi="Times New Roman"/>
          <w:color w:val="191919"/>
          <w:sz w:val="18"/>
          <w:szCs w:val="18"/>
        </w:rPr>
        <w:t>and</w:t>
      </w:r>
      <w:r>
        <w:rPr>
          <w:rFonts w:ascii="Times New Roman" w:hAnsi="Times New Roman"/>
          <w:color w:val="191919"/>
          <w:spacing w:val="5"/>
          <w:sz w:val="18"/>
          <w:szCs w:val="18"/>
        </w:rPr>
        <w:t xml:space="preserve"> </w:t>
      </w:r>
      <w:r>
        <w:rPr>
          <w:rFonts w:ascii="Times New Roman" w:hAnsi="Times New Roman"/>
          <w:color w:val="191919"/>
          <w:sz w:val="18"/>
          <w:szCs w:val="18"/>
        </w:rPr>
        <w:t>manual</w:t>
      </w:r>
      <w:r>
        <w:rPr>
          <w:rFonts w:ascii="Times New Roman" w:hAnsi="Times New Roman"/>
          <w:color w:val="191919"/>
          <w:spacing w:val="5"/>
          <w:sz w:val="18"/>
          <w:szCs w:val="18"/>
        </w:rPr>
        <w:t xml:space="preserve"> </w:t>
      </w:r>
      <w:r>
        <w:rPr>
          <w:rFonts w:ascii="Times New Roman" w:hAnsi="Times New Roman"/>
          <w:color w:val="191919"/>
          <w:sz w:val="18"/>
          <w:szCs w:val="18"/>
        </w:rPr>
        <w:t>training</w:t>
      </w:r>
      <w:r>
        <w:rPr>
          <w:rFonts w:ascii="Times New Roman" w:hAnsi="Times New Roman"/>
          <w:color w:val="191919"/>
          <w:spacing w:val="5"/>
          <w:sz w:val="18"/>
          <w:szCs w:val="18"/>
        </w:rPr>
        <w:t xml:space="preserve"> </w:t>
      </w:r>
      <w:r>
        <w:rPr>
          <w:rFonts w:ascii="Times New Roman" w:hAnsi="Times New Roman"/>
          <w:color w:val="191919"/>
          <w:sz w:val="18"/>
          <w:szCs w:val="18"/>
        </w:rPr>
        <w:t>for</w:t>
      </w:r>
      <w:r>
        <w:rPr>
          <w:rFonts w:ascii="Times New Roman" w:hAnsi="Times New Roman"/>
          <w:color w:val="191919"/>
          <w:spacing w:val="-5"/>
          <w:sz w:val="18"/>
          <w:szCs w:val="18"/>
        </w:rPr>
        <w:t xml:space="preserve"> </w:t>
      </w:r>
      <w:r>
        <w:rPr>
          <w:rFonts w:ascii="Times New Roman" w:hAnsi="Times New Roman"/>
          <w:color w:val="191919"/>
          <w:sz w:val="18"/>
          <w:szCs w:val="18"/>
        </w:rPr>
        <w:t>African</w:t>
      </w:r>
      <w:r>
        <w:rPr>
          <w:rFonts w:ascii="Times New Roman" w:hAnsi="Times New Roman"/>
          <w:color w:val="191919"/>
          <w:spacing w:val="-6"/>
          <w:sz w:val="18"/>
          <w:szCs w:val="18"/>
        </w:rPr>
        <w:t xml:space="preserve"> </w:t>
      </w:r>
      <w:r>
        <w:rPr>
          <w:rFonts w:ascii="Times New Roman" w:hAnsi="Times New Roman"/>
          <w:color w:val="191919"/>
          <w:sz w:val="18"/>
          <w:szCs w:val="18"/>
        </w:rPr>
        <w:t>American youths</w:t>
      </w:r>
      <w:r>
        <w:rPr>
          <w:rFonts w:ascii="Times New Roman" w:hAnsi="Times New Roman"/>
          <w:color w:val="191919"/>
          <w:spacing w:val="3"/>
          <w:sz w:val="18"/>
          <w:szCs w:val="18"/>
        </w:rPr>
        <w:t xml:space="preserve"> </w:t>
      </w:r>
      <w:r>
        <w:rPr>
          <w:rFonts w:ascii="Times New Roman" w:hAnsi="Times New Roman"/>
          <w:color w:val="191919"/>
          <w:sz w:val="18"/>
          <w:szCs w:val="18"/>
        </w:rPr>
        <w:t>of</w:t>
      </w:r>
      <w:r>
        <w:rPr>
          <w:rFonts w:ascii="Times New Roman" w:hAnsi="Times New Roman"/>
          <w:color w:val="191919"/>
          <w:spacing w:val="3"/>
          <w:sz w:val="18"/>
          <w:szCs w:val="18"/>
        </w:rPr>
        <w:t xml:space="preserve"> </w:t>
      </w:r>
      <w:r>
        <w:rPr>
          <w:rFonts w:ascii="Times New Roman" w:hAnsi="Times New Roman"/>
          <w:color w:val="191919"/>
          <w:sz w:val="18"/>
          <w:szCs w:val="18"/>
        </w:rPr>
        <w:t>Southwest</w:t>
      </w:r>
      <w:r>
        <w:rPr>
          <w:rFonts w:ascii="Times New Roman" w:hAnsi="Times New Roman"/>
          <w:color w:val="191919"/>
          <w:spacing w:val="3"/>
          <w:sz w:val="18"/>
          <w:szCs w:val="18"/>
        </w:rPr>
        <w:t xml:space="preserve"> </w:t>
      </w:r>
      <w:r>
        <w:rPr>
          <w:rFonts w:ascii="Times New Roman" w:hAnsi="Times New Roman"/>
          <w:color w:val="191919"/>
          <w:sz w:val="18"/>
          <w:szCs w:val="18"/>
        </w:rPr>
        <w:t>Geo</w:t>
      </w:r>
      <w:r>
        <w:rPr>
          <w:rFonts w:ascii="Times New Roman" w:hAnsi="Times New Roman"/>
          <w:color w:val="191919"/>
          <w:spacing w:val="-3"/>
          <w:sz w:val="18"/>
          <w:szCs w:val="18"/>
        </w:rPr>
        <w:t>r</w:t>
      </w:r>
      <w:r>
        <w:rPr>
          <w:rFonts w:ascii="Times New Roman" w:hAnsi="Times New Roman"/>
          <w:color w:val="191919"/>
          <w:sz w:val="18"/>
          <w:szCs w:val="18"/>
        </w:rPr>
        <w:t>gia. The</w:t>
      </w:r>
      <w:r>
        <w:rPr>
          <w:rFonts w:ascii="Times New Roman" w:hAnsi="Times New Roman"/>
          <w:color w:val="191919"/>
          <w:spacing w:val="3"/>
          <w:sz w:val="18"/>
          <w:szCs w:val="18"/>
        </w:rPr>
        <w:t xml:space="preserve"> </w:t>
      </w:r>
      <w:r>
        <w:rPr>
          <w:rFonts w:ascii="Times New Roman" w:hAnsi="Times New Roman"/>
          <w:color w:val="191919"/>
          <w:sz w:val="18"/>
          <w:szCs w:val="18"/>
        </w:rPr>
        <w:t>mission</w:t>
      </w:r>
      <w:r>
        <w:rPr>
          <w:rFonts w:ascii="Times New Roman" w:hAnsi="Times New Roman"/>
          <w:color w:val="191919"/>
          <w:spacing w:val="3"/>
          <w:sz w:val="18"/>
          <w:szCs w:val="18"/>
        </w:rPr>
        <w:t xml:space="preserve"> </w:t>
      </w:r>
      <w:r>
        <w:rPr>
          <w:rFonts w:ascii="Times New Roman" w:hAnsi="Times New Roman"/>
          <w:color w:val="191919"/>
          <w:sz w:val="18"/>
          <w:szCs w:val="18"/>
        </w:rPr>
        <w:t>was</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3"/>
          <w:sz w:val="18"/>
          <w:szCs w:val="18"/>
        </w:rPr>
        <w:t xml:space="preserve"> </w:t>
      </w:r>
      <w:r>
        <w:rPr>
          <w:rFonts w:ascii="Times New Roman" w:hAnsi="Times New Roman"/>
          <w:color w:val="191919"/>
          <w:sz w:val="18"/>
          <w:szCs w:val="18"/>
        </w:rPr>
        <w:t>train</w:t>
      </w:r>
      <w:r>
        <w:rPr>
          <w:rFonts w:ascii="Times New Roman" w:hAnsi="Times New Roman"/>
          <w:color w:val="191919"/>
          <w:spacing w:val="3"/>
          <w:sz w:val="18"/>
          <w:szCs w:val="18"/>
        </w:rPr>
        <w:t xml:space="preserve"> </w:t>
      </w:r>
      <w:r>
        <w:rPr>
          <w:rFonts w:ascii="Times New Roman" w:hAnsi="Times New Roman"/>
          <w:color w:val="191919"/>
          <w:sz w:val="18"/>
          <w:szCs w:val="18"/>
        </w:rPr>
        <w:t>teachers</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3"/>
          <w:sz w:val="18"/>
          <w:szCs w:val="18"/>
        </w:rPr>
        <w:t xml:space="preserve"> </w:t>
      </w:r>
      <w:r>
        <w:rPr>
          <w:rFonts w:ascii="Times New Roman" w:hAnsi="Times New Roman"/>
          <w:color w:val="191919"/>
          <w:sz w:val="18"/>
          <w:szCs w:val="18"/>
        </w:rPr>
        <w:t>teach</w:t>
      </w:r>
      <w:r>
        <w:rPr>
          <w:rFonts w:ascii="Times New Roman" w:hAnsi="Times New Roman"/>
          <w:color w:val="191919"/>
          <w:spacing w:val="3"/>
          <w:sz w:val="18"/>
          <w:szCs w:val="18"/>
        </w:rPr>
        <w:t xml:space="preserve"> </w:t>
      </w:r>
      <w:r>
        <w:rPr>
          <w:rFonts w:ascii="Times New Roman" w:hAnsi="Times New Roman"/>
          <w:color w:val="191919"/>
          <w:sz w:val="18"/>
          <w:szCs w:val="18"/>
        </w:rPr>
        <w:t>basic</w:t>
      </w:r>
      <w:r>
        <w:rPr>
          <w:rFonts w:ascii="Times New Roman" w:hAnsi="Times New Roman"/>
          <w:color w:val="191919"/>
          <w:spacing w:val="3"/>
          <w:sz w:val="18"/>
          <w:szCs w:val="18"/>
        </w:rPr>
        <w:t xml:space="preserve"> </w:t>
      </w:r>
      <w:r>
        <w:rPr>
          <w:rFonts w:ascii="Times New Roman" w:hAnsi="Times New Roman"/>
          <w:color w:val="191919"/>
          <w:sz w:val="18"/>
          <w:szCs w:val="18"/>
        </w:rPr>
        <w:t>academic</w:t>
      </w:r>
      <w:r>
        <w:rPr>
          <w:rFonts w:ascii="Times New Roman" w:hAnsi="Times New Roman"/>
          <w:color w:val="191919"/>
          <w:spacing w:val="3"/>
          <w:sz w:val="18"/>
          <w:szCs w:val="18"/>
        </w:rPr>
        <w:t xml:space="preserve"> </w:t>
      </w:r>
      <w:r>
        <w:rPr>
          <w:rFonts w:ascii="Times New Roman" w:hAnsi="Times New Roman"/>
          <w:color w:val="191919"/>
          <w:sz w:val="18"/>
          <w:szCs w:val="18"/>
        </w:rPr>
        <w:t>skills</w:t>
      </w:r>
      <w:r>
        <w:rPr>
          <w:rFonts w:ascii="Times New Roman" w:hAnsi="Times New Roman"/>
          <w:color w:val="191919"/>
          <w:spacing w:val="3"/>
          <w:sz w:val="18"/>
          <w:szCs w:val="18"/>
        </w:rPr>
        <w:t xml:space="preserve"> </w:t>
      </w:r>
      <w:r>
        <w:rPr>
          <w:rFonts w:ascii="Times New Roman" w:hAnsi="Times New Roman"/>
          <w:color w:val="191919"/>
          <w:sz w:val="18"/>
          <w:szCs w:val="18"/>
        </w:rPr>
        <w:t>and</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3"/>
          <w:sz w:val="18"/>
          <w:szCs w:val="18"/>
        </w:rPr>
        <w:t xml:space="preserve"> </w:t>
      </w:r>
      <w:r>
        <w:rPr>
          <w:rFonts w:ascii="Times New Roman" w:hAnsi="Times New Roman"/>
          <w:color w:val="191919"/>
          <w:sz w:val="18"/>
          <w:szCs w:val="18"/>
        </w:rPr>
        <w:t>train</w:t>
      </w:r>
      <w:r>
        <w:rPr>
          <w:rFonts w:ascii="Times New Roman" w:hAnsi="Times New Roman"/>
          <w:color w:val="191919"/>
          <w:spacing w:val="3"/>
          <w:sz w:val="18"/>
          <w:szCs w:val="18"/>
        </w:rPr>
        <w:t xml:space="preserve"> </w:t>
      </w:r>
      <w:r>
        <w:rPr>
          <w:rFonts w:ascii="Times New Roman" w:hAnsi="Times New Roman"/>
          <w:color w:val="191919"/>
          <w:sz w:val="18"/>
          <w:szCs w:val="18"/>
        </w:rPr>
        <w:t>in</w:t>
      </w:r>
      <w:r>
        <w:rPr>
          <w:rFonts w:ascii="Times New Roman" w:hAnsi="Times New Roman"/>
          <w:color w:val="191919"/>
          <w:spacing w:val="3"/>
          <w:sz w:val="18"/>
          <w:szCs w:val="18"/>
        </w:rPr>
        <w:t xml:space="preserve"> </w:t>
      </w:r>
      <w:r>
        <w:rPr>
          <w:rFonts w:ascii="Times New Roman" w:hAnsi="Times New Roman"/>
          <w:color w:val="191919"/>
          <w:sz w:val="18"/>
          <w:szCs w:val="18"/>
        </w:rPr>
        <w:t>the</w:t>
      </w:r>
      <w:r>
        <w:rPr>
          <w:rFonts w:ascii="Times New Roman" w:hAnsi="Times New Roman"/>
          <w:color w:val="191919"/>
          <w:spacing w:val="3"/>
          <w:sz w:val="18"/>
          <w:szCs w:val="18"/>
        </w:rPr>
        <w:t xml:space="preserve"> </w:t>
      </w:r>
      <w:r>
        <w:rPr>
          <w:rFonts w:ascii="Times New Roman" w:hAnsi="Times New Roman"/>
          <w:color w:val="191919"/>
          <w:sz w:val="18"/>
          <w:szCs w:val="18"/>
        </w:rPr>
        <w:t>trades</w:t>
      </w:r>
      <w:r>
        <w:rPr>
          <w:rFonts w:ascii="Times New Roman" w:hAnsi="Times New Roman"/>
          <w:color w:val="191919"/>
          <w:spacing w:val="3"/>
          <w:sz w:val="18"/>
          <w:szCs w:val="18"/>
        </w:rPr>
        <w:t xml:space="preserve"> </w:t>
      </w:r>
      <w:r>
        <w:rPr>
          <w:rFonts w:ascii="Times New Roman" w:hAnsi="Times New Roman"/>
          <w:color w:val="191919"/>
          <w:sz w:val="18"/>
          <w:szCs w:val="18"/>
        </w:rPr>
        <w:t>and</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1"/>
          <w:sz w:val="18"/>
          <w:szCs w:val="18"/>
        </w:rPr>
        <w:t>n</w:t>
      </w:r>
      <w:r>
        <w:rPr>
          <w:rFonts w:ascii="Times New Roman" w:hAnsi="Times New Roman"/>
          <w:color w:val="191919"/>
          <w:sz w:val="18"/>
          <w:szCs w:val="18"/>
        </w:rPr>
        <w:t>dustries,</w:t>
      </w:r>
      <w:r>
        <w:rPr>
          <w:rFonts w:ascii="Times New Roman" w:hAnsi="Times New Roman"/>
          <w:color w:val="191919"/>
          <w:spacing w:val="3"/>
          <w:sz w:val="18"/>
          <w:szCs w:val="18"/>
        </w:rPr>
        <w:t xml:space="preserve"> </w:t>
      </w:r>
      <w:r>
        <w:rPr>
          <w:rFonts w:ascii="Times New Roman" w:hAnsi="Times New Roman"/>
          <w:color w:val="191919"/>
          <w:sz w:val="18"/>
          <w:szCs w:val="18"/>
        </w:rPr>
        <w:t>with special emphasis on domestic science and art.</w:t>
      </w:r>
      <w:r>
        <w:rPr>
          <w:rFonts w:ascii="Times New Roman" w:hAnsi="Times New Roman"/>
          <w:color w:val="191919"/>
          <w:spacing w:val="-3"/>
          <w:sz w:val="18"/>
          <w:szCs w:val="18"/>
        </w:rPr>
        <w:t xml:space="preserve"> </w:t>
      </w:r>
      <w:r>
        <w:rPr>
          <w:rFonts w:ascii="Times New Roman" w:hAnsi="Times New Roman"/>
          <w:color w:val="191919"/>
          <w:sz w:val="18"/>
          <w:szCs w:val="18"/>
        </w:rPr>
        <w:t>The Institute remained a privately supported Institution until 1917.</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In</w:t>
      </w:r>
      <w:r>
        <w:rPr>
          <w:rFonts w:ascii="Times New Roman" w:hAnsi="Times New Roman"/>
          <w:color w:val="191919"/>
          <w:spacing w:val="-4"/>
          <w:sz w:val="18"/>
          <w:szCs w:val="18"/>
        </w:rPr>
        <w:t xml:space="preserve"> </w:t>
      </w:r>
      <w:r>
        <w:rPr>
          <w:rFonts w:ascii="Times New Roman" w:hAnsi="Times New Roman"/>
          <w:color w:val="191919"/>
          <w:sz w:val="18"/>
          <w:szCs w:val="18"/>
        </w:rPr>
        <w:t>1917,</w:t>
      </w:r>
      <w:r>
        <w:rPr>
          <w:rFonts w:ascii="Times New Roman" w:hAnsi="Times New Roman"/>
          <w:color w:val="191919"/>
          <w:spacing w:val="-4"/>
          <w:sz w:val="18"/>
          <w:szCs w:val="18"/>
        </w:rPr>
        <w:t xml:space="preserve"> </w:t>
      </w:r>
      <w:r>
        <w:rPr>
          <w:rFonts w:ascii="Times New Roman" w:hAnsi="Times New Roman"/>
          <w:color w:val="191919"/>
          <w:sz w:val="18"/>
          <w:szCs w:val="18"/>
        </w:rPr>
        <w:t>the</w:t>
      </w:r>
      <w:r>
        <w:rPr>
          <w:rFonts w:ascii="Times New Roman" w:hAnsi="Times New Roman"/>
          <w:color w:val="191919"/>
          <w:spacing w:val="-4"/>
          <w:sz w:val="18"/>
          <w:szCs w:val="18"/>
        </w:rPr>
        <w:t xml:space="preserve"> </w:t>
      </w:r>
      <w:r>
        <w:rPr>
          <w:rFonts w:ascii="Times New Roman" w:hAnsi="Times New Roman"/>
          <w:color w:val="191919"/>
          <w:sz w:val="18"/>
          <w:szCs w:val="18"/>
        </w:rPr>
        <w:t>Institute</w:t>
      </w:r>
      <w:r>
        <w:rPr>
          <w:rFonts w:ascii="Times New Roman" w:hAnsi="Times New Roman"/>
          <w:color w:val="191919"/>
          <w:spacing w:val="-3"/>
          <w:sz w:val="18"/>
          <w:szCs w:val="18"/>
        </w:rPr>
        <w:t xml:space="preserve"> </w:t>
      </w:r>
      <w:r>
        <w:rPr>
          <w:rFonts w:ascii="Times New Roman" w:hAnsi="Times New Roman"/>
          <w:color w:val="191919"/>
          <w:sz w:val="18"/>
          <w:szCs w:val="18"/>
        </w:rPr>
        <w:t>became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state-supported,</w:t>
      </w:r>
      <w:r>
        <w:rPr>
          <w:rFonts w:ascii="Times New Roman" w:hAnsi="Times New Roman"/>
          <w:color w:val="191919"/>
          <w:spacing w:val="-3"/>
          <w:sz w:val="18"/>
          <w:szCs w:val="18"/>
        </w:rPr>
        <w:t xml:space="preserve"> </w:t>
      </w:r>
      <w:r>
        <w:rPr>
          <w:rFonts w:ascii="Times New Roman" w:hAnsi="Times New Roman"/>
          <w:color w:val="191919"/>
          <w:sz w:val="18"/>
          <w:szCs w:val="18"/>
        </w:rPr>
        <w:t>two-year</w:t>
      </w:r>
      <w:r>
        <w:rPr>
          <w:rFonts w:ascii="Times New Roman" w:hAnsi="Times New Roman"/>
          <w:color w:val="191919"/>
          <w:spacing w:val="-4"/>
          <w:sz w:val="18"/>
          <w:szCs w:val="18"/>
        </w:rPr>
        <w:t xml:space="preserve"> </w:t>
      </w:r>
      <w:r>
        <w:rPr>
          <w:rFonts w:ascii="Times New Roman" w:hAnsi="Times New Roman"/>
          <w:color w:val="191919"/>
          <w:sz w:val="18"/>
          <w:szCs w:val="18"/>
        </w:rPr>
        <w:t>college</w:t>
      </w:r>
      <w:r>
        <w:rPr>
          <w:rFonts w:ascii="Times New Roman" w:hAnsi="Times New Roman"/>
          <w:color w:val="191919"/>
          <w:spacing w:val="-3"/>
          <w:sz w:val="18"/>
          <w:szCs w:val="18"/>
        </w:rPr>
        <w:t xml:space="preserve"> </w:t>
      </w:r>
      <w:r>
        <w:rPr>
          <w:rFonts w:ascii="Times New Roman" w:hAnsi="Times New Roman"/>
          <w:color w:val="191919"/>
          <w:sz w:val="18"/>
          <w:szCs w:val="18"/>
        </w:rPr>
        <w:t>with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Board</w:t>
      </w:r>
      <w:r>
        <w:rPr>
          <w:rFonts w:ascii="Times New Roman" w:hAnsi="Times New Roman"/>
          <w:color w:val="191919"/>
          <w:spacing w:val="-4"/>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rustees,</w:t>
      </w:r>
      <w:r>
        <w:rPr>
          <w:rFonts w:ascii="Times New Roman" w:hAnsi="Times New Roman"/>
          <w:color w:val="191919"/>
          <w:spacing w:val="-4"/>
          <w:sz w:val="18"/>
          <w:szCs w:val="18"/>
        </w:rPr>
        <w:t xml:space="preserve"> </w:t>
      </w:r>
      <w:r>
        <w:rPr>
          <w:rFonts w:ascii="Times New Roman" w:hAnsi="Times New Roman"/>
          <w:color w:val="191919"/>
          <w:sz w:val="18"/>
          <w:szCs w:val="18"/>
        </w:rPr>
        <w:t>and</w:t>
      </w:r>
      <w:r>
        <w:rPr>
          <w:rFonts w:ascii="Times New Roman" w:hAnsi="Times New Roman"/>
          <w:color w:val="191919"/>
          <w:spacing w:val="-4"/>
          <w:sz w:val="18"/>
          <w:szCs w:val="18"/>
        </w:rPr>
        <w:t xml:space="preserve"> </w:t>
      </w:r>
      <w:r>
        <w:rPr>
          <w:rFonts w:ascii="Times New Roman" w:hAnsi="Times New Roman"/>
          <w:color w:val="191919"/>
          <w:sz w:val="18"/>
          <w:szCs w:val="18"/>
        </w:rPr>
        <w:t>its</w:t>
      </w:r>
      <w:r>
        <w:rPr>
          <w:rFonts w:ascii="Times New Roman" w:hAnsi="Times New Roman"/>
          <w:color w:val="191919"/>
          <w:spacing w:val="-4"/>
          <w:sz w:val="18"/>
          <w:szCs w:val="18"/>
        </w:rPr>
        <w:t xml:space="preserve"> </w:t>
      </w:r>
      <w:r>
        <w:rPr>
          <w:rFonts w:ascii="Times New Roman" w:hAnsi="Times New Roman"/>
          <w:color w:val="191919"/>
          <w:sz w:val="18"/>
          <w:szCs w:val="18"/>
        </w:rPr>
        <w:t>name</w:t>
      </w:r>
      <w:r>
        <w:rPr>
          <w:rFonts w:ascii="Times New Roman" w:hAnsi="Times New Roman"/>
          <w:color w:val="191919"/>
          <w:spacing w:val="-3"/>
          <w:sz w:val="18"/>
          <w:szCs w:val="18"/>
        </w:rPr>
        <w:t xml:space="preserve"> </w:t>
      </w:r>
      <w:r>
        <w:rPr>
          <w:rFonts w:ascii="Times New Roman" w:hAnsi="Times New Roman"/>
          <w:color w:val="191919"/>
          <w:sz w:val="18"/>
          <w:szCs w:val="18"/>
        </w:rPr>
        <w:t>was</w:t>
      </w:r>
      <w:r>
        <w:rPr>
          <w:rFonts w:ascii="Times New Roman" w:hAnsi="Times New Roman"/>
          <w:color w:val="191919"/>
          <w:spacing w:val="-4"/>
          <w:sz w:val="18"/>
          <w:szCs w:val="18"/>
        </w:rPr>
        <w:t xml:space="preserve"> </w:t>
      </w:r>
      <w:r>
        <w:rPr>
          <w:rFonts w:ascii="Times New Roman" w:hAnsi="Times New Roman"/>
          <w:color w:val="191919"/>
          <w:sz w:val="18"/>
          <w:szCs w:val="18"/>
        </w:rPr>
        <w:t>changed</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4"/>
          <w:sz w:val="18"/>
          <w:szCs w:val="18"/>
        </w:rPr>
        <w:t xml:space="preserve"> </w:t>
      </w:r>
      <w:r>
        <w:rPr>
          <w:rFonts w:ascii="Times New Roman" w:hAnsi="Times New Roman"/>
          <w:color w:val="191919"/>
          <w:sz w:val="18"/>
          <w:szCs w:val="18"/>
        </w:rPr>
        <w:t>Geo</w:t>
      </w:r>
      <w:r>
        <w:rPr>
          <w:rFonts w:ascii="Times New Roman" w:hAnsi="Times New Roman"/>
          <w:color w:val="191919"/>
          <w:spacing w:val="-3"/>
          <w:sz w:val="18"/>
          <w:szCs w:val="18"/>
        </w:rPr>
        <w:t>r</w:t>
      </w:r>
      <w:r>
        <w:rPr>
          <w:rFonts w:ascii="Times New Roman" w:hAnsi="Times New Roman"/>
          <w:color w:val="191919"/>
          <w:sz w:val="18"/>
          <w:szCs w:val="18"/>
        </w:rPr>
        <w:t>gia</w:t>
      </w:r>
      <w:r>
        <w:rPr>
          <w:rFonts w:ascii="Times New Roman" w:hAnsi="Times New Roman"/>
          <w:color w:val="191919"/>
          <w:spacing w:val="-5"/>
          <w:sz w:val="18"/>
          <w:szCs w:val="18"/>
        </w:rPr>
        <w:t xml:space="preserve"> </w:t>
      </w:r>
      <w:r>
        <w:rPr>
          <w:rFonts w:ascii="Times New Roman" w:hAnsi="Times New Roman"/>
          <w:color w:val="191919"/>
          <w:sz w:val="18"/>
          <w:szCs w:val="18"/>
        </w:rPr>
        <w:t>Normal</w:t>
      </w:r>
      <w:r>
        <w:rPr>
          <w:rFonts w:ascii="Times New Roman" w:hAnsi="Times New Roman"/>
          <w:color w:val="191919"/>
          <w:spacing w:val="-4"/>
          <w:sz w:val="18"/>
          <w:szCs w:val="18"/>
        </w:rPr>
        <w:t xml:space="preserve"> </w:t>
      </w:r>
      <w:r>
        <w:rPr>
          <w:rFonts w:ascii="Times New Roman" w:hAnsi="Times New Roman"/>
          <w:color w:val="191919"/>
          <w:sz w:val="18"/>
          <w:szCs w:val="18"/>
        </w:rPr>
        <w:t>and Agricultural</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fering</w:t>
      </w:r>
      <w:r>
        <w:rPr>
          <w:rFonts w:ascii="Times New Roman" w:hAnsi="Times New Roman"/>
          <w:color w:val="191919"/>
          <w:spacing w:val="1"/>
          <w:sz w:val="18"/>
          <w:szCs w:val="18"/>
        </w:rPr>
        <w:t xml:space="preserve"> </w:t>
      </w:r>
      <w:r>
        <w:rPr>
          <w:rFonts w:ascii="Times New Roman" w:hAnsi="Times New Roman"/>
          <w:color w:val="191919"/>
          <w:sz w:val="18"/>
          <w:szCs w:val="18"/>
        </w:rPr>
        <w:t>only</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z w:val="18"/>
          <w:szCs w:val="18"/>
        </w:rPr>
        <w:t>limited</w:t>
      </w:r>
      <w:r>
        <w:rPr>
          <w:rFonts w:ascii="Times New Roman" w:hAnsi="Times New Roman"/>
          <w:color w:val="191919"/>
          <w:spacing w:val="1"/>
          <w:sz w:val="18"/>
          <w:szCs w:val="18"/>
        </w:rPr>
        <w:t xml:space="preserve"> </w:t>
      </w:r>
      <w:r>
        <w:rPr>
          <w:rFonts w:ascii="Times New Roman" w:hAnsi="Times New Roman"/>
          <w:color w:val="191919"/>
          <w:sz w:val="18"/>
          <w:szCs w:val="18"/>
        </w:rPr>
        <w:t>program</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agriculture,</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viewed</w:t>
      </w:r>
      <w:r>
        <w:rPr>
          <w:rFonts w:ascii="Times New Roman" w:hAnsi="Times New Roman"/>
          <w:color w:val="191919"/>
          <w:spacing w:val="1"/>
          <w:sz w:val="18"/>
          <w:szCs w:val="18"/>
        </w:rPr>
        <w:t xml:space="preserve"> </w:t>
      </w:r>
      <w:r>
        <w:rPr>
          <w:rFonts w:ascii="Times New Roman" w:hAnsi="Times New Roman"/>
          <w:color w:val="191919"/>
          <w:sz w:val="18"/>
          <w:szCs w:val="18"/>
        </w:rPr>
        <w:t>as</w:t>
      </w:r>
      <w:r>
        <w:rPr>
          <w:rFonts w:ascii="Times New Roman" w:hAnsi="Times New Roman"/>
          <w:color w:val="191919"/>
          <w:spacing w:val="1"/>
          <w:sz w:val="18"/>
          <w:szCs w:val="18"/>
        </w:rPr>
        <w:t xml:space="preserve"> </w:t>
      </w:r>
      <w:r>
        <w:rPr>
          <w:rFonts w:ascii="Times New Roman" w:hAnsi="Times New Roman"/>
          <w:color w:val="191919"/>
          <w:sz w:val="18"/>
          <w:szCs w:val="18"/>
        </w:rPr>
        <w:t>its</w:t>
      </w:r>
      <w:r>
        <w:rPr>
          <w:rFonts w:ascii="Times New Roman" w:hAnsi="Times New Roman"/>
          <w:color w:val="191919"/>
          <w:spacing w:val="1"/>
          <w:sz w:val="18"/>
          <w:szCs w:val="18"/>
        </w:rPr>
        <w:t xml:space="preserve"> </w:t>
      </w:r>
      <w:r>
        <w:rPr>
          <w:rFonts w:ascii="Times New Roman" w:hAnsi="Times New Roman"/>
          <w:color w:val="191919"/>
          <w:sz w:val="18"/>
          <w:szCs w:val="18"/>
        </w:rPr>
        <w:t>primary</w:t>
      </w:r>
      <w:r>
        <w:rPr>
          <w:rFonts w:ascii="Times New Roman" w:hAnsi="Times New Roman"/>
          <w:color w:val="191919"/>
          <w:spacing w:val="1"/>
          <w:sz w:val="18"/>
          <w:szCs w:val="18"/>
        </w:rPr>
        <w:t xml:space="preserve"> </w:t>
      </w:r>
      <w:r>
        <w:rPr>
          <w:rFonts w:ascii="Times New Roman" w:hAnsi="Times New Roman"/>
          <w:color w:val="191919"/>
          <w:sz w:val="18"/>
          <w:szCs w:val="18"/>
        </w:rPr>
        <w:t>purpose</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training</w:t>
      </w:r>
      <w:r>
        <w:rPr>
          <w:rFonts w:ascii="Times New Roman" w:hAnsi="Times New Roman"/>
          <w:color w:val="191919"/>
          <w:spacing w:val="1"/>
          <w:sz w:val="18"/>
          <w:szCs w:val="18"/>
        </w:rPr>
        <w:t xml:space="preserve"> </w:t>
      </w:r>
      <w:r>
        <w:rPr>
          <w:rFonts w:ascii="Times New Roman" w:hAnsi="Times New Roman"/>
          <w:color w:val="191919"/>
          <w:sz w:val="18"/>
          <w:szCs w:val="18"/>
        </w:rPr>
        <w:t>of elementary teachers.</w:t>
      </w:r>
      <w:r>
        <w:rPr>
          <w:rFonts w:ascii="Times New Roman" w:hAnsi="Times New Roman"/>
          <w:color w:val="191919"/>
          <w:spacing w:val="-7"/>
          <w:sz w:val="18"/>
          <w:szCs w:val="18"/>
        </w:rPr>
        <w:t xml:space="preserve"> </w:t>
      </w:r>
      <w:r>
        <w:rPr>
          <w:rFonts w:ascii="Times New Roman" w:hAnsi="Times New Roman"/>
          <w:color w:val="191919"/>
          <w:sz w:val="18"/>
          <w:szCs w:val="18"/>
        </w:rPr>
        <w:t>In</w:t>
      </w:r>
      <w:r>
        <w:rPr>
          <w:rFonts w:ascii="Times New Roman" w:hAnsi="Times New Roman"/>
          <w:color w:val="191919"/>
          <w:spacing w:val="-7"/>
          <w:sz w:val="18"/>
          <w:szCs w:val="18"/>
        </w:rPr>
        <w:t xml:space="preserve"> </w:t>
      </w:r>
      <w:r>
        <w:rPr>
          <w:rFonts w:ascii="Times New Roman" w:hAnsi="Times New Roman"/>
          <w:color w:val="191919"/>
          <w:sz w:val="18"/>
          <w:szCs w:val="18"/>
        </w:rPr>
        <w:t>1932,</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Board</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Regents</w:t>
      </w:r>
      <w:r>
        <w:rPr>
          <w:rFonts w:ascii="Times New Roman" w:hAnsi="Times New Roman"/>
          <w:color w:val="191919"/>
          <w:spacing w:val="-7"/>
          <w:sz w:val="18"/>
          <w:szCs w:val="18"/>
        </w:rPr>
        <w:t xml:space="preserve"> </w:t>
      </w:r>
      <w:r>
        <w:rPr>
          <w:rFonts w:ascii="Times New Roman" w:hAnsi="Times New Roman"/>
          <w:color w:val="191919"/>
          <w:sz w:val="18"/>
          <w:szCs w:val="18"/>
        </w:rPr>
        <w:t>was</w:t>
      </w:r>
      <w:r>
        <w:rPr>
          <w:rFonts w:ascii="Times New Roman" w:hAnsi="Times New Roman"/>
          <w:color w:val="191919"/>
          <w:spacing w:val="-7"/>
          <w:sz w:val="18"/>
          <w:szCs w:val="18"/>
        </w:rPr>
        <w:t xml:space="preserve"> </w:t>
      </w:r>
      <w:r>
        <w:rPr>
          <w:rFonts w:ascii="Times New Roman" w:hAnsi="Times New Roman"/>
          <w:color w:val="191919"/>
          <w:sz w:val="18"/>
          <w:szCs w:val="18"/>
        </w:rPr>
        <w:t>established,</w:t>
      </w:r>
      <w:r>
        <w:rPr>
          <w:rFonts w:ascii="Times New Roman" w:hAnsi="Times New Roman"/>
          <w:color w:val="191919"/>
          <w:spacing w:val="-7"/>
          <w:sz w:val="18"/>
          <w:szCs w:val="18"/>
        </w:rPr>
        <w:t xml:space="preserve"> </w:t>
      </w:r>
      <w:r>
        <w:rPr>
          <w:rFonts w:ascii="Times New Roman" w:hAnsi="Times New Roman"/>
          <w:color w:val="191919"/>
          <w:sz w:val="18"/>
          <w:szCs w:val="18"/>
        </w:rPr>
        <w:t>and</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became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z w:val="18"/>
          <w:szCs w:val="18"/>
        </w:rPr>
        <w:t>part</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newly</w:t>
      </w:r>
      <w:r>
        <w:rPr>
          <w:rFonts w:ascii="Times New Roman" w:hAnsi="Times New Roman"/>
          <w:color w:val="191919"/>
          <w:spacing w:val="-7"/>
          <w:sz w:val="18"/>
          <w:szCs w:val="18"/>
        </w:rPr>
        <w:t xml:space="preserve"> </w:t>
      </w:r>
      <w:r>
        <w:rPr>
          <w:rFonts w:ascii="Times New Roman" w:hAnsi="Times New Roman"/>
          <w:color w:val="191919"/>
          <w:sz w:val="18"/>
          <w:szCs w:val="18"/>
        </w:rPr>
        <w:t>established</w:t>
      </w:r>
      <w:r>
        <w:rPr>
          <w:rFonts w:ascii="Times New Roman" w:hAnsi="Times New Roman"/>
          <w:color w:val="191919"/>
          <w:spacing w:val="-7"/>
          <w:sz w:val="18"/>
          <w:szCs w:val="18"/>
        </w:rPr>
        <w:t xml:space="preserve"> </w:t>
      </w:r>
      <w:r>
        <w:rPr>
          <w:rFonts w:ascii="Times New Roman" w:hAnsi="Times New Roman"/>
          <w:color w:val="191919"/>
          <w:sz w:val="18"/>
          <w:szCs w:val="18"/>
        </w:rPr>
        <w:t>University</w:t>
      </w:r>
      <w:r>
        <w:rPr>
          <w:rFonts w:ascii="Times New Roman" w:hAnsi="Times New Roman"/>
          <w:color w:val="191919"/>
          <w:spacing w:val="-7"/>
          <w:sz w:val="18"/>
          <w:szCs w:val="18"/>
        </w:rPr>
        <w:t xml:space="preserve"> </w:t>
      </w:r>
      <w:r>
        <w:rPr>
          <w:rFonts w:ascii="Times New Roman" w:hAnsi="Times New Roman"/>
          <w:color w:val="191919"/>
          <w:sz w:val="18"/>
          <w:szCs w:val="18"/>
        </w:rPr>
        <w:t>Sys</w:t>
      </w:r>
      <w:r>
        <w:rPr>
          <w:rFonts w:ascii="Times New Roman" w:hAnsi="Times New Roman"/>
          <w:color w:val="191919"/>
          <w:spacing w:val="-2"/>
          <w:sz w:val="18"/>
          <w:szCs w:val="18"/>
        </w:rPr>
        <w:t>t</w:t>
      </w:r>
      <w:r>
        <w:rPr>
          <w:rFonts w:ascii="Times New Roman" w:hAnsi="Times New Roman"/>
          <w:color w:val="191919"/>
          <w:sz w:val="18"/>
          <w:szCs w:val="18"/>
        </w:rPr>
        <w:t>em</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Geo</w:t>
      </w:r>
      <w:r>
        <w:rPr>
          <w:rFonts w:ascii="Times New Roman" w:hAnsi="Times New Roman"/>
          <w:color w:val="191919"/>
          <w:spacing w:val="-4"/>
          <w:sz w:val="18"/>
          <w:szCs w:val="18"/>
        </w:rPr>
        <w:t>r</w:t>
      </w:r>
      <w:r>
        <w:rPr>
          <w:rFonts w:ascii="Times New Roman" w:hAnsi="Times New Roman"/>
          <w:color w:val="191919"/>
          <w:sz w:val="18"/>
          <w:szCs w:val="18"/>
        </w:rPr>
        <w:t>gia.</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In</w:t>
      </w:r>
      <w:r>
        <w:rPr>
          <w:rFonts w:ascii="Times New Roman" w:hAnsi="Times New Roman"/>
          <w:color w:val="191919"/>
          <w:spacing w:val="-7"/>
          <w:sz w:val="18"/>
          <w:szCs w:val="18"/>
        </w:rPr>
        <w:t xml:space="preserve"> </w:t>
      </w:r>
      <w:r>
        <w:rPr>
          <w:rFonts w:ascii="Times New Roman" w:hAnsi="Times New Roman"/>
          <w:color w:val="191919"/>
          <w:sz w:val="18"/>
          <w:szCs w:val="18"/>
        </w:rPr>
        <w:t>order</w:t>
      </w:r>
      <w:r>
        <w:rPr>
          <w:rFonts w:ascii="Times New Roman" w:hAnsi="Times New Roman"/>
          <w:color w:val="191919"/>
          <w:spacing w:val="-7"/>
          <w:sz w:val="18"/>
          <w:szCs w:val="18"/>
        </w:rPr>
        <w:t xml:space="preserve"> </w:t>
      </w:r>
      <w:r>
        <w:rPr>
          <w:rFonts w:ascii="Times New Roman" w:hAnsi="Times New Roman"/>
          <w:color w:val="191919"/>
          <w:sz w:val="18"/>
          <w:szCs w:val="18"/>
        </w:rPr>
        <w:t>to</w:t>
      </w:r>
      <w:r>
        <w:rPr>
          <w:rFonts w:ascii="Times New Roman" w:hAnsi="Times New Roman"/>
          <w:color w:val="191919"/>
          <w:spacing w:val="-7"/>
          <w:sz w:val="18"/>
          <w:szCs w:val="18"/>
        </w:rPr>
        <w:t xml:space="preserve"> </w:t>
      </w:r>
      <w:r>
        <w:rPr>
          <w:rFonts w:ascii="Times New Roman" w:hAnsi="Times New Roman"/>
          <w:color w:val="191919"/>
          <w:sz w:val="18"/>
          <w:szCs w:val="18"/>
        </w:rPr>
        <w:t>meet</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changing</w:t>
      </w:r>
      <w:r>
        <w:rPr>
          <w:rFonts w:ascii="Times New Roman" w:hAnsi="Times New Roman"/>
          <w:color w:val="191919"/>
          <w:spacing w:val="-7"/>
          <w:sz w:val="18"/>
          <w:szCs w:val="18"/>
        </w:rPr>
        <w:t xml:space="preserve"> </w:t>
      </w:r>
      <w:r>
        <w:rPr>
          <w:rFonts w:ascii="Times New Roman" w:hAnsi="Times New Roman"/>
          <w:color w:val="191919"/>
          <w:sz w:val="18"/>
          <w:szCs w:val="18"/>
        </w:rPr>
        <w:t>needs</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societ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mission</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was</w:t>
      </w:r>
      <w:r>
        <w:rPr>
          <w:rFonts w:ascii="Times New Roman" w:hAnsi="Times New Roman"/>
          <w:color w:val="191919"/>
          <w:spacing w:val="-7"/>
          <w:sz w:val="18"/>
          <w:szCs w:val="18"/>
        </w:rPr>
        <w:t xml:space="preserve"> </w:t>
      </w:r>
      <w:r>
        <w:rPr>
          <w:rFonts w:ascii="Times New Roman" w:hAnsi="Times New Roman"/>
          <w:color w:val="191919"/>
          <w:sz w:val="18"/>
          <w:szCs w:val="18"/>
        </w:rPr>
        <w:t>expanded</w:t>
      </w:r>
      <w:r>
        <w:rPr>
          <w:rFonts w:ascii="Times New Roman" w:hAnsi="Times New Roman"/>
          <w:color w:val="191919"/>
          <w:spacing w:val="-7"/>
          <w:sz w:val="18"/>
          <w:szCs w:val="18"/>
        </w:rPr>
        <w:t xml:space="preserve"> </w:t>
      </w:r>
      <w:r>
        <w:rPr>
          <w:rFonts w:ascii="Times New Roman" w:hAnsi="Times New Roman"/>
          <w:color w:val="191919"/>
          <w:sz w:val="18"/>
          <w:szCs w:val="18"/>
        </w:rPr>
        <w:t>in</w:t>
      </w:r>
      <w:r>
        <w:rPr>
          <w:rFonts w:ascii="Times New Roman" w:hAnsi="Times New Roman"/>
          <w:color w:val="191919"/>
          <w:spacing w:val="-7"/>
          <w:sz w:val="18"/>
          <w:szCs w:val="18"/>
        </w:rPr>
        <w:t xml:space="preserve"> </w:t>
      </w:r>
      <w:r>
        <w:rPr>
          <w:rFonts w:ascii="Times New Roman" w:hAnsi="Times New Roman"/>
          <w:color w:val="191919"/>
          <w:sz w:val="18"/>
          <w:szCs w:val="18"/>
        </w:rPr>
        <w:t>1943,</w:t>
      </w:r>
      <w:r>
        <w:rPr>
          <w:rFonts w:ascii="Times New Roman" w:hAnsi="Times New Roman"/>
          <w:color w:val="191919"/>
          <w:spacing w:val="-7"/>
          <w:sz w:val="18"/>
          <w:szCs w:val="18"/>
        </w:rPr>
        <w:t xml:space="preserve"> </w:t>
      </w:r>
      <w:r>
        <w:rPr>
          <w:rFonts w:ascii="Times New Roman" w:hAnsi="Times New Roman"/>
          <w:color w:val="191919"/>
          <w:sz w:val="18"/>
          <w:szCs w:val="18"/>
        </w:rPr>
        <w:t>and</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was</w:t>
      </w:r>
      <w:r>
        <w:rPr>
          <w:rFonts w:ascii="Times New Roman" w:hAnsi="Times New Roman"/>
          <w:color w:val="191919"/>
          <w:spacing w:val="-7"/>
          <w:sz w:val="18"/>
          <w:szCs w:val="18"/>
        </w:rPr>
        <w:t xml:space="preserve"> </w:t>
      </w:r>
      <w:r>
        <w:rPr>
          <w:rFonts w:ascii="Times New Roman" w:hAnsi="Times New Roman"/>
          <w:color w:val="191919"/>
          <w:sz w:val="18"/>
          <w:szCs w:val="18"/>
        </w:rPr>
        <w:t>granted</w:t>
      </w:r>
      <w:r>
        <w:rPr>
          <w:rFonts w:ascii="Times New Roman" w:hAnsi="Times New Roman"/>
          <w:color w:val="191919"/>
          <w:spacing w:val="-7"/>
          <w:sz w:val="18"/>
          <w:szCs w:val="18"/>
        </w:rPr>
        <w:t xml:space="preserve"> </w:t>
      </w:r>
      <w:r>
        <w:rPr>
          <w:rFonts w:ascii="Times New Roman" w:hAnsi="Times New Roman"/>
          <w:color w:val="191919"/>
          <w:sz w:val="18"/>
          <w:szCs w:val="18"/>
        </w:rPr>
        <w:t>f</w:t>
      </w:r>
      <w:r>
        <w:rPr>
          <w:rFonts w:ascii="Times New Roman" w:hAnsi="Times New Roman"/>
          <w:color w:val="191919"/>
          <w:spacing w:val="-1"/>
          <w:sz w:val="18"/>
          <w:szCs w:val="18"/>
        </w:rPr>
        <w:t>o</w:t>
      </w:r>
      <w:r>
        <w:rPr>
          <w:rFonts w:ascii="Times New Roman" w:hAnsi="Times New Roman"/>
          <w:color w:val="191919"/>
          <w:sz w:val="18"/>
          <w:szCs w:val="18"/>
        </w:rPr>
        <w:t>u</w:t>
      </w:r>
      <w:r>
        <w:rPr>
          <w:rFonts w:ascii="Times New Roman" w:hAnsi="Times New Roman"/>
          <w:color w:val="191919"/>
          <w:spacing w:val="-4"/>
          <w:sz w:val="18"/>
          <w:szCs w:val="18"/>
        </w:rPr>
        <w:t>r</w:t>
      </w:r>
      <w:r>
        <w:rPr>
          <w:rFonts w:ascii="Times New Roman" w:hAnsi="Times New Roman"/>
          <w:color w:val="191919"/>
          <w:sz w:val="18"/>
          <w:szCs w:val="18"/>
        </w:rPr>
        <w:t>-year</w:t>
      </w:r>
      <w:r>
        <w:rPr>
          <w:rFonts w:ascii="Times New Roman" w:hAnsi="Times New Roman"/>
          <w:color w:val="191919"/>
          <w:spacing w:val="-7"/>
          <w:sz w:val="18"/>
          <w:szCs w:val="18"/>
        </w:rPr>
        <w:t xml:space="preserve"> </w:t>
      </w:r>
      <w:r>
        <w:rPr>
          <w:rFonts w:ascii="Times New Roman" w:hAnsi="Times New Roman"/>
          <w:color w:val="191919"/>
          <w:sz w:val="18"/>
          <w:szCs w:val="18"/>
        </w:rPr>
        <w:t>status and</w:t>
      </w:r>
      <w:r>
        <w:rPr>
          <w:rFonts w:ascii="Times New Roman" w:hAnsi="Times New Roman"/>
          <w:color w:val="191919"/>
          <w:spacing w:val="9"/>
          <w:sz w:val="18"/>
          <w:szCs w:val="18"/>
        </w:rPr>
        <w:t xml:space="preserve"> </w:t>
      </w:r>
      <w:r>
        <w:rPr>
          <w:rFonts w:ascii="Times New Roman" w:hAnsi="Times New Roman"/>
          <w:color w:val="191919"/>
          <w:sz w:val="18"/>
          <w:szCs w:val="18"/>
        </w:rPr>
        <w:t>authorized</w:t>
      </w:r>
      <w:r>
        <w:rPr>
          <w:rFonts w:ascii="Times New Roman" w:hAnsi="Times New Roman"/>
          <w:color w:val="191919"/>
          <w:spacing w:val="9"/>
          <w:sz w:val="18"/>
          <w:szCs w:val="18"/>
        </w:rPr>
        <w:t xml:space="preserve"> </w:t>
      </w:r>
      <w:r>
        <w:rPr>
          <w:rFonts w:ascii="Times New Roman" w:hAnsi="Times New Roman"/>
          <w:color w:val="191919"/>
          <w:sz w:val="18"/>
          <w:szCs w:val="18"/>
        </w:rPr>
        <w:t>to</w:t>
      </w:r>
      <w:r>
        <w:rPr>
          <w:rFonts w:ascii="Times New Roman" w:hAnsi="Times New Roman"/>
          <w:color w:val="191919"/>
          <w:spacing w:val="9"/>
          <w:sz w:val="18"/>
          <w:szCs w:val="18"/>
        </w:rPr>
        <w:t xml:space="preserve"> </w:t>
      </w:r>
      <w:r>
        <w:rPr>
          <w:rFonts w:ascii="Times New Roman" w:hAnsi="Times New Roman"/>
          <w:color w:val="191919"/>
          <w:sz w:val="18"/>
          <w:szCs w:val="18"/>
        </w:rPr>
        <w:t>confer</w:t>
      </w:r>
      <w:r>
        <w:rPr>
          <w:rFonts w:ascii="Times New Roman" w:hAnsi="Times New Roman"/>
          <w:color w:val="191919"/>
          <w:spacing w:val="9"/>
          <w:sz w:val="18"/>
          <w:szCs w:val="18"/>
        </w:rPr>
        <w:t xml:space="preserve"> </w:t>
      </w:r>
      <w:r>
        <w:rPr>
          <w:rFonts w:ascii="Times New Roman" w:hAnsi="Times New Roman"/>
          <w:color w:val="191919"/>
          <w:sz w:val="18"/>
          <w:szCs w:val="18"/>
        </w:rPr>
        <w:t>the</w:t>
      </w:r>
      <w:r>
        <w:rPr>
          <w:rFonts w:ascii="Times New Roman" w:hAnsi="Times New Roman"/>
          <w:color w:val="191919"/>
          <w:spacing w:val="9"/>
          <w:sz w:val="18"/>
          <w:szCs w:val="18"/>
        </w:rPr>
        <w:t xml:space="preserve"> </w:t>
      </w:r>
      <w:r>
        <w:rPr>
          <w:rFonts w:ascii="Times New Roman" w:hAnsi="Times New Roman"/>
          <w:color w:val="191919"/>
          <w:sz w:val="18"/>
          <w:szCs w:val="18"/>
        </w:rPr>
        <w:t>bachelo</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z w:val="18"/>
          <w:szCs w:val="18"/>
        </w:rPr>
        <w:t>degree</w:t>
      </w:r>
      <w:r>
        <w:rPr>
          <w:rFonts w:ascii="Times New Roman" w:hAnsi="Times New Roman"/>
          <w:color w:val="191919"/>
          <w:spacing w:val="9"/>
          <w:sz w:val="18"/>
          <w:szCs w:val="18"/>
        </w:rPr>
        <w:t xml:space="preserve"> </w:t>
      </w:r>
      <w:r>
        <w:rPr>
          <w:rFonts w:ascii="Times New Roman" w:hAnsi="Times New Roman"/>
          <w:color w:val="191919"/>
          <w:sz w:val="18"/>
          <w:szCs w:val="18"/>
        </w:rPr>
        <w:t>in</w:t>
      </w:r>
      <w:r>
        <w:rPr>
          <w:rFonts w:ascii="Times New Roman" w:hAnsi="Times New Roman"/>
          <w:color w:val="191919"/>
          <w:spacing w:val="9"/>
          <w:sz w:val="18"/>
          <w:szCs w:val="18"/>
        </w:rPr>
        <w:t xml:space="preserve"> </w:t>
      </w:r>
      <w:r>
        <w:rPr>
          <w:rFonts w:ascii="Times New Roman" w:hAnsi="Times New Roman"/>
          <w:color w:val="191919"/>
          <w:sz w:val="18"/>
          <w:szCs w:val="18"/>
        </w:rPr>
        <w:t>elementary</w:t>
      </w:r>
      <w:r>
        <w:rPr>
          <w:rFonts w:ascii="Times New Roman" w:hAnsi="Times New Roman"/>
          <w:color w:val="191919"/>
          <w:spacing w:val="10"/>
          <w:sz w:val="18"/>
          <w:szCs w:val="18"/>
        </w:rPr>
        <w:t xml:space="preserve"> </w:t>
      </w:r>
      <w:r>
        <w:rPr>
          <w:rFonts w:ascii="Times New Roman" w:hAnsi="Times New Roman"/>
          <w:color w:val="191919"/>
          <w:sz w:val="18"/>
          <w:szCs w:val="18"/>
        </w:rPr>
        <w:t>education</w:t>
      </w:r>
      <w:r>
        <w:rPr>
          <w:rFonts w:ascii="Times New Roman" w:hAnsi="Times New Roman"/>
          <w:color w:val="191919"/>
          <w:spacing w:val="9"/>
          <w:sz w:val="18"/>
          <w:szCs w:val="18"/>
        </w:rPr>
        <w:t xml:space="preserve"> </w:t>
      </w:r>
      <w:r>
        <w:rPr>
          <w:rFonts w:ascii="Times New Roman" w:hAnsi="Times New Roman"/>
          <w:color w:val="191919"/>
          <w:sz w:val="18"/>
          <w:szCs w:val="18"/>
        </w:rPr>
        <w:t>and</w:t>
      </w:r>
      <w:r>
        <w:rPr>
          <w:rFonts w:ascii="Times New Roman" w:hAnsi="Times New Roman"/>
          <w:color w:val="191919"/>
          <w:spacing w:val="9"/>
          <w:sz w:val="18"/>
          <w:szCs w:val="18"/>
        </w:rPr>
        <w:t xml:space="preserve"> </w:t>
      </w:r>
      <w:r>
        <w:rPr>
          <w:rFonts w:ascii="Times New Roman" w:hAnsi="Times New Roman"/>
          <w:color w:val="191919"/>
          <w:sz w:val="18"/>
          <w:szCs w:val="18"/>
        </w:rPr>
        <w:t>home</w:t>
      </w:r>
      <w:r>
        <w:rPr>
          <w:rFonts w:ascii="Times New Roman" w:hAnsi="Times New Roman"/>
          <w:color w:val="191919"/>
          <w:spacing w:val="9"/>
          <w:sz w:val="18"/>
          <w:szCs w:val="18"/>
        </w:rPr>
        <w:t xml:space="preserve"> </w:t>
      </w:r>
      <w:r>
        <w:rPr>
          <w:rFonts w:ascii="Times New Roman" w:hAnsi="Times New Roman"/>
          <w:color w:val="191919"/>
          <w:sz w:val="18"/>
          <w:szCs w:val="18"/>
        </w:rPr>
        <w:t>economics. At</w:t>
      </w:r>
      <w:r>
        <w:rPr>
          <w:rFonts w:ascii="Times New Roman" w:hAnsi="Times New Roman"/>
          <w:color w:val="191919"/>
          <w:spacing w:val="9"/>
          <w:sz w:val="18"/>
          <w:szCs w:val="18"/>
        </w:rPr>
        <w:t xml:space="preserve"> </w:t>
      </w:r>
      <w:r>
        <w:rPr>
          <w:rFonts w:ascii="Times New Roman" w:hAnsi="Times New Roman"/>
          <w:color w:val="191919"/>
          <w:sz w:val="18"/>
          <w:szCs w:val="18"/>
        </w:rPr>
        <w:t>this</w:t>
      </w:r>
      <w:r>
        <w:rPr>
          <w:rFonts w:ascii="Times New Roman" w:hAnsi="Times New Roman"/>
          <w:color w:val="191919"/>
          <w:spacing w:val="9"/>
          <w:sz w:val="18"/>
          <w:szCs w:val="18"/>
        </w:rPr>
        <w:t xml:space="preserve"> </w:t>
      </w:r>
      <w:r>
        <w:rPr>
          <w:rFonts w:ascii="Times New Roman" w:hAnsi="Times New Roman"/>
          <w:color w:val="191919"/>
          <w:sz w:val="18"/>
          <w:szCs w:val="18"/>
        </w:rPr>
        <w:t>time,</w:t>
      </w:r>
      <w:r>
        <w:rPr>
          <w:rFonts w:ascii="Times New Roman" w:hAnsi="Times New Roman"/>
          <w:color w:val="191919"/>
          <w:spacing w:val="9"/>
          <w:sz w:val="18"/>
          <w:szCs w:val="18"/>
        </w:rPr>
        <w:t xml:space="preserve"> </w:t>
      </w:r>
      <w:r>
        <w:rPr>
          <w:rFonts w:ascii="Times New Roman" w:hAnsi="Times New Roman"/>
          <w:color w:val="191919"/>
          <w:sz w:val="18"/>
          <w:szCs w:val="18"/>
        </w:rPr>
        <w:t>the</w:t>
      </w:r>
      <w:r>
        <w:rPr>
          <w:rFonts w:ascii="Times New Roman" w:hAnsi="Times New Roman"/>
          <w:color w:val="191919"/>
          <w:spacing w:val="9"/>
          <w:sz w:val="18"/>
          <w:szCs w:val="18"/>
        </w:rPr>
        <w:t xml:space="preserve"> </w:t>
      </w:r>
      <w:r>
        <w:rPr>
          <w:rFonts w:ascii="Times New Roman" w:hAnsi="Times New Roman"/>
          <w:color w:val="191919"/>
          <w:sz w:val="18"/>
          <w:szCs w:val="18"/>
        </w:rPr>
        <w:t>College</w:t>
      </w:r>
      <w:r>
        <w:rPr>
          <w:rFonts w:ascii="Times New Roman" w:hAnsi="Times New Roman"/>
          <w:color w:val="191919"/>
          <w:spacing w:val="9"/>
          <w:sz w:val="18"/>
          <w:szCs w:val="18"/>
        </w:rPr>
        <w:t xml:space="preserve"> </w:t>
      </w:r>
      <w:r>
        <w:rPr>
          <w:rFonts w:ascii="Times New Roman" w:hAnsi="Times New Roman"/>
          <w:color w:val="191919"/>
          <w:sz w:val="18"/>
          <w:szCs w:val="18"/>
        </w:rPr>
        <w:t>assumed</w:t>
      </w:r>
      <w:r>
        <w:rPr>
          <w:rFonts w:ascii="Times New Roman" w:hAnsi="Times New Roman"/>
          <w:color w:val="191919"/>
          <w:spacing w:val="9"/>
          <w:sz w:val="18"/>
          <w:szCs w:val="18"/>
        </w:rPr>
        <w:t xml:space="preserve"> </w:t>
      </w:r>
      <w:r>
        <w:rPr>
          <w:rFonts w:ascii="Times New Roman" w:hAnsi="Times New Roman"/>
          <w:color w:val="191919"/>
          <w:sz w:val="18"/>
          <w:szCs w:val="18"/>
        </w:rPr>
        <w:t>t</w:t>
      </w:r>
      <w:r>
        <w:rPr>
          <w:rFonts w:ascii="Times New Roman" w:hAnsi="Times New Roman"/>
          <w:color w:val="191919"/>
          <w:spacing w:val="-1"/>
          <w:sz w:val="18"/>
          <w:szCs w:val="18"/>
        </w:rPr>
        <w: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z w:val="18"/>
          <w:szCs w:val="18"/>
        </w:rPr>
        <w:t>name Albany</w:t>
      </w:r>
      <w:r>
        <w:rPr>
          <w:rFonts w:ascii="Times New Roman" w:hAnsi="Times New Roman"/>
          <w:color w:val="191919"/>
          <w:spacing w:val="-7"/>
          <w:sz w:val="18"/>
          <w:szCs w:val="18"/>
        </w:rPr>
        <w:t xml:space="preserve"> </w:t>
      </w:r>
      <w:r>
        <w:rPr>
          <w:rFonts w:ascii="Times New Roman" w:hAnsi="Times New Roman"/>
          <w:color w:val="191919"/>
          <w:sz w:val="18"/>
          <w:szCs w:val="18"/>
        </w:rPr>
        <w:t>State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Six</w:t>
      </w:r>
      <w:r>
        <w:rPr>
          <w:rFonts w:ascii="Times New Roman" w:hAnsi="Times New Roman"/>
          <w:color w:val="191919"/>
          <w:spacing w:val="-7"/>
          <w:sz w:val="18"/>
          <w:szCs w:val="18"/>
        </w:rPr>
        <w:t xml:space="preserve"> </w:t>
      </w:r>
      <w:r>
        <w:rPr>
          <w:rFonts w:ascii="Times New Roman" w:hAnsi="Times New Roman"/>
          <w:color w:val="191919"/>
          <w:sz w:val="18"/>
          <w:szCs w:val="18"/>
        </w:rPr>
        <w:t>years</w:t>
      </w:r>
      <w:r>
        <w:rPr>
          <w:rFonts w:ascii="Times New Roman" w:hAnsi="Times New Roman"/>
          <w:color w:val="191919"/>
          <w:spacing w:val="-7"/>
          <w:sz w:val="18"/>
          <w:szCs w:val="18"/>
        </w:rPr>
        <w:t xml:space="preserve"> </w:t>
      </w:r>
      <w:r>
        <w:rPr>
          <w:rFonts w:ascii="Times New Roman" w:hAnsi="Times New Roman"/>
          <w:color w:val="191919"/>
          <w:sz w:val="18"/>
          <w:szCs w:val="18"/>
        </w:rPr>
        <w:t>late</w:t>
      </w:r>
      <w:r>
        <w:rPr>
          <w:rFonts w:ascii="Times New Roman" w:hAnsi="Times New Roman"/>
          <w:color w:val="191919"/>
          <w:spacing w:val="-7"/>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program</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was</w:t>
      </w:r>
      <w:r>
        <w:rPr>
          <w:rFonts w:ascii="Times New Roman" w:hAnsi="Times New Roman"/>
          <w:color w:val="191919"/>
          <w:spacing w:val="-7"/>
          <w:sz w:val="18"/>
          <w:szCs w:val="18"/>
        </w:rPr>
        <w:t xml:space="preserve"> </w:t>
      </w:r>
      <w:r>
        <w:rPr>
          <w:rFonts w:ascii="Times New Roman" w:hAnsi="Times New Roman"/>
          <w:color w:val="191919"/>
          <w:sz w:val="18"/>
          <w:szCs w:val="18"/>
        </w:rPr>
        <w:t>again</w:t>
      </w:r>
      <w:r>
        <w:rPr>
          <w:rFonts w:ascii="Times New Roman" w:hAnsi="Times New Roman"/>
          <w:color w:val="191919"/>
          <w:spacing w:val="-7"/>
          <w:sz w:val="18"/>
          <w:szCs w:val="18"/>
        </w:rPr>
        <w:t xml:space="preserve"> </w:t>
      </w:r>
      <w:r>
        <w:rPr>
          <w:rFonts w:ascii="Times New Roman" w:hAnsi="Times New Roman"/>
          <w:color w:val="191919"/>
          <w:sz w:val="18"/>
          <w:szCs w:val="18"/>
        </w:rPr>
        <w:t>expanded</w:t>
      </w:r>
      <w:r>
        <w:rPr>
          <w:rFonts w:ascii="Times New Roman" w:hAnsi="Times New Roman"/>
          <w:color w:val="191919"/>
          <w:spacing w:val="-7"/>
          <w:sz w:val="18"/>
          <w:szCs w:val="18"/>
        </w:rPr>
        <w:t xml:space="preserve"> </w:t>
      </w:r>
      <w:r>
        <w:rPr>
          <w:rFonts w:ascii="Times New Roman" w:hAnsi="Times New Roman"/>
          <w:color w:val="191919"/>
          <w:sz w:val="18"/>
          <w:szCs w:val="18"/>
        </w:rPr>
        <w:t>to</w:t>
      </w:r>
      <w:r>
        <w:rPr>
          <w:rFonts w:ascii="Times New Roman" w:hAnsi="Times New Roman"/>
          <w:color w:val="191919"/>
          <w:spacing w:val="-7"/>
          <w:sz w:val="18"/>
          <w:szCs w:val="18"/>
        </w:rPr>
        <w:t xml:space="preserve"> </w:t>
      </w:r>
      <w:r>
        <w:rPr>
          <w:rFonts w:ascii="Times New Roman" w:hAnsi="Times New Roman"/>
          <w:color w:val="191919"/>
          <w:sz w:val="18"/>
          <w:szCs w:val="18"/>
        </w:rPr>
        <w:t>include</w:t>
      </w:r>
      <w:r>
        <w:rPr>
          <w:rFonts w:ascii="Times New Roman" w:hAnsi="Times New Roman"/>
          <w:color w:val="191919"/>
          <w:spacing w:val="-7"/>
          <w:sz w:val="18"/>
          <w:szCs w:val="18"/>
        </w:rPr>
        <w:t xml:space="preserve"> </w:t>
      </w:r>
      <w:r>
        <w:rPr>
          <w:rFonts w:ascii="Times New Roman" w:hAnsi="Times New Roman"/>
          <w:color w:val="191919"/>
          <w:sz w:val="18"/>
          <w:szCs w:val="18"/>
        </w:rPr>
        <w:t>o</w:t>
      </w:r>
      <w:r>
        <w:rPr>
          <w:rFonts w:ascii="Times New Roman" w:hAnsi="Times New Roman"/>
          <w:color w:val="191919"/>
          <w:spacing w:val="-4"/>
          <w:sz w:val="18"/>
          <w:szCs w:val="18"/>
        </w:rPr>
        <w:t>f</w:t>
      </w:r>
      <w:r>
        <w:rPr>
          <w:rFonts w:ascii="Times New Roman" w:hAnsi="Times New Roman"/>
          <w:color w:val="191919"/>
          <w:sz w:val="18"/>
          <w:szCs w:val="18"/>
        </w:rPr>
        <w:t>ferings</w:t>
      </w:r>
      <w:r>
        <w:rPr>
          <w:rFonts w:ascii="Times New Roman" w:hAnsi="Times New Roman"/>
          <w:color w:val="191919"/>
          <w:spacing w:val="-7"/>
          <w:sz w:val="18"/>
          <w:szCs w:val="18"/>
        </w:rPr>
        <w:t xml:space="preserve"> </w:t>
      </w:r>
      <w:r>
        <w:rPr>
          <w:rFonts w:ascii="Times New Roman" w:hAnsi="Times New Roman"/>
          <w:color w:val="191919"/>
          <w:sz w:val="18"/>
          <w:szCs w:val="18"/>
        </w:rPr>
        <w:t>in</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arts</w:t>
      </w:r>
      <w:r>
        <w:rPr>
          <w:rFonts w:ascii="Times New Roman" w:hAnsi="Times New Roman"/>
          <w:color w:val="191919"/>
          <w:spacing w:val="-7"/>
          <w:sz w:val="18"/>
          <w:szCs w:val="18"/>
        </w:rPr>
        <w:t xml:space="preserve"> </w:t>
      </w:r>
      <w:r>
        <w:rPr>
          <w:rFonts w:ascii="Times New Roman" w:hAnsi="Times New Roman"/>
          <w:color w:val="191919"/>
          <w:sz w:val="18"/>
          <w:szCs w:val="18"/>
        </w:rPr>
        <w:t>and</w:t>
      </w:r>
      <w:r>
        <w:rPr>
          <w:rFonts w:ascii="Times New Roman" w:hAnsi="Times New Roman"/>
          <w:color w:val="191919"/>
          <w:spacing w:val="-7"/>
          <w:sz w:val="18"/>
          <w:szCs w:val="18"/>
        </w:rPr>
        <w:t xml:space="preserve"> </w:t>
      </w:r>
      <w:r>
        <w:rPr>
          <w:rFonts w:ascii="Times New Roman" w:hAnsi="Times New Roman"/>
          <w:color w:val="191919"/>
          <w:sz w:val="18"/>
          <w:szCs w:val="18"/>
        </w:rPr>
        <w:t>sciences,</w:t>
      </w:r>
      <w:r>
        <w:rPr>
          <w:rFonts w:ascii="Times New Roman" w:hAnsi="Times New Roman"/>
          <w:color w:val="191919"/>
          <w:spacing w:val="-7"/>
          <w:sz w:val="18"/>
          <w:szCs w:val="18"/>
        </w:rPr>
        <w:t xml:space="preserve"> </w:t>
      </w:r>
      <w:r>
        <w:rPr>
          <w:rFonts w:ascii="Times New Roman" w:hAnsi="Times New Roman"/>
          <w:color w:val="191919"/>
          <w:sz w:val="18"/>
          <w:szCs w:val="18"/>
        </w:rPr>
        <w:t>with</w:t>
      </w:r>
      <w:r>
        <w:rPr>
          <w:rFonts w:ascii="Times New Roman" w:hAnsi="Times New Roman"/>
          <w:color w:val="191919"/>
          <w:spacing w:val="-7"/>
          <w:sz w:val="18"/>
          <w:szCs w:val="18"/>
        </w:rPr>
        <w:t xml:space="preserve"> </w:t>
      </w:r>
      <w:r>
        <w:rPr>
          <w:rFonts w:ascii="Times New Roman" w:hAnsi="Times New Roman"/>
          <w:color w:val="191919"/>
          <w:sz w:val="18"/>
          <w:szCs w:val="18"/>
        </w:rPr>
        <w:t>majors in the humanities and social studies.</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Beginning in 1954, secondary-level</w:t>
      </w:r>
      <w:r>
        <w:rPr>
          <w:rFonts w:ascii="Times New Roman" w:hAnsi="Times New Roman"/>
          <w:color w:val="191919"/>
          <w:spacing w:val="1"/>
          <w:sz w:val="18"/>
          <w:szCs w:val="18"/>
        </w:rPr>
        <w:t xml:space="preserve"> </w:t>
      </w:r>
      <w:r>
        <w:rPr>
          <w:rFonts w:ascii="Times New Roman" w:hAnsi="Times New Roman"/>
          <w:color w:val="191919"/>
          <w:sz w:val="18"/>
          <w:szCs w:val="18"/>
        </w:rPr>
        <w:t>programs were developed for teacher preparation in science, health and physical education,</w:t>
      </w:r>
      <w:r>
        <w:rPr>
          <w:rFonts w:ascii="Times New Roman" w:hAnsi="Times New Roman"/>
          <w:color w:val="191919"/>
          <w:spacing w:val="1"/>
          <w:sz w:val="18"/>
          <w:szCs w:val="18"/>
        </w:rPr>
        <w:t xml:space="preserve"> </w:t>
      </w:r>
      <w:r>
        <w:rPr>
          <w:rFonts w:ascii="Times New Roman" w:hAnsi="Times New Roman"/>
          <w:color w:val="191919"/>
          <w:sz w:val="18"/>
          <w:szCs w:val="18"/>
        </w:rPr>
        <w:t>business, music,</w:t>
      </w:r>
      <w:r>
        <w:rPr>
          <w:rFonts w:ascii="Times New Roman" w:hAnsi="Times New Roman"/>
          <w:color w:val="191919"/>
          <w:spacing w:val="-1"/>
          <w:sz w:val="18"/>
          <w:szCs w:val="18"/>
        </w:rPr>
        <w:t xml:space="preserve"> </w:t>
      </w:r>
      <w:r>
        <w:rPr>
          <w:rFonts w:ascii="Times New Roman" w:hAnsi="Times New Roman"/>
          <w:color w:val="191919"/>
          <w:sz w:val="18"/>
          <w:szCs w:val="18"/>
        </w:rPr>
        <w:t>mathematics</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natural</w:t>
      </w:r>
      <w:r>
        <w:rPr>
          <w:rFonts w:ascii="Times New Roman" w:hAnsi="Times New Roman"/>
          <w:color w:val="191919"/>
          <w:spacing w:val="-1"/>
          <w:sz w:val="18"/>
          <w:szCs w:val="18"/>
        </w:rPr>
        <w:t xml:space="preserve"> </w:t>
      </w:r>
      <w:r>
        <w:rPr>
          <w:rFonts w:ascii="Times New Roman" w:hAnsi="Times New Roman"/>
          <w:color w:val="191919"/>
          <w:sz w:val="18"/>
          <w:szCs w:val="18"/>
        </w:rPr>
        <w:t>sciences.</w:t>
      </w:r>
      <w:r>
        <w:rPr>
          <w:rFonts w:ascii="Times New Roman" w:hAnsi="Times New Roman"/>
          <w:color w:val="191919"/>
          <w:spacing w:val="-4"/>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continued</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experience</w:t>
      </w:r>
      <w:r>
        <w:rPr>
          <w:rFonts w:ascii="Times New Roman" w:hAnsi="Times New Roman"/>
          <w:color w:val="191919"/>
          <w:spacing w:val="-1"/>
          <w:sz w:val="18"/>
          <w:szCs w:val="18"/>
        </w:rPr>
        <w:t xml:space="preserve"> </w:t>
      </w:r>
      <w:r>
        <w:rPr>
          <w:rFonts w:ascii="Times New Roman" w:hAnsi="Times New Roman"/>
          <w:color w:val="191919"/>
          <w:sz w:val="18"/>
          <w:szCs w:val="18"/>
        </w:rPr>
        <w:t>growth</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development</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was</w:t>
      </w:r>
      <w:r>
        <w:rPr>
          <w:rFonts w:ascii="Times New Roman" w:hAnsi="Times New Roman"/>
          <w:color w:val="191919"/>
          <w:spacing w:val="-1"/>
          <w:sz w:val="18"/>
          <w:szCs w:val="18"/>
        </w:rPr>
        <w:t xml:space="preserve"> </w:t>
      </w:r>
      <w:r>
        <w:rPr>
          <w:rFonts w:ascii="Times New Roman" w:hAnsi="Times New Roman"/>
          <w:color w:val="191919"/>
          <w:sz w:val="18"/>
          <w:szCs w:val="18"/>
        </w:rPr>
        <w:t>authorized</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1961</w:t>
      </w:r>
      <w:r>
        <w:rPr>
          <w:rFonts w:ascii="Times New Roman" w:hAnsi="Times New Roman"/>
          <w:color w:val="191919"/>
          <w:spacing w:val="-2"/>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fer a fou</w:t>
      </w:r>
      <w:r>
        <w:rPr>
          <w:rFonts w:ascii="Times New Roman" w:hAnsi="Times New Roman"/>
          <w:color w:val="191919"/>
          <w:spacing w:val="-4"/>
          <w:sz w:val="18"/>
          <w:szCs w:val="18"/>
        </w:rPr>
        <w:t>r</w:t>
      </w:r>
      <w:r>
        <w:rPr>
          <w:rFonts w:ascii="Times New Roman" w:hAnsi="Times New Roman"/>
          <w:color w:val="191919"/>
          <w:sz w:val="18"/>
          <w:szCs w:val="18"/>
        </w:rPr>
        <w:t>-year degree program in nursing.</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Always striving to address the educational</w:t>
      </w:r>
      <w:r>
        <w:rPr>
          <w:rFonts w:ascii="Times New Roman" w:hAnsi="Times New Roman"/>
          <w:color w:val="191919"/>
          <w:spacing w:val="1"/>
          <w:sz w:val="18"/>
          <w:szCs w:val="18"/>
        </w:rPr>
        <w:t xml:space="preserve"> </w:t>
      </w:r>
      <w:r>
        <w:rPr>
          <w:rFonts w:ascii="Times New Roman" w:hAnsi="Times New Roman"/>
          <w:color w:val="191919"/>
          <w:sz w:val="18"/>
          <w:szCs w:val="18"/>
        </w:rPr>
        <w:t>needs of the time, the graduate program, a cooperative e</w:t>
      </w:r>
      <w:r>
        <w:rPr>
          <w:rFonts w:ascii="Times New Roman" w:hAnsi="Times New Roman"/>
          <w:color w:val="191919"/>
          <w:spacing w:val="-3"/>
          <w:sz w:val="18"/>
          <w:szCs w:val="18"/>
        </w:rPr>
        <w:t>f</w:t>
      </w:r>
      <w:r>
        <w:rPr>
          <w:rFonts w:ascii="Times New Roman" w:hAnsi="Times New Roman"/>
          <w:color w:val="191919"/>
          <w:sz w:val="18"/>
          <w:szCs w:val="18"/>
        </w:rPr>
        <w:t>fort with Geo</w:t>
      </w:r>
      <w:r>
        <w:rPr>
          <w:rFonts w:ascii="Times New Roman" w:hAnsi="Times New Roman"/>
          <w:color w:val="191919"/>
          <w:spacing w:val="-3"/>
          <w:sz w:val="18"/>
          <w:szCs w:val="18"/>
        </w:rPr>
        <w:t>r</w:t>
      </w:r>
      <w:r>
        <w:rPr>
          <w:rFonts w:ascii="Times New Roman" w:hAnsi="Times New Roman"/>
          <w:color w:val="191919"/>
          <w:sz w:val="18"/>
          <w:szCs w:val="18"/>
        </w:rPr>
        <w:t>gia State Un</w:t>
      </w:r>
      <w:r>
        <w:rPr>
          <w:rFonts w:ascii="Times New Roman" w:hAnsi="Times New Roman"/>
          <w:color w:val="191919"/>
          <w:spacing w:val="-1"/>
          <w:sz w:val="18"/>
          <w:szCs w:val="18"/>
        </w:rPr>
        <w:t>i</w:t>
      </w:r>
      <w:r>
        <w:rPr>
          <w:rFonts w:ascii="Times New Roman" w:hAnsi="Times New Roman"/>
          <w:color w:val="191919"/>
          <w:sz w:val="18"/>
          <w:szCs w:val="18"/>
        </w:rPr>
        <w:t>versit</w:t>
      </w:r>
      <w:r>
        <w:rPr>
          <w:rFonts w:ascii="Times New Roman" w:hAnsi="Times New Roman"/>
          <w:color w:val="191919"/>
          <w:spacing w:val="-12"/>
          <w:sz w:val="18"/>
          <w:szCs w:val="18"/>
        </w:rPr>
        <w:t>y</w:t>
      </w:r>
      <w:r>
        <w:rPr>
          <w:rFonts w:ascii="Times New Roman" w:hAnsi="Times New Roman"/>
          <w:color w:val="191919"/>
          <w:sz w:val="18"/>
          <w:szCs w:val="18"/>
        </w:rPr>
        <w:t xml:space="preserve">, was </w:t>
      </w:r>
      <w:r>
        <w:rPr>
          <w:rFonts w:ascii="Times New Roman" w:hAnsi="Times New Roman"/>
          <w:color w:val="191919"/>
          <w:spacing w:val="1"/>
          <w:sz w:val="18"/>
          <w:szCs w:val="18"/>
        </w:rPr>
        <w:t>adde</w:t>
      </w:r>
      <w:r>
        <w:rPr>
          <w:rFonts w:ascii="Times New Roman" w:hAnsi="Times New Roman"/>
          <w:color w:val="191919"/>
          <w:sz w:val="18"/>
          <w:szCs w:val="18"/>
        </w:rPr>
        <w:t xml:space="preserve">d </w:t>
      </w:r>
      <w:r>
        <w:rPr>
          <w:rFonts w:ascii="Times New Roman" w:hAnsi="Times New Roman"/>
          <w:color w:val="191919"/>
          <w:spacing w:val="1"/>
          <w:sz w:val="18"/>
          <w:szCs w:val="18"/>
        </w:rPr>
        <w:t>t</w:t>
      </w:r>
      <w:r>
        <w:rPr>
          <w:rFonts w:ascii="Times New Roman" w:hAnsi="Times New Roman"/>
          <w:color w:val="191919"/>
          <w:sz w:val="18"/>
          <w:szCs w:val="18"/>
        </w:rPr>
        <w:t xml:space="preserve">o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curriculu</w:t>
      </w:r>
      <w:r>
        <w:rPr>
          <w:rFonts w:ascii="Times New Roman" w:hAnsi="Times New Roman"/>
          <w:color w:val="191919"/>
          <w:sz w:val="18"/>
          <w:szCs w:val="18"/>
        </w:rPr>
        <w:t xml:space="preserve">m </w:t>
      </w:r>
      <w:r>
        <w:rPr>
          <w:rFonts w:ascii="Times New Roman" w:hAnsi="Times New Roman"/>
          <w:color w:val="191919"/>
          <w:spacing w:val="1"/>
          <w:sz w:val="18"/>
          <w:szCs w:val="18"/>
        </w:rPr>
        <w:t>durin</w:t>
      </w:r>
      <w:r>
        <w:rPr>
          <w:rFonts w:ascii="Times New Roman" w:hAnsi="Times New Roman"/>
          <w:color w:val="191919"/>
          <w:sz w:val="18"/>
          <w:szCs w:val="18"/>
        </w:rPr>
        <w:t xml:space="preserve">g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fal</w:t>
      </w:r>
      <w:r>
        <w:rPr>
          <w:rFonts w:ascii="Times New Roman" w:hAnsi="Times New Roman"/>
          <w:color w:val="191919"/>
          <w:sz w:val="18"/>
          <w:szCs w:val="18"/>
        </w:rPr>
        <w:t xml:space="preserve">l </w:t>
      </w:r>
      <w:r>
        <w:rPr>
          <w:rFonts w:ascii="Times New Roman" w:hAnsi="Times New Roman"/>
          <w:color w:val="191919"/>
          <w:spacing w:val="1"/>
          <w:sz w:val="18"/>
          <w:szCs w:val="18"/>
        </w:rPr>
        <w:t>o</w:t>
      </w:r>
      <w:r>
        <w:rPr>
          <w:rFonts w:ascii="Times New Roman" w:hAnsi="Times New Roman"/>
          <w:color w:val="191919"/>
          <w:sz w:val="18"/>
          <w:szCs w:val="18"/>
        </w:rPr>
        <w:t xml:space="preserve">f </w:t>
      </w:r>
      <w:r>
        <w:rPr>
          <w:rFonts w:ascii="Times New Roman" w:hAnsi="Times New Roman"/>
          <w:color w:val="191919"/>
          <w:spacing w:val="1"/>
          <w:sz w:val="18"/>
          <w:szCs w:val="18"/>
        </w:rPr>
        <w:t>1972</w:t>
      </w:r>
      <w:r>
        <w:rPr>
          <w:rFonts w:ascii="Times New Roman" w:hAnsi="Times New Roman"/>
          <w:color w:val="191919"/>
          <w:sz w:val="18"/>
          <w:szCs w:val="18"/>
        </w:rPr>
        <w:t xml:space="preserve">. </w:t>
      </w:r>
      <w:r>
        <w:rPr>
          <w:rFonts w:ascii="Times New Roman" w:hAnsi="Times New Roman"/>
          <w:color w:val="191919"/>
          <w:spacing w:val="1"/>
          <w:sz w:val="18"/>
          <w:szCs w:val="18"/>
        </w:rPr>
        <w:t>Unde</w:t>
      </w:r>
      <w:r>
        <w:rPr>
          <w:rFonts w:ascii="Times New Roman" w:hAnsi="Times New Roman"/>
          <w:color w:val="191919"/>
          <w:sz w:val="18"/>
          <w:szCs w:val="18"/>
        </w:rPr>
        <w:t xml:space="preserve">r </w:t>
      </w:r>
      <w:r>
        <w:rPr>
          <w:rFonts w:ascii="Times New Roman" w:hAnsi="Times New Roman"/>
          <w:color w:val="191919"/>
          <w:spacing w:val="1"/>
          <w:sz w:val="18"/>
          <w:szCs w:val="18"/>
        </w:rPr>
        <w:t>thi</w:t>
      </w:r>
      <w:r>
        <w:rPr>
          <w:rFonts w:ascii="Times New Roman" w:hAnsi="Times New Roman"/>
          <w:color w:val="191919"/>
          <w:sz w:val="18"/>
          <w:szCs w:val="18"/>
        </w:rPr>
        <w:t xml:space="preserve">s </w:t>
      </w:r>
      <w:r>
        <w:rPr>
          <w:rFonts w:ascii="Times New Roman" w:hAnsi="Times New Roman"/>
          <w:color w:val="191919"/>
          <w:spacing w:val="1"/>
          <w:sz w:val="18"/>
          <w:szCs w:val="18"/>
        </w:rPr>
        <w:t>program</w:t>
      </w:r>
      <w:r>
        <w:rPr>
          <w:rFonts w:ascii="Times New Roman" w:hAnsi="Times New Roman"/>
          <w:color w:val="191919"/>
          <w:sz w:val="18"/>
          <w:szCs w:val="18"/>
        </w:rPr>
        <w:t xml:space="preserve">, </w:t>
      </w:r>
      <w:r>
        <w:rPr>
          <w:rFonts w:ascii="Times New Roman" w:hAnsi="Times New Roman"/>
          <w:color w:val="191919"/>
          <w:spacing w:val="1"/>
          <w:sz w:val="18"/>
          <w:szCs w:val="18"/>
        </w:rPr>
        <w:t>maste</w:t>
      </w:r>
      <w:r>
        <w:rPr>
          <w:rFonts w:ascii="Times New Roman" w:hAnsi="Times New Roman"/>
          <w:color w:val="191919"/>
          <w:spacing w:val="8"/>
          <w:sz w:val="18"/>
          <w:szCs w:val="18"/>
        </w:rPr>
        <w:t>r</w:t>
      </w:r>
      <w:r>
        <w:rPr>
          <w:rFonts w:ascii="Times New Roman" w:hAnsi="Times New Roman"/>
          <w:color w:val="191919"/>
          <w:spacing w:val="-9"/>
          <w:sz w:val="18"/>
          <w:szCs w:val="18"/>
        </w:rPr>
        <w:t>’</w:t>
      </w:r>
      <w:r>
        <w:rPr>
          <w:rFonts w:ascii="Times New Roman" w:hAnsi="Times New Roman"/>
          <w:color w:val="191919"/>
          <w:sz w:val="18"/>
          <w:szCs w:val="18"/>
        </w:rPr>
        <w:t xml:space="preserve">s </w:t>
      </w:r>
      <w:r>
        <w:rPr>
          <w:rFonts w:ascii="Times New Roman" w:hAnsi="Times New Roman"/>
          <w:color w:val="191919"/>
          <w:spacing w:val="1"/>
          <w:sz w:val="18"/>
          <w:szCs w:val="18"/>
        </w:rPr>
        <w:t>degree</w:t>
      </w:r>
      <w:r>
        <w:rPr>
          <w:rFonts w:ascii="Times New Roman" w:hAnsi="Times New Roman"/>
          <w:color w:val="191919"/>
          <w:sz w:val="18"/>
          <w:szCs w:val="18"/>
        </w:rPr>
        <w:t xml:space="preserve">s </w:t>
      </w:r>
      <w:r>
        <w:rPr>
          <w:rFonts w:ascii="Times New Roman" w:hAnsi="Times New Roman"/>
          <w:color w:val="191919"/>
          <w:spacing w:val="1"/>
          <w:sz w:val="18"/>
          <w:szCs w:val="18"/>
        </w:rPr>
        <w:t>wer</w:t>
      </w:r>
      <w:r>
        <w:rPr>
          <w:rFonts w:ascii="Times New Roman" w:hAnsi="Times New Roman"/>
          <w:color w:val="191919"/>
          <w:sz w:val="18"/>
          <w:szCs w:val="18"/>
        </w:rPr>
        <w:t xml:space="preserve">e </w:t>
      </w:r>
      <w:r>
        <w:rPr>
          <w:rFonts w:ascii="Times New Roman" w:hAnsi="Times New Roman"/>
          <w:color w:val="191919"/>
          <w:spacing w:val="1"/>
          <w:sz w:val="18"/>
          <w:szCs w:val="18"/>
        </w:rPr>
        <w:t>o</w:t>
      </w:r>
      <w:r>
        <w:rPr>
          <w:rFonts w:ascii="Times New Roman" w:hAnsi="Times New Roman"/>
          <w:color w:val="191919"/>
          <w:spacing w:val="-2"/>
          <w:sz w:val="18"/>
          <w:szCs w:val="18"/>
        </w:rPr>
        <w:t>f</w:t>
      </w:r>
      <w:r>
        <w:rPr>
          <w:rFonts w:ascii="Times New Roman" w:hAnsi="Times New Roman"/>
          <w:color w:val="191919"/>
          <w:spacing w:val="1"/>
          <w:sz w:val="18"/>
          <w:szCs w:val="18"/>
        </w:rPr>
        <w:t>fere</w:t>
      </w:r>
      <w:r>
        <w:rPr>
          <w:rFonts w:ascii="Times New Roman" w:hAnsi="Times New Roman"/>
          <w:color w:val="191919"/>
          <w:sz w:val="18"/>
          <w:szCs w:val="18"/>
        </w:rPr>
        <w:t xml:space="preserve">d </w:t>
      </w:r>
      <w:r>
        <w:rPr>
          <w:rFonts w:ascii="Times New Roman" w:hAnsi="Times New Roman"/>
          <w:color w:val="191919"/>
          <w:spacing w:val="1"/>
          <w:sz w:val="18"/>
          <w:szCs w:val="18"/>
        </w:rPr>
        <w:t>i</w:t>
      </w:r>
      <w:r>
        <w:rPr>
          <w:rFonts w:ascii="Times New Roman" w:hAnsi="Times New Roman"/>
          <w:color w:val="191919"/>
          <w:sz w:val="18"/>
          <w:szCs w:val="18"/>
        </w:rPr>
        <w:t xml:space="preserve">n </w:t>
      </w:r>
      <w:r>
        <w:rPr>
          <w:rFonts w:ascii="Times New Roman" w:hAnsi="Times New Roman"/>
          <w:color w:val="191919"/>
          <w:spacing w:val="1"/>
          <w:sz w:val="18"/>
          <w:szCs w:val="18"/>
        </w:rPr>
        <w:t>busines</w:t>
      </w:r>
      <w:r>
        <w:rPr>
          <w:rFonts w:ascii="Times New Roman" w:hAnsi="Times New Roman"/>
          <w:color w:val="191919"/>
          <w:sz w:val="18"/>
          <w:szCs w:val="18"/>
        </w:rPr>
        <w:t xml:space="preserve">s </w:t>
      </w:r>
      <w:r>
        <w:rPr>
          <w:rFonts w:ascii="Times New Roman" w:hAnsi="Times New Roman"/>
          <w:color w:val="191919"/>
          <w:spacing w:val="1"/>
          <w:sz w:val="18"/>
          <w:szCs w:val="18"/>
        </w:rPr>
        <w:t>education</w:t>
      </w:r>
      <w:r>
        <w:rPr>
          <w:rFonts w:ascii="Times New Roman" w:hAnsi="Times New Roman"/>
          <w:color w:val="191919"/>
          <w:sz w:val="18"/>
          <w:szCs w:val="18"/>
        </w:rPr>
        <w:t xml:space="preserve">, </w:t>
      </w:r>
      <w:r>
        <w:rPr>
          <w:rFonts w:ascii="Times New Roman" w:hAnsi="Times New Roman"/>
          <w:color w:val="191919"/>
          <w:spacing w:val="1"/>
          <w:sz w:val="18"/>
          <w:szCs w:val="18"/>
        </w:rPr>
        <w:t>math</w:t>
      </w:r>
      <w:r>
        <w:rPr>
          <w:rFonts w:ascii="Times New Roman" w:hAnsi="Times New Roman"/>
          <w:color w:val="191919"/>
          <w:spacing w:val="2"/>
          <w:sz w:val="18"/>
          <w:szCs w:val="18"/>
        </w:rPr>
        <w:t>e</w:t>
      </w:r>
      <w:r>
        <w:rPr>
          <w:rFonts w:ascii="Times New Roman" w:hAnsi="Times New Roman"/>
          <w:color w:val="191919"/>
          <w:spacing w:val="1"/>
          <w:sz w:val="18"/>
          <w:szCs w:val="18"/>
        </w:rPr>
        <w:t xml:space="preserve">matics </w:t>
      </w:r>
      <w:r>
        <w:rPr>
          <w:rFonts w:ascii="Times New Roman" w:hAnsi="Times New Roman"/>
          <w:color w:val="191919"/>
          <w:spacing w:val="-1"/>
          <w:sz w:val="18"/>
          <w:szCs w:val="18"/>
        </w:rPr>
        <w:t>education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elementar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healt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physica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musi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scienc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(biol</w:t>
      </w:r>
      <w:r>
        <w:rPr>
          <w:rFonts w:ascii="Times New Roman" w:hAnsi="Times New Roman"/>
          <w:color w:val="191919"/>
          <w:spacing w:val="-2"/>
          <w:sz w:val="18"/>
          <w:szCs w:val="18"/>
        </w:rPr>
        <w:t>o</w:t>
      </w:r>
      <w:r>
        <w:rPr>
          <w:rFonts w:ascii="Times New Roman" w:hAnsi="Times New Roman"/>
          <w:color w:val="191919"/>
          <w:spacing w:val="-1"/>
          <w:sz w:val="18"/>
          <w:szCs w:val="18"/>
        </w:rPr>
        <w:t>g</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1"/>
          <w:sz w:val="18"/>
          <w:szCs w:val="18"/>
        </w:rPr>
        <w:t xml:space="preserve">chemistry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physics).</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spring</w:t>
      </w:r>
      <w:r>
        <w:rPr>
          <w:rFonts w:ascii="Times New Roman" w:hAnsi="Times New Roman"/>
          <w:color w:val="191919"/>
          <w:spacing w:val="1"/>
          <w:sz w:val="18"/>
          <w:szCs w:val="18"/>
        </w:rPr>
        <w:t xml:space="preserve"> </w:t>
      </w:r>
      <w:r>
        <w:rPr>
          <w:rFonts w:ascii="Times New Roman" w:hAnsi="Times New Roman"/>
          <w:color w:val="191919"/>
          <w:sz w:val="18"/>
          <w:szCs w:val="18"/>
        </w:rPr>
        <w:t>of</w:t>
      </w:r>
      <w:r>
        <w:rPr>
          <w:rFonts w:ascii="Times New Roman" w:hAnsi="Times New Roman"/>
          <w:color w:val="191919"/>
          <w:spacing w:val="1"/>
          <w:sz w:val="18"/>
          <w:szCs w:val="18"/>
        </w:rPr>
        <w:t xml:space="preserve"> </w:t>
      </w:r>
      <w:r>
        <w:rPr>
          <w:rFonts w:ascii="Times New Roman" w:hAnsi="Times New Roman"/>
          <w:color w:val="191919"/>
          <w:sz w:val="18"/>
          <w:szCs w:val="18"/>
        </w:rPr>
        <w:t>1975,</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z w:val="18"/>
          <w:szCs w:val="18"/>
        </w:rPr>
        <w:t>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degree</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business</w:t>
      </w:r>
      <w:r>
        <w:rPr>
          <w:rFonts w:ascii="Times New Roman" w:hAnsi="Times New Roman"/>
          <w:color w:val="191919"/>
          <w:spacing w:val="1"/>
          <w:sz w:val="18"/>
          <w:szCs w:val="18"/>
        </w:rPr>
        <w:t xml:space="preserve"> </w:t>
      </w:r>
      <w:r>
        <w:rPr>
          <w:rFonts w:ascii="Times New Roman" w:hAnsi="Times New Roman"/>
          <w:color w:val="191919"/>
          <w:sz w:val="18"/>
          <w:szCs w:val="18"/>
        </w:rPr>
        <w:t>administration,</w:t>
      </w:r>
      <w:r>
        <w:rPr>
          <w:rFonts w:ascii="Times New Roman" w:hAnsi="Times New Roman"/>
          <w:color w:val="191919"/>
          <w:spacing w:val="1"/>
          <w:sz w:val="18"/>
          <w:szCs w:val="18"/>
        </w:rPr>
        <w:t xml:space="preserve"> </w:t>
      </w:r>
      <w:r>
        <w:rPr>
          <w:rFonts w:ascii="Times New Roman" w:hAnsi="Times New Roman"/>
          <w:color w:val="191919"/>
          <w:sz w:val="18"/>
          <w:szCs w:val="18"/>
        </w:rPr>
        <w:t>through</w:t>
      </w:r>
      <w:r>
        <w:rPr>
          <w:rFonts w:ascii="Times New Roman" w:hAnsi="Times New Roman"/>
          <w:color w:val="191919"/>
          <w:spacing w:val="-2"/>
          <w:sz w:val="18"/>
          <w:szCs w:val="18"/>
        </w:rPr>
        <w:t xml:space="preserve"> </w:t>
      </w:r>
      <w:r>
        <w:rPr>
          <w:rFonts w:ascii="Times New Roman" w:hAnsi="Times New Roman"/>
          <w:color w:val="191919"/>
          <w:spacing w:val="-20"/>
          <w:sz w:val="18"/>
          <w:szCs w:val="18"/>
        </w:rPr>
        <w:t>V</w:t>
      </w:r>
      <w:r>
        <w:rPr>
          <w:rFonts w:ascii="Times New Roman" w:hAnsi="Times New Roman"/>
          <w:color w:val="191919"/>
          <w:sz w:val="18"/>
          <w:szCs w:val="18"/>
        </w:rPr>
        <w:t>aldosta</w:t>
      </w:r>
      <w:r>
        <w:rPr>
          <w:rFonts w:ascii="Times New Roman" w:hAnsi="Times New Roman"/>
          <w:color w:val="191919"/>
          <w:spacing w:val="1"/>
          <w:sz w:val="18"/>
          <w:szCs w:val="18"/>
        </w:rPr>
        <w:t xml:space="preserve"> </w:t>
      </w:r>
      <w:r>
        <w:rPr>
          <w:rFonts w:ascii="Times New Roman" w:hAnsi="Times New Roman"/>
          <w:color w:val="191919"/>
          <w:sz w:val="18"/>
          <w:szCs w:val="18"/>
        </w:rPr>
        <w:t>State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was</w:t>
      </w:r>
      <w:r>
        <w:rPr>
          <w:rFonts w:ascii="Times New Roman" w:hAnsi="Times New Roman"/>
          <w:color w:val="191919"/>
          <w:spacing w:val="1"/>
          <w:sz w:val="18"/>
          <w:szCs w:val="18"/>
        </w:rPr>
        <w:t xml:space="preserve"> </w:t>
      </w:r>
      <w:r>
        <w:rPr>
          <w:rFonts w:ascii="Times New Roman" w:hAnsi="Times New Roman"/>
          <w:color w:val="191919"/>
          <w:sz w:val="18"/>
          <w:szCs w:val="18"/>
        </w:rPr>
        <w:t>added</w:t>
      </w:r>
      <w:r>
        <w:rPr>
          <w:rFonts w:ascii="Times New Roman" w:hAnsi="Times New Roman"/>
          <w:color w:val="191919"/>
          <w:spacing w:val="1"/>
          <w:sz w:val="18"/>
          <w:szCs w:val="18"/>
        </w:rPr>
        <w:t xml:space="preserve"> </w:t>
      </w:r>
      <w:r>
        <w:rPr>
          <w:rFonts w:ascii="Times New Roman" w:hAnsi="Times New Roman"/>
          <w:color w:val="191919"/>
          <w:sz w:val="18"/>
          <w:szCs w:val="18"/>
        </w:rPr>
        <w:t>to the</w:t>
      </w:r>
      <w:r>
        <w:rPr>
          <w:rFonts w:ascii="Times New Roman" w:hAnsi="Times New Roman"/>
          <w:color w:val="191919"/>
          <w:spacing w:val="1"/>
          <w:sz w:val="18"/>
          <w:szCs w:val="18"/>
        </w:rPr>
        <w:t xml:space="preserve"> </w:t>
      </w:r>
      <w:r>
        <w:rPr>
          <w:rFonts w:ascii="Times New Roman" w:hAnsi="Times New Roman"/>
          <w:color w:val="191919"/>
          <w:sz w:val="18"/>
          <w:szCs w:val="18"/>
        </w:rPr>
        <w:t>graduate program.</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Durin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decad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’70s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numbe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facult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doctorat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increase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mor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fift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percent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1"/>
          <w:sz w:val="18"/>
          <w:szCs w:val="18"/>
        </w:rPr>
        <w:t>Septembe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1981,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began</w:t>
      </w:r>
      <w:r>
        <w:rPr>
          <w:rFonts w:ascii="Times New Roman" w:hAnsi="Times New Roman"/>
          <w:color w:val="191919"/>
          <w:spacing w:val="1"/>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fering</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z w:val="18"/>
          <w:szCs w:val="18"/>
        </w:rPr>
        <w:t>graduate</w:t>
      </w:r>
      <w:r>
        <w:rPr>
          <w:rFonts w:ascii="Times New Roman" w:hAnsi="Times New Roman"/>
          <w:color w:val="191919"/>
          <w:spacing w:val="1"/>
          <w:sz w:val="18"/>
          <w:szCs w:val="18"/>
        </w:rPr>
        <w:t xml:space="preserve"> </w:t>
      </w:r>
      <w:r>
        <w:rPr>
          <w:rFonts w:ascii="Times New Roman" w:hAnsi="Times New Roman"/>
          <w:color w:val="191919"/>
          <w:sz w:val="18"/>
          <w:szCs w:val="18"/>
        </w:rPr>
        <w:t>program</w:t>
      </w:r>
      <w:r>
        <w:rPr>
          <w:rFonts w:ascii="Times New Roman" w:hAnsi="Times New Roman"/>
          <w:color w:val="191919"/>
          <w:spacing w:val="1"/>
          <w:sz w:val="18"/>
          <w:szCs w:val="18"/>
        </w:rPr>
        <w:t xml:space="preserve"> </w:t>
      </w:r>
      <w:r>
        <w:rPr>
          <w:rFonts w:ascii="Times New Roman" w:hAnsi="Times New Roman"/>
          <w:color w:val="191919"/>
          <w:sz w:val="18"/>
          <w:szCs w:val="18"/>
        </w:rPr>
        <w:t>designed</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delivered</w:t>
      </w:r>
      <w:r>
        <w:rPr>
          <w:rFonts w:ascii="Times New Roman" w:hAnsi="Times New Roman"/>
          <w:color w:val="191919"/>
          <w:spacing w:val="1"/>
          <w:sz w:val="18"/>
          <w:szCs w:val="18"/>
        </w:rPr>
        <w:t xml:space="preserve"> </w:t>
      </w:r>
      <w:r>
        <w:rPr>
          <w:rFonts w:ascii="Times New Roman" w:hAnsi="Times New Roman"/>
          <w:color w:val="191919"/>
          <w:sz w:val="18"/>
          <w:szCs w:val="18"/>
        </w:rPr>
        <w:t>solely</w:t>
      </w:r>
      <w:r>
        <w:rPr>
          <w:rFonts w:ascii="Times New Roman" w:hAnsi="Times New Roman"/>
          <w:color w:val="191919"/>
          <w:spacing w:val="1"/>
          <w:sz w:val="18"/>
          <w:szCs w:val="18"/>
        </w:rPr>
        <w:t xml:space="preserve"> </w:t>
      </w:r>
      <w:r>
        <w:rPr>
          <w:rFonts w:ascii="Times New Roman" w:hAnsi="Times New Roman"/>
          <w:color w:val="191919"/>
          <w:sz w:val="18"/>
          <w:szCs w:val="18"/>
        </w:rPr>
        <w:t>by</w:t>
      </w:r>
      <w:r>
        <w:rPr>
          <w:rFonts w:ascii="Times New Roman" w:hAnsi="Times New Roman"/>
          <w:color w:val="191919"/>
          <w:spacing w:val="1"/>
          <w:sz w:val="18"/>
          <w:szCs w:val="18"/>
        </w:rPr>
        <w:t xml:space="preserve"> </w:t>
      </w:r>
      <w:r>
        <w:rPr>
          <w:rFonts w:ascii="Times New Roman" w:hAnsi="Times New Roman"/>
          <w:color w:val="191919"/>
          <w:sz w:val="18"/>
          <w:szCs w:val="18"/>
        </w:rPr>
        <w:t>faculty</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sta</w:t>
      </w:r>
      <w:r>
        <w:rPr>
          <w:rFonts w:ascii="Times New Roman" w:hAnsi="Times New Roman"/>
          <w:color w:val="191919"/>
          <w:spacing w:val="-3"/>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z w:val="18"/>
          <w:szCs w:val="18"/>
        </w:rPr>
        <w:t>of</w:t>
      </w:r>
      <w:r>
        <w:rPr>
          <w:rFonts w:ascii="Times New Roman" w:hAnsi="Times New Roman"/>
          <w:color w:val="191919"/>
          <w:spacing w:val="-9"/>
          <w:sz w:val="18"/>
          <w:szCs w:val="18"/>
        </w:rPr>
        <w:t xml:space="preserve"> </w:t>
      </w:r>
      <w:r>
        <w:rPr>
          <w:rFonts w:ascii="Times New Roman" w:hAnsi="Times New Roman"/>
          <w:color w:val="191919"/>
          <w:sz w:val="18"/>
          <w:szCs w:val="18"/>
        </w:rPr>
        <w:t>Albany</w:t>
      </w:r>
      <w:r>
        <w:rPr>
          <w:rFonts w:ascii="Times New Roman" w:hAnsi="Times New Roman"/>
          <w:color w:val="191919"/>
          <w:spacing w:val="1"/>
          <w:sz w:val="18"/>
          <w:szCs w:val="18"/>
        </w:rPr>
        <w:t xml:space="preserve"> </w:t>
      </w:r>
      <w:r>
        <w:rPr>
          <w:rFonts w:ascii="Times New Roman" w:hAnsi="Times New Roman"/>
          <w:color w:val="191919"/>
          <w:sz w:val="18"/>
          <w:szCs w:val="18"/>
        </w:rPr>
        <w:t>State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Mast</w:t>
      </w:r>
      <w:r>
        <w:rPr>
          <w:rFonts w:ascii="Times New Roman" w:hAnsi="Times New Roman"/>
          <w:color w:val="191919"/>
          <w:spacing w:val="-1"/>
          <w:sz w:val="18"/>
          <w:szCs w:val="18"/>
        </w:rPr>
        <w: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degrees in business administration and education were o</w:t>
      </w:r>
      <w:r>
        <w:rPr>
          <w:rFonts w:ascii="Times New Roman" w:hAnsi="Times New Roman"/>
          <w:color w:val="191919"/>
          <w:spacing w:val="-3"/>
          <w:sz w:val="18"/>
          <w:szCs w:val="18"/>
        </w:rPr>
        <w:t>f</w:t>
      </w:r>
      <w:r>
        <w:rPr>
          <w:rFonts w:ascii="Times New Roman" w:hAnsi="Times New Roman"/>
          <w:color w:val="191919"/>
          <w:sz w:val="18"/>
          <w:szCs w:val="18"/>
        </w:rPr>
        <w:t>fered. Since then criminal justice, nursing and public administration have been</w:t>
      </w:r>
      <w:r>
        <w:rPr>
          <w:rFonts w:ascii="Times New Roman" w:hAnsi="Times New Roman"/>
          <w:color w:val="191919"/>
          <w:spacing w:val="-1"/>
          <w:sz w:val="18"/>
          <w:szCs w:val="18"/>
        </w:rPr>
        <w:t xml:space="preserve"> </w:t>
      </w:r>
      <w:r>
        <w:rPr>
          <w:rFonts w:ascii="Times New Roman" w:hAnsi="Times New Roman"/>
          <w:color w:val="191919"/>
          <w:sz w:val="18"/>
          <w:szCs w:val="18"/>
        </w:rPr>
        <w:t>added.</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1"/>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1"/>
          <w:sz w:val="18"/>
          <w:szCs w:val="18"/>
        </w:rPr>
        <w:t>grante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1"/>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1"/>
          <w:sz w:val="18"/>
          <w:szCs w:val="18"/>
        </w:rPr>
        <w:t>Jul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1"/>
          <w:sz w:val="18"/>
          <w:szCs w:val="18"/>
        </w:rPr>
        <w:t>1996</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nam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Institutio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1"/>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1"/>
          <w:sz w:val="18"/>
          <w:szCs w:val="18"/>
        </w:rPr>
        <w:t>change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14"/>
          <w:sz w:val="18"/>
          <w:szCs w:val="18"/>
        </w:rPr>
        <w:t xml:space="preserve"> </w:t>
      </w:r>
      <w:r>
        <w:rPr>
          <w:rFonts w:ascii="Times New Roman" w:hAnsi="Times New Roman"/>
          <w:color w:val="191919"/>
          <w:spacing w:val="-1"/>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1"/>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U</w:t>
      </w:r>
      <w:r>
        <w:rPr>
          <w:rFonts w:ascii="Times New Roman" w:hAnsi="Times New Roman"/>
          <w:color w:val="191919"/>
          <w:spacing w:val="-2"/>
          <w:sz w:val="18"/>
          <w:szCs w:val="18"/>
        </w:rPr>
        <w:t>n</w:t>
      </w:r>
      <w:r>
        <w:rPr>
          <w:rFonts w:ascii="Times New Roman" w:hAnsi="Times New Roman"/>
          <w:color w:val="191919"/>
          <w:spacing w:val="-1"/>
          <w:sz w:val="18"/>
          <w:szCs w:val="18"/>
        </w:rPr>
        <w:t>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1"/>
          <w:sz w:val="18"/>
          <w:szCs w:val="18"/>
        </w:rPr>
        <w:t>Du</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1"/>
          <w:sz w:val="18"/>
          <w:szCs w:val="18"/>
        </w:rPr>
        <w:t>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1"/>
          <w:sz w:val="18"/>
          <w:szCs w:val="18"/>
        </w:rPr>
        <w:t>thi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1"/>
          <w:sz w:val="18"/>
          <w:szCs w:val="18"/>
        </w:rPr>
        <w:t>impressiv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1"/>
          <w:sz w:val="18"/>
          <w:szCs w:val="18"/>
        </w:rPr>
        <w:t>growt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1"/>
          <w:sz w:val="18"/>
          <w:szCs w:val="18"/>
        </w:rPr>
        <w:t>development</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1"/>
          <w:sz w:val="18"/>
          <w:szCs w:val="18"/>
        </w:rPr>
        <w:t>ha</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1"/>
          <w:sz w:val="18"/>
          <w:szCs w:val="18"/>
        </w:rPr>
        <w:t>bee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1"/>
          <w:sz w:val="18"/>
          <w:szCs w:val="18"/>
        </w:rPr>
        <w:t>guide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1"/>
          <w:sz w:val="18"/>
          <w:szCs w:val="18"/>
        </w:rPr>
        <w:t>followin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1"/>
          <w:sz w:val="18"/>
          <w:szCs w:val="18"/>
        </w:rPr>
        <w:t>presidents:</w:t>
      </w:r>
    </w:p>
    <w:p w:rsidR="00D03216" w:rsidRDefault="00D03216" w:rsidP="00D03216">
      <w:pPr>
        <w:widowControl w:val="0"/>
        <w:autoSpaceDE w:val="0"/>
        <w:autoSpaceDN w:val="0"/>
        <w:adjustRightInd w:val="0"/>
        <w:spacing w:after="0" w:line="250" w:lineRule="auto"/>
        <w:ind w:left="180" w:right="130" w:firstLine="0"/>
        <w:jc w:val="both"/>
        <w:rPr>
          <w:rFonts w:ascii="Times New Roman" w:hAnsi="Times New Roman"/>
          <w:color w:val="191919"/>
          <w:spacing w:val="-1"/>
          <w:sz w:val="18"/>
          <w:szCs w:val="18"/>
        </w:rPr>
      </w:pPr>
    </w:p>
    <w:tbl>
      <w:tblPr>
        <w:tblStyle w:val="TableGrid"/>
        <w:tblW w:w="0" w:type="auto"/>
        <w:tblInd w:w="1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85"/>
        <w:gridCol w:w="4881"/>
      </w:tblGrid>
      <w:tr w:rsidR="00D03216" w:rsidTr="00680470">
        <w:trPr>
          <w:trHeight w:val="1055"/>
        </w:trPr>
        <w:tc>
          <w:tcPr>
            <w:tcW w:w="5718" w:type="dxa"/>
          </w:tcPr>
          <w:p w:rsidR="00D03216" w:rsidRDefault="00D03216" w:rsidP="00D03216">
            <w:pPr>
              <w:widowControl w:val="0"/>
              <w:tabs>
                <w:tab w:val="right" w:pos="4853"/>
              </w:tabs>
              <w:autoSpaceDE w:val="0"/>
              <w:autoSpaceDN w:val="0"/>
              <w:adjustRightInd w:val="0"/>
              <w:spacing w:before="30"/>
              <w:ind w:left="180" w:right="130"/>
              <w:jc w:val="center"/>
              <w:rPr>
                <w:rFonts w:ascii="Times New Roman" w:hAnsi="Times New Roman"/>
                <w:color w:val="000000"/>
                <w:sz w:val="18"/>
                <w:szCs w:val="18"/>
              </w:rPr>
            </w:pPr>
            <w:r>
              <w:rPr>
                <w:rFonts w:ascii="Times New Roman" w:hAnsi="Times New Roman"/>
                <w:b/>
                <w:bCs/>
                <w:color w:val="191919"/>
                <w:sz w:val="18"/>
                <w:szCs w:val="18"/>
              </w:rPr>
              <w:t>Joseph</w:t>
            </w:r>
            <w:r>
              <w:rPr>
                <w:rFonts w:ascii="Times New Roman" w:hAnsi="Times New Roman"/>
                <w:b/>
                <w:bCs/>
                <w:color w:val="191919"/>
                <w:spacing w:val="-3"/>
                <w:sz w:val="18"/>
                <w:szCs w:val="18"/>
              </w:rPr>
              <w:t xml:space="preserve"> W</w:t>
            </w:r>
            <w:r>
              <w:rPr>
                <w:rFonts w:ascii="Times New Roman" w:hAnsi="Times New Roman"/>
                <w:b/>
                <w:bCs/>
                <w:color w:val="191919"/>
                <w:sz w:val="18"/>
                <w:szCs w:val="18"/>
              </w:rPr>
              <w:t>inth</w:t>
            </w:r>
            <w:r>
              <w:rPr>
                <w:rFonts w:ascii="Times New Roman" w:hAnsi="Times New Roman"/>
                <w:b/>
                <w:bCs/>
                <w:color w:val="191919"/>
                <w:spacing w:val="-3"/>
                <w:sz w:val="18"/>
                <w:szCs w:val="18"/>
              </w:rPr>
              <w:t>r</w:t>
            </w:r>
            <w:r>
              <w:rPr>
                <w:rFonts w:ascii="Times New Roman" w:hAnsi="Times New Roman"/>
                <w:b/>
                <w:bCs/>
                <w:color w:val="191919"/>
                <w:sz w:val="18"/>
                <w:szCs w:val="18"/>
              </w:rPr>
              <w:t>op Holle</w:t>
            </w:r>
            <w:r>
              <w:rPr>
                <w:rFonts w:ascii="Times New Roman" w:hAnsi="Times New Roman"/>
                <w:b/>
                <w:bCs/>
                <w:color w:val="191919"/>
                <w:spacing w:val="-10"/>
                <w:sz w:val="18"/>
                <w:szCs w:val="18"/>
              </w:rPr>
              <w:t>y</w:t>
            </w:r>
            <w:r>
              <w:rPr>
                <w:rFonts w:ascii="Times New Roman" w:hAnsi="Times New Roman"/>
                <w:b/>
                <w:bCs/>
                <w:color w:val="191919"/>
                <w:sz w:val="18"/>
                <w:szCs w:val="18"/>
              </w:rPr>
              <w:t xml:space="preserve">, D.D., LL.D. </w:t>
            </w:r>
            <w:r>
              <w:rPr>
                <w:rFonts w:ascii="Times New Roman" w:hAnsi="Times New Roman"/>
                <w:color w:val="191919"/>
                <w:sz w:val="18"/>
                <w:szCs w:val="18"/>
              </w:rPr>
              <w:t>(1903-1943)</w:t>
            </w:r>
          </w:p>
          <w:p w:rsidR="00D03216" w:rsidRDefault="00D03216" w:rsidP="00D03216">
            <w:pPr>
              <w:widowControl w:val="0"/>
              <w:autoSpaceDE w:val="0"/>
              <w:autoSpaceDN w:val="0"/>
              <w:adjustRightInd w:val="0"/>
              <w:spacing w:before="6"/>
              <w:ind w:left="180" w:right="130"/>
              <w:jc w:val="center"/>
              <w:rPr>
                <w:rFonts w:ascii="Times New Roman" w:hAnsi="Times New Roman"/>
                <w:color w:val="191919"/>
                <w:sz w:val="18"/>
                <w:szCs w:val="18"/>
              </w:rPr>
            </w:pPr>
            <w:r>
              <w:rPr>
                <w:rFonts w:ascii="Times New Roman" w:hAnsi="Times New Roman"/>
                <w:b/>
                <w:bCs/>
                <w:color w:val="191919"/>
                <w:sz w:val="18"/>
                <w:szCs w:val="18"/>
              </w:rPr>
              <w:t>Aa</w:t>
            </w:r>
            <w:r>
              <w:rPr>
                <w:rFonts w:ascii="Times New Roman" w:hAnsi="Times New Roman"/>
                <w:b/>
                <w:bCs/>
                <w:color w:val="191919"/>
                <w:spacing w:val="-3"/>
                <w:sz w:val="18"/>
                <w:szCs w:val="18"/>
              </w:rPr>
              <w:t>r</w:t>
            </w:r>
            <w:r>
              <w:rPr>
                <w:rFonts w:ascii="Times New Roman" w:hAnsi="Times New Roman"/>
                <w:b/>
                <w:bCs/>
                <w:color w:val="191919"/>
                <w:sz w:val="18"/>
                <w:szCs w:val="18"/>
              </w:rPr>
              <w:t>on B</w:t>
            </w:r>
            <w:r>
              <w:rPr>
                <w:rFonts w:ascii="Times New Roman" w:hAnsi="Times New Roman"/>
                <w:b/>
                <w:bCs/>
                <w:color w:val="191919"/>
                <w:spacing w:val="-3"/>
                <w:sz w:val="18"/>
                <w:szCs w:val="18"/>
              </w:rPr>
              <w:t>r</w:t>
            </w:r>
            <w:r>
              <w:rPr>
                <w:rFonts w:ascii="Times New Roman" w:hAnsi="Times New Roman"/>
                <w:b/>
                <w:bCs/>
                <w:color w:val="191919"/>
                <w:sz w:val="18"/>
                <w:szCs w:val="18"/>
              </w:rPr>
              <w:t xml:space="preserve">own, Ph.D., LL.D., Ed.D. </w:t>
            </w:r>
            <w:r>
              <w:rPr>
                <w:rFonts w:ascii="Times New Roman" w:hAnsi="Times New Roman"/>
                <w:color w:val="191919"/>
                <w:sz w:val="18"/>
                <w:szCs w:val="18"/>
              </w:rPr>
              <w:t xml:space="preserve">(1943-1953) </w:t>
            </w:r>
          </w:p>
          <w:p w:rsidR="00D03216" w:rsidRDefault="00D03216" w:rsidP="00D03216">
            <w:pPr>
              <w:widowControl w:val="0"/>
              <w:autoSpaceDE w:val="0"/>
              <w:autoSpaceDN w:val="0"/>
              <w:adjustRightInd w:val="0"/>
              <w:spacing w:before="12" w:line="250" w:lineRule="auto"/>
              <w:ind w:left="180" w:right="130"/>
              <w:jc w:val="center"/>
              <w:rPr>
                <w:rFonts w:ascii="Times New Roman" w:hAnsi="Times New Roman"/>
                <w:color w:val="000000"/>
                <w:sz w:val="18"/>
                <w:szCs w:val="18"/>
              </w:rPr>
            </w:pPr>
            <w:r>
              <w:rPr>
                <w:rFonts w:ascii="Times New Roman" w:hAnsi="Times New Roman"/>
                <w:b/>
                <w:bCs/>
                <w:color w:val="191919"/>
                <w:spacing w:val="-3"/>
                <w:sz w:val="18"/>
                <w:szCs w:val="18"/>
              </w:rPr>
              <w:t>W</w:t>
            </w:r>
            <w:r>
              <w:rPr>
                <w:rFonts w:ascii="Times New Roman" w:hAnsi="Times New Roman"/>
                <w:b/>
                <w:bCs/>
                <w:color w:val="191919"/>
                <w:sz w:val="18"/>
                <w:szCs w:val="18"/>
              </w:rPr>
              <w:t xml:space="preserve">illiam H. Dennis, LL.D. </w:t>
            </w:r>
            <w:r>
              <w:rPr>
                <w:rFonts w:ascii="Times New Roman" w:hAnsi="Times New Roman"/>
                <w:color w:val="191919"/>
                <w:sz w:val="18"/>
                <w:szCs w:val="18"/>
              </w:rPr>
              <w:t>(1953-1965)</w:t>
            </w:r>
          </w:p>
          <w:p w:rsidR="00D03216" w:rsidRDefault="00D03216" w:rsidP="00D03216">
            <w:pPr>
              <w:widowControl w:val="0"/>
              <w:autoSpaceDE w:val="0"/>
              <w:autoSpaceDN w:val="0"/>
              <w:adjustRightInd w:val="0"/>
              <w:spacing w:line="250" w:lineRule="auto"/>
              <w:ind w:left="180" w:right="130"/>
              <w:jc w:val="center"/>
              <w:rPr>
                <w:rFonts w:ascii="Times New Roman" w:hAnsi="Times New Roman"/>
                <w:color w:val="000000"/>
                <w:sz w:val="18"/>
                <w:szCs w:val="18"/>
              </w:rPr>
            </w:pPr>
            <w:r>
              <w:rPr>
                <w:rFonts w:ascii="Times New Roman" w:hAnsi="Times New Roman"/>
                <w:b/>
                <w:bCs/>
                <w:color w:val="191919"/>
                <w:sz w:val="18"/>
                <w:szCs w:val="18"/>
              </w:rPr>
              <w:t>Thomas Miller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 xml:space="preserve">Jenkins, J.D., LL.D. </w:t>
            </w:r>
            <w:r>
              <w:rPr>
                <w:rFonts w:ascii="Times New Roman" w:hAnsi="Times New Roman"/>
                <w:color w:val="191919"/>
                <w:position w:val="-4"/>
                <w:sz w:val="18"/>
                <w:szCs w:val="18"/>
              </w:rPr>
              <w:t>(1965-1969)</w:t>
            </w:r>
          </w:p>
        </w:tc>
        <w:tc>
          <w:tcPr>
            <w:tcW w:w="5718" w:type="dxa"/>
          </w:tcPr>
          <w:p w:rsidR="00D03216" w:rsidRDefault="00D03216" w:rsidP="00D03216">
            <w:pPr>
              <w:widowControl w:val="0"/>
              <w:autoSpaceDE w:val="0"/>
              <w:autoSpaceDN w:val="0"/>
              <w:adjustRightInd w:val="0"/>
              <w:spacing w:before="30"/>
              <w:ind w:left="180" w:right="130"/>
              <w:jc w:val="center"/>
              <w:rPr>
                <w:rFonts w:ascii="Times New Roman" w:hAnsi="Times New Roman"/>
                <w:color w:val="000000"/>
                <w:sz w:val="18"/>
                <w:szCs w:val="18"/>
              </w:rPr>
            </w:pPr>
            <w:r>
              <w:rPr>
                <w:rFonts w:ascii="Times New Roman" w:hAnsi="Times New Roman"/>
                <w:b/>
                <w:bCs/>
                <w:color w:val="191919"/>
                <w:sz w:val="18"/>
                <w:szCs w:val="18"/>
              </w:rPr>
              <w:t xml:space="preserve">Charles L. Hayes, Ed.D. </w:t>
            </w:r>
            <w:r>
              <w:rPr>
                <w:rFonts w:ascii="Times New Roman" w:hAnsi="Times New Roman"/>
                <w:color w:val="191919"/>
                <w:sz w:val="18"/>
                <w:szCs w:val="18"/>
              </w:rPr>
              <w:t>(1969-1980)</w:t>
            </w:r>
          </w:p>
          <w:p w:rsidR="00D03216" w:rsidRDefault="00D03216" w:rsidP="00D03216">
            <w:pPr>
              <w:widowControl w:val="0"/>
              <w:autoSpaceDE w:val="0"/>
              <w:autoSpaceDN w:val="0"/>
              <w:adjustRightInd w:val="0"/>
              <w:spacing w:before="6"/>
              <w:ind w:left="180" w:right="130"/>
              <w:jc w:val="center"/>
              <w:rPr>
                <w:rFonts w:ascii="Times New Roman" w:hAnsi="Times New Roman"/>
                <w:color w:val="191919"/>
                <w:sz w:val="18"/>
                <w:szCs w:val="18"/>
              </w:rPr>
            </w:pPr>
            <w:r>
              <w:rPr>
                <w:rFonts w:ascii="Times New Roman" w:hAnsi="Times New Roman"/>
                <w:b/>
                <w:bCs/>
                <w:color w:val="191919"/>
                <w:sz w:val="18"/>
                <w:szCs w:val="18"/>
              </w:rPr>
              <w:t xml:space="preserve">Billy C. Black, Ph.D. </w:t>
            </w:r>
            <w:r>
              <w:rPr>
                <w:rFonts w:ascii="Times New Roman" w:hAnsi="Times New Roman"/>
                <w:color w:val="191919"/>
                <w:sz w:val="18"/>
                <w:szCs w:val="18"/>
              </w:rPr>
              <w:t>(1980-1996)</w:t>
            </w:r>
          </w:p>
          <w:p w:rsidR="00D03216" w:rsidRDefault="00D03216" w:rsidP="00D03216">
            <w:pPr>
              <w:widowControl w:val="0"/>
              <w:autoSpaceDE w:val="0"/>
              <w:autoSpaceDN w:val="0"/>
              <w:adjustRightInd w:val="0"/>
              <w:spacing w:before="6"/>
              <w:ind w:left="180" w:right="130"/>
              <w:jc w:val="center"/>
              <w:rPr>
                <w:rFonts w:ascii="Times New Roman" w:hAnsi="Times New Roman"/>
                <w:color w:val="000000"/>
                <w:sz w:val="18"/>
                <w:szCs w:val="18"/>
              </w:rPr>
            </w:pPr>
            <w:r>
              <w:rPr>
                <w:rFonts w:ascii="Times New Roman" w:hAnsi="Times New Roman"/>
                <w:b/>
                <w:bCs/>
                <w:color w:val="191919"/>
                <w:sz w:val="18"/>
                <w:szCs w:val="18"/>
              </w:rPr>
              <w:t xml:space="preserve">Portia Holmes Shields, Ph.D. </w:t>
            </w:r>
            <w:r>
              <w:rPr>
                <w:rFonts w:ascii="Times New Roman" w:hAnsi="Times New Roman"/>
                <w:color w:val="191919"/>
                <w:sz w:val="18"/>
                <w:szCs w:val="18"/>
              </w:rPr>
              <w:t>(1996-2005)</w:t>
            </w:r>
          </w:p>
          <w:p w:rsidR="00D03216" w:rsidRDefault="00D03216" w:rsidP="00D03216">
            <w:pPr>
              <w:widowControl w:val="0"/>
              <w:autoSpaceDE w:val="0"/>
              <w:autoSpaceDN w:val="0"/>
              <w:adjustRightInd w:val="0"/>
              <w:spacing w:before="6"/>
              <w:ind w:left="180" w:right="130"/>
              <w:jc w:val="center"/>
              <w:rPr>
                <w:rFonts w:ascii="Times New Roman" w:hAnsi="Times New Roman"/>
                <w:color w:val="000000"/>
                <w:sz w:val="18"/>
                <w:szCs w:val="18"/>
              </w:rPr>
            </w:pPr>
            <w:r>
              <w:rPr>
                <w:rFonts w:ascii="Times New Roman" w:hAnsi="Times New Roman"/>
                <w:b/>
                <w:bCs/>
                <w:color w:val="191919"/>
                <w:sz w:val="18"/>
                <w:szCs w:val="18"/>
              </w:rPr>
              <w:t>Eve</w:t>
            </w:r>
            <w:r>
              <w:rPr>
                <w:rFonts w:ascii="Times New Roman" w:hAnsi="Times New Roman"/>
                <w:b/>
                <w:bCs/>
                <w:color w:val="191919"/>
                <w:spacing w:val="-3"/>
                <w:sz w:val="18"/>
                <w:szCs w:val="18"/>
              </w:rPr>
              <w:t>r</w:t>
            </w:r>
            <w:r>
              <w:rPr>
                <w:rFonts w:ascii="Times New Roman" w:hAnsi="Times New Roman"/>
                <w:b/>
                <w:bCs/>
                <w:color w:val="191919"/>
                <w:sz w:val="18"/>
                <w:szCs w:val="18"/>
              </w:rPr>
              <w:t>ette J. F</w:t>
            </w:r>
            <w:r>
              <w:rPr>
                <w:rFonts w:ascii="Times New Roman" w:hAnsi="Times New Roman"/>
                <w:b/>
                <w:bCs/>
                <w:color w:val="191919"/>
                <w:spacing w:val="-3"/>
                <w:sz w:val="18"/>
                <w:szCs w:val="18"/>
              </w:rPr>
              <w:t>r</w:t>
            </w:r>
            <w:r>
              <w:rPr>
                <w:rFonts w:ascii="Times New Roman" w:hAnsi="Times New Roman"/>
                <w:b/>
                <w:bCs/>
                <w:color w:val="191919"/>
                <w:sz w:val="18"/>
                <w:szCs w:val="18"/>
              </w:rPr>
              <w:t xml:space="preserve">eeman, Ed.D., M.A., B.A., </w:t>
            </w:r>
            <w:r>
              <w:rPr>
                <w:rFonts w:ascii="Times New Roman" w:hAnsi="Times New Roman"/>
                <w:color w:val="191919"/>
                <w:position w:val="-4"/>
                <w:sz w:val="18"/>
                <w:szCs w:val="18"/>
              </w:rPr>
              <w:t>(2005 – Present)</w:t>
            </w:r>
          </w:p>
          <w:p w:rsidR="00D03216" w:rsidRDefault="00D03216" w:rsidP="00D03216">
            <w:pPr>
              <w:widowControl w:val="0"/>
              <w:autoSpaceDE w:val="0"/>
              <w:autoSpaceDN w:val="0"/>
              <w:adjustRightInd w:val="0"/>
              <w:spacing w:line="250" w:lineRule="auto"/>
              <w:ind w:left="180" w:right="130"/>
              <w:jc w:val="both"/>
              <w:rPr>
                <w:rFonts w:ascii="Times New Roman" w:hAnsi="Times New Roman"/>
                <w:color w:val="000000"/>
                <w:sz w:val="18"/>
                <w:szCs w:val="18"/>
              </w:rPr>
            </w:pPr>
          </w:p>
        </w:tc>
      </w:tr>
    </w:tbl>
    <w:p w:rsidR="00D03216" w:rsidRDefault="00D03216" w:rsidP="00D03216">
      <w:pPr>
        <w:widowControl w:val="0"/>
        <w:autoSpaceDE w:val="0"/>
        <w:autoSpaceDN w:val="0"/>
        <w:adjustRightInd w:val="0"/>
        <w:spacing w:after="0"/>
        <w:ind w:left="-90" w:right="90" w:firstLine="0"/>
        <w:jc w:val="center"/>
        <w:rPr>
          <w:rFonts w:ascii="Times New Roman" w:hAnsi="Times New Roman"/>
          <w:color w:val="191919"/>
          <w:sz w:val="54"/>
          <w:szCs w:val="54"/>
        </w:rPr>
      </w:pPr>
    </w:p>
    <w:p w:rsidR="00D03216" w:rsidRDefault="00D03216" w:rsidP="00D03216">
      <w:pPr>
        <w:widowControl w:val="0"/>
        <w:autoSpaceDE w:val="0"/>
        <w:autoSpaceDN w:val="0"/>
        <w:adjustRightInd w:val="0"/>
        <w:spacing w:after="0"/>
        <w:ind w:left="-90" w:right="90" w:firstLine="0"/>
        <w:jc w:val="center"/>
        <w:rPr>
          <w:rFonts w:ascii="Times New Roman" w:hAnsi="Times New Roman"/>
          <w:color w:val="191919"/>
          <w:sz w:val="54"/>
          <w:szCs w:val="54"/>
        </w:rPr>
      </w:pPr>
    </w:p>
    <w:p w:rsidR="00D03216" w:rsidRDefault="00D03216">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D03216" w:rsidRDefault="00D03216" w:rsidP="000A7B93">
      <w:pPr>
        <w:pStyle w:val="Heading2"/>
        <w:spacing w:before="0"/>
        <w:ind w:left="180" w:right="130" w:firstLine="0"/>
        <w:rPr>
          <w:rFonts w:ascii="Times New Roman" w:hAnsi="Times New Roman"/>
          <w:color w:val="000000"/>
          <w:sz w:val="54"/>
          <w:szCs w:val="54"/>
        </w:rPr>
      </w:pPr>
      <w:bookmarkStart w:id="10" w:name="_Toc295558954"/>
      <w:bookmarkStart w:id="11" w:name="_Toc297152478"/>
      <w:r>
        <w:rPr>
          <w:rFonts w:ascii="Times New Roman" w:hAnsi="Times New Roman"/>
          <w:color w:val="191919"/>
          <w:sz w:val="72"/>
          <w:szCs w:val="72"/>
        </w:rPr>
        <w:lastRenderedPageBreak/>
        <w:t>P</w:t>
      </w:r>
      <w:r>
        <w:rPr>
          <w:rFonts w:ascii="Times New Roman" w:hAnsi="Times New Roman"/>
          <w:color w:val="191919"/>
          <w:sz w:val="54"/>
          <w:szCs w:val="54"/>
        </w:rPr>
        <w:t>ROFILE</w:t>
      </w:r>
      <w:bookmarkEnd w:id="10"/>
      <w:bookmarkEnd w:id="11"/>
    </w:p>
    <w:p w:rsidR="00D03216" w:rsidRDefault="00D03216" w:rsidP="000A7B93">
      <w:pPr>
        <w:widowControl w:val="0"/>
        <w:autoSpaceDE w:val="0"/>
        <w:autoSpaceDN w:val="0"/>
        <w:adjustRightInd w:val="0"/>
        <w:spacing w:before="8" w:after="0" w:line="150" w:lineRule="exact"/>
        <w:ind w:left="180" w:right="130" w:firstLine="0"/>
        <w:rPr>
          <w:rFonts w:ascii="Times New Roman" w:hAnsi="Times New Roman"/>
          <w:color w:val="000000"/>
          <w:sz w:val="15"/>
          <w:szCs w:val="15"/>
        </w:rPr>
      </w:pPr>
    </w:p>
    <w:p w:rsidR="00D03216" w:rsidRPr="003B5DD4" w:rsidRDefault="00D03216" w:rsidP="000A7B93">
      <w:pPr>
        <w:pStyle w:val="Heading2"/>
        <w:spacing w:before="0"/>
        <w:ind w:left="180" w:right="130" w:firstLine="0"/>
        <w:rPr>
          <w:rFonts w:ascii="Times New Roman" w:hAnsi="Times New Roman"/>
          <w:bCs w:val="0"/>
          <w:color w:val="191919"/>
          <w:sz w:val="18"/>
          <w:szCs w:val="18"/>
        </w:rPr>
      </w:pPr>
      <w:bookmarkStart w:id="12" w:name="_Toc295558955"/>
      <w:bookmarkStart w:id="13" w:name="_Toc297152479"/>
      <w:r w:rsidRPr="003B5DD4">
        <w:rPr>
          <w:rFonts w:ascii="Times New Roman" w:hAnsi="Times New Roman"/>
          <w:bCs w:val="0"/>
          <w:color w:val="191919"/>
          <w:sz w:val="24"/>
          <w:szCs w:val="24"/>
        </w:rPr>
        <w:t>A</w:t>
      </w:r>
      <w:r w:rsidRPr="003B5DD4">
        <w:rPr>
          <w:rFonts w:ascii="Times New Roman" w:hAnsi="Times New Roman"/>
          <w:bCs w:val="0"/>
          <w:color w:val="191919"/>
          <w:sz w:val="18"/>
          <w:szCs w:val="18"/>
        </w:rPr>
        <w:t>CCREDITATION</w:t>
      </w:r>
      <w:bookmarkEnd w:id="12"/>
      <w:bookmarkEnd w:id="13"/>
    </w:p>
    <w:p w:rsidR="00D03216" w:rsidRPr="00D75978" w:rsidRDefault="00D03216" w:rsidP="000A7B93">
      <w:pPr>
        <w:widowControl w:val="0"/>
        <w:autoSpaceDE w:val="0"/>
        <w:autoSpaceDN w:val="0"/>
        <w:adjustRightInd w:val="0"/>
        <w:spacing w:before="13" w:after="0" w:line="250" w:lineRule="auto"/>
        <w:ind w:left="180" w:right="130" w:firstLine="0"/>
        <w:jc w:val="both"/>
        <w:rPr>
          <w:rFonts w:ascii="Times New Roman" w:hAnsi="Times New Roman"/>
          <w:color w:val="000000"/>
          <w:sz w:val="18"/>
          <w:szCs w:val="18"/>
        </w:rPr>
      </w:pPr>
      <w:r w:rsidRPr="00D75978">
        <w:rPr>
          <w:rFonts w:ascii="Times New Roman" w:hAnsi="Times New Roman"/>
          <w:color w:val="191919"/>
          <w:sz w:val="18"/>
          <w:szCs w:val="18"/>
        </w:rPr>
        <w:t>Albany</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State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University</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is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accredited</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by</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Commission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Colleges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Southern Association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Colleges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and</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Schools (1866</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Southern</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Lane,</w:t>
      </w:r>
      <w:r w:rsidRPr="00D75978">
        <w:rPr>
          <w:rFonts w:ascii="Times New Roman" w:hAnsi="Times New Roman"/>
          <w:color w:val="191919"/>
          <w:spacing w:val="-4"/>
          <w:sz w:val="18"/>
          <w:szCs w:val="18"/>
        </w:rPr>
        <w:t xml:space="preserve"> </w:t>
      </w:r>
      <w:r w:rsidRPr="00D75978">
        <w:rPr>
          <w:rFonts w:ascii="Times New Roman" w:hAnsi="Times New Roman"/>
          <w:color w:val="191919"/>
          <w:sz w:val="18"/>
          <w:szCs w:val="18"/>
        </w:rPr>
        <w:t>Decatu</w:t>
      </w:r>
      <w:r w:rsidRPr="00D75978">
        <w:rPr>
          <w:rFonts w:ascii="Times New Roman" w:hAnsi="Times New Roman"/>
          <w:color w:val="191919"/>
          <w:spacing w:val="-8"/>
          <w:sz w:val="18"/>
          <w:szCs w:val="18"/>
        </w:rPr>
        <w:t>r</w:t>
      </w:r>
      <w:r w:rsidRPr="00D75978">
        <w:rPr>
          <w:rFonts w:ascii="Times New Roman" w:hAnsi="Times New Roman"/>
          <w:color w:val="191919"/>
          <w:sz w:val="18"/>
          <w:szCs w:val="18"/>
        </w:rPr>
        <w:t>,</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Geo</w:t>
      </w:r>
      <w:r w:rsidRPr="00D75978">
        <w:rPr>
          <w:rFonts w:ascii="Times New Roman" w:hAnsi="Times New Roman"/>
          <w:color w:val="191919"/>
          <w:spacing w:val="-4"/>
          <w:sz w:val="18"/>
          <w:szCs w:val="18"/>
        </w:rPr>
        <w:t>r</w:t>
      </w:r>
      <w:r w:rsidRPr="00D75978">
        <w:rPr>
          <w:rFonts w:ascii="Times New Roman" w:hAnsi="Times New Roman"/>
          <w:color w:val="191919"/>
          <w:sz w:val="18"/>
          <w:szCs w:val="18"/>
        </w:rPr>
        <w:t>gia</w:t>
      </w:r>
      <w:r w:rsidRPr="00D75978">
        <w:rPr>
          <w:rFonts w:ascii="Times New Roman" w:hAnsi="Times New Roman"/>
          <w:color w:val="191919"/>
          <w:spacing w:val="-4"/>
          <w:sz w:val="18"/>
          <w:szCs w:val="18"/>
        </w:rPr>
        <w:t xml:space="preserve"> </w:t>
      </w:r>
      <w:r w:rsidRPr="00D75978">
        <w:rPr>
          <w:rFonts w:ascii="Times New Roman" w:hAnsi="Times New Roman"/>
          <w:color w:val="191919"/>
          <w:sz w:val="18"/>
          <w:szCs w:val="18"/>
        </w:rPr>
        <w:t>30033-4097:</w:t>
      </w:r>
      <w:r w:rsidRPr="00D75978">
        <w:rPr>
          <w:rFonts w:ascii="Times New Roman" w:hAnsi="Times New Roman"/>
          <w:color w:val="191919"/>
          <w:spacing w:val="-8"/>
          <w:sz w:val="18"/>
          <w:szCs w:val="18"/>
        </w:rPr>
        <w:t xml:space="preserve"> </w:t>
      </w:r>
      <w:r w:rsidRPr="00D75978">
        <w:rPr>
          <w:rFonts w:ascii="Times New Roman" w:hAnsi="Times New Roman"/>
          <w:color w:val="191919"/>
          <w:spacing w:val="-14"/>
          <w:sz w:val="18"/>
          <w:szCs w:val="18"/>
        </w:rPr>
        <w:t>T</w:t>
      </w:r>
      <w:r w:rsidRPr="00D75978">
        <w:rPr>
          <w:rFonts w:ascii="Times New Roman" w:hAnsi="Times New Roman"/>
          <w:color w:val="191919"/>
          <w:sz w:val="18"/>
          <w:szCs w:val="18"/>
        </w:rPr>
        <w:t>elephone</w:t>
      </w:r>
      <w:r w:rsidRPr="00D75978">
        <w:rPr>
          <w:rFonts w:ascii="Times New Roman" w:hAnsi="Times New Roman"/>
          <w:color w:val="191919"/>
          <w:spacing w:val="-4"/>
          <w:sz w:val="18"/>
          <w:szCs w:val="18"/>
        </w:rPr>
        <w:t xml:space="preserve"> </w:t>
      </w:r>
      <w:r w:rsidRPr="00D75978">
        <w:rPr>
          <w:rFonts w:ascii="Times New Roman" w:hAnsi="Times New Roman"/>
          <w:color w:val="191919"/>
          <w:sz w:val="18"/>
          <w:szCs w:val="18"/>
        </w:rPr>
        <w:t>number</w:t>
      </w:r>
      <w:r w:rsidRPr="00D75978">
        <w:rPr>
          <w:rFonts w:ascii="Times New Roman" w:hAnsi="Times New Roman"/>
          <w:color w:val="191919"/>
          <w:spacing w:val="-4"/>
          <w:sz w:val="18"/>
          <w:szCs w:val="18"/>
        </w:rPr>
        <w:t xml:space="preserve"> </w:t>
      </w:r>
      <w:r w:rsidRPr="00D75978">
        <w:rPr>
          <w:rFonts w:ascii="Times New Roman" w:hAnsi="Times New Roman"/>
          <w:color w:val="191919"/>
          <w:sz w:val="18"/>
          <w:szCs w:val="18"/>
        </w:rPr>
        <w:t>404-679-4501)</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to</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award</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Bachelo</w:t>
      </w:r>
      <w:r w:rsidRPr="00D75978">
        <w:rPr>
          <w:rFonts w:ascii="Times New Roman" w:hAnsi="Times New Roman"/>
          <w:color w:val="191919"/>
          <w:spacing w:val="8"/>
          <w:sz w:val="18"/>
          <w:szCs w:val="18"/>
        </w:rPr>
        <w:t>r</w:t>
      </w:r>
      <w:r w:rsidRPr="00D75978">
        <w:rPr>
          <w:rFonts w:ascii="Times New Roman" w:hAnsi="Times New Roman"/>
          <w:color w:val="191919"/>
          <w:spacing w:val="-11"/>
          <w:sz w:val="18"/>
          <w:szCs w:val="18"/>
        </w:rPr>
        <w:t>’</w:t>
      </w:r>
      <w:r w:rsidRPr="00D75978">
        <w:rPr>
          <w:rFonts w:ascii="Times New Roman" w:hAnsi="Times New Roman"/>
          <w:color w:val="191919"/>
          <w:sz w:val="18"/>
          <w:szCs w:val="18"/>
        </w:rPr>
        <w:t>s,</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Maste</w:t>
      </w:r>
      <w:r w:rsidRPr="00D75978">
        <w:rPr>
          <w:rFonts w:ascii="Times New Roman" w:hAnsi="Times New Roman"/>
          <w:color w:val="191919"/>
          <w:spacing w:val="7"/>
          <w:sz w:val="18"/>
          <w:szCs w:val="18"/>
        </w:rPr>
        <w:t>r</w:t>
      </w:r>
      <w:r w:rsidRPr="00D75978">
        <w:rPr>
          <w:rFonts w:ascii="Times New Roman" w:hAnsi="Times New Roman"/>
          <w:color w:val="191919"/>
          <w:spacing w:val="-11"/>
          <w:sz w:val="18"/>
          <w:szCs w:val="18"/>
        </w:rPr>
        <w:t>’</w:t>
      </w:r>
      <w:r w:rsidRPr="00D75978">
        <w:rPr>
          <w:rFonts w:ascii="Times New Roman" w:hAnsi="Times New Roman"/>
          <w:color w:val="191919"/>
          <w:sz w:val="18"/>
          <w:szCs w:val="18"/>
        </w:rPr>
        <w:t>s</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and</w:t>
      </w:r>
      <w:r w:rsidRPr="00D75978">
        <w:rPr>
          <w:rFonts w:ascii="Times New Roman" w:hAnsi="Times New Roman"/>
          <w:color w:val="191919"/>
          <w:spacing w:val="-5"/>
          <w:sz w:val="18"/>
          <w:szCs w:val="18"/>
        </w:rPr>
        <w:t xml:space="preserve"> </w:t>
      </w:r>
      <w:r>
        <w:rPr>
          <w:rFonts w:ascii="Times New Roman" w:hAnsi="Times New Roman"/>
          <w:color w:val="191919"/>
          <w:sz w:val="18"/>
          <w:szCs w:val="18"/>
        </w:rPr>
        <w:t>Ed</w:t>
      </w:r>
      <w:r w:rsidRPr="00D75978">
        <w:rPr>
          <w:rFonts w:ascii="Times New Roman" w:hAnsi="Times New Roman"/>
          <w:color w:val="191919"/>
          <w:sz w:val="18"/>
          <w:szCs w:val="18"/>
        </w:rPr>
        <w:t>ucation</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Specialist</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degrees.</w:t>
      </w:r>
      <w:r w:rsidRPr="00D75978">
        <w:rPr>
          <w:rFonts w:ascii="Times New Roman" w:hAnsi="Times New Roman"/>
          <w:color w:val="191919"/>
          <w:spacing w:val="-14"/>
          <w:sz w:val="18"/>
          <w:szCs w:val="18"/>
        </w:rPr>
        <w:t xml:space="preserve"> </w:t>
      </w:r>
      <w:r w:rsidRPr="00D75978">
        <w:rPr>
          <w:rFonts w:ascii="Times New Roman" w:hAnsi="Times New Roman"/>
          <w:color w:val="191919"/>
          <w:sz w:val="18"/>
          <w:szCs w:val="18"/>
        </w:rPr>
        <w:t>Albany</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State</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University</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is</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also</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accredited</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by</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National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Council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for</w:t>
      </w:r>
      <w:r w:rsidRPr="00D75978">
        <w:rPr>
          <w:rFonts w:ascii="Times New Roman" w:hAnsi="Times New Roman"/>
          <w:color w:val="191919"/>
          <w:spacing w:val="-14"/>
          <w:sz w:val="18"/>
          <w:szCs w:val="18"/>
        </w:rPr>
        <w:t xml:space="preserve"> </w:t>
      </w:r>
      <w:r w:rsidRPr="00D75978">
        <w:rPr>
          <w:rFonts w:ascii="Times New Roman" w:hAnsi="Times New Roman"/>
          <w:color w:val="191919"/>
          <w:sz w:val="18"/>
          <w:szCs w:val="18"/>
        </w:rPr>
        <w:t>Accreditation</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7"/>
          <w:sz w:val="18"/>
          <w:szCs w:val="18"/>
        </w:rPr>
        <w:t xml:space="preserve"> </w:t>
      </w:r>
      <w:r w:rsidRPr="00D75978">
        <w:rPr>
          <w:rFonts w:ascii="Times New Roman" w:hAnsi="Times New Roman"/>
          <w:color w:val="191919"/>
          <w:spacing w:val="-14"/>
          <w:sz w:val="18"/>
          <w:szCs w:val="18"/>
        </w:rPr>
        <w:t>T</w:t>
      </w:r>
      <w:r w:rsidRPr="00D75978">
        <w:rPr>
          <w:rFonts w:ascii="Times New Roman" w:hAnsi="Times New Roman"/>
          <w:color w:val="191919"/>
          <w:sz w:val="18"/>
          <w:szCs w:val="18"/>
        </w:rPr>
        <w:t>eacher</w:t>
      </w:r>
      <w:r w:rsidRPr="00D75978">
        <w:rPr>
          <w:rFonts w:ascii="Times New Roman" w:hAnsi="Times New Roman"/>
          <w:color w:val="191919"/>
          <w:spacing w:val="-3"/>
          <w:sz w:val="18"/>
          <w:szCs w:val="18"/>
        </w:rPr>
        <w:t xml:space="preserve"> </w:t>
      </w:r>
      <w:r>
        <w:rPr>
          <w:rFonts w:ascii="Times New Roman" w:hAnsi="Times New Roman"/>
          <w:color w:val="191919"/>
          <w:sz w:val="18"/>
          <w:szCs w:val="18"/>
        </w:rPr>
        <w:t>Ed</w:t>
      </w:r>
      <w:r w:rsidRPr="00D75978">
        <w:rPr>
          <w:rFonts w:ascii="Times New Roman" w:hAnsi="Times New Roman"/>
          <w:color w:val="191919"/>
          <w:sz w:val="18"/>
          <w:szCs w:val="18"/>
        </w:rPr>
        <w:t>ucation,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Geo</w:t>
      </w:r>
      <w:r w:rsidRPr="00D75978">
        <w:rPr>
          <w:rFonts w:ascii="Times New Roman" w:hAnsi="Times New Roman"/>
          <w:color w:val="191919"/>
          <w:spacing w:val="-4"/>
          <w:sz w:val="18"/>
          <w:szCs w:val="18"/>
        </w:rPr>
        <w:t>r</w:t>
      </w:r>
      <w:r w:rsidRPr="00D75978">
        <w:rPr>
          <w:rFonts w:ascii="Times New Roman" w:hAnsi="Times New Roman"/>
          <w:color w:val="191919"/>
          <w:sz w:val="18"/>
          <w:szCs w:val="18"/>
        </w:rPr>
        <w:t>gia</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Professional</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Standards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Commission,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 Association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Collegiate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Business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Schools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and</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Programs,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 National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League</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for</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Nursing,</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Geo</w:t>
      </w:r>
      <w:r w:rsidRPr="00D75978">
        <w:rPr>
          <w:rFonts w:ascii="Times New Roman" w:hAnsi="Times New Roman"/>
          <w:color w:val="191919"/>
          <w:spacing w:val="-4"/>
          <w:sz w:val="18"/>
          <w:szCs w:val="18"/>
        </w:rPr>
        <w:t>r</w:t>
      </w:r>
      <w:r w:rsidRPr="00D75978">
        <w:rPr>
          <w:rFonts w:ascii="Times New Roman" w:hAnsi="Times New Roman"/>
          <w:color w:val="191919"/>
          <w:sz w:val="18"/>
          <w:szCs w:val="18"/>
        </w:rPr>
        <w:t>gia</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Board</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Nursing,</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and</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Council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on</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 xml:space="preserve">Social </w:t>
      </w:r>
      <w:r w:rsidRPr="00D75978">
        <w:rPr>
          <w:rFonts w:ascii="Times New Roman" w:hAnsi="Times New Roman"/>
          <w:color w:val="191919"/>
          <w:spacing w:val="-16"/>
          <w:sz w:val="18"/>
          <w:szCs w:val="18"/>
        </w:rPr>
        <w:t>W</w:t>
      </w:r>
      <w:r w:rsidRPr="00D75978">
        <w:rPr>
          <w:rFonts w:ascii="Times New Roman" w:hAnsi="Times New Roman"/>
          <w:color w:val="191919"/>
          <w:sz w:val="18"/>
          <w:szCs w:val="18"/>
        </w:rPr>
        <w:t>ork</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Education.</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Individual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colleges</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and departments</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also hold memberships</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in the regional</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and national</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professional o</w:t>
      </w:r>
      <w:r w:rsidRPr="00D75978">
        <w:rPr>
          <w:rFonts w:ascii="Times New Roman" w:hAnsi="Times New Roman"/>
          <w:color w:val="191919"/>
          <w:spacing w:val="-4"/>
          <w:sz w:val="18"/>
          <w:szCs w:val="18"/>
        </w:rPr>
        <w:t>r</w:t>
      </w:r>
      <w:r w:rsidRPr="00D75978">
        <w:rPr>
          <w:rFonts w:ascii="Times New Roman" w:hAnsi="Times New Roman"/>
          <w:color w:val="191919"/>
          <w:sz w:val="18"/>
          <w:szCs w:val="18"/>
        </w:rPr>
        <w:t>ganizations</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associated</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with the respective</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discipline.</w:t>
      </w:r>
    </w:p>
    <w:p w:rsidR="00D03216" w:rsidRDefault="00D03216" w:rsidP="000A7B93">
      <w:pPr>
        <w:widowControl w:val="0"/>
        <w:autoSpaceDE w:val="0"/>
        <w:autoSpaceDN w:val="0"/>
        <w:adjustRightInd w:val="0"/>
        <w:spacing w:before="7" w:after="0" w:line="220" w:lineRule="exact"/>
        <w:ind w:left="180" w:right="130" w:firstLine="0"/>
        <w:rPr>
          <w:rFonts w:ascii="Times New Roman" w:hAnsi="Times New Roman"/>
          <w:color w:val="000000"/>
        </w:rPr>
      </w:pPr>
    </w:p>
    <w:p w:rsidR="00D03216" w:rsidRPr="003B5DD4" w:rsidRDefault="00D03216" w:rsidP="000A7B93">
      <w:pPr>
        <w:pStyle w:val="Heading2"/>
        <w:spacing w:before="0"/>
        <w:ind w:left="180" w:right="130" w:firstLine="0"/>
        <w:rPr>
          <w:rFonts w:ascii="Times New Roman" w:hAnsi="Times New Roman"/>
          <w:color w:val="000000"/>
          <w:sz w:val="18"/>
          <w:szCs w:val="18"/>
        </w:rPr>
      </w:pPr>
      <w:bookmarkStart w:id="14" w:name="_Toc295558956"/>
      <w:bookmarkStart w:id="15" w:name="_Toc297152480"/>
      <w:r w:rsidRPr="003B5DD4">
        <w:rPr>
          <w:rFonts w:ascii="Times New Roman" w:hAnsi="Times New Roman"/>
          <w:bCs w:val="0"/>
          <w:color w:val="191919"/>
          <w:sz w:val="24"/>
          <w:szCs w:val="24"/>
        </w:rPr>
        <w:t>U</w:t>
      </w:r>
      <w:r w:rsidRPr="003B5DD4">
        <w:rPr>
          <w:rFonts w:ascii="Times New Roman" w:hAnsi="Times New Roman"/>
          <w:bCs w:val="0"/>
          <w:color w:val="191919"/>
          <w:sz w:val="18"/>
          <w:szCs w:val="18"/>
        </w:rPr>
        <w:t>NDERGRADU</w:t>
      </w:r>
      <w:r w:rsidRPr="003B5DD4">
        <w:rPr>
          <w:rFonts w:ascii="Times New Roman" w:hAnsi="Times New Roman"/>
          <w:bCs w:val="0"/>
          <w:color w:val="191919"/>
          <w:spacing w:val="-14"/>
          <w:sz w:val="18"/>
          <w:szCs w:val="18"/>
        </w:rPr>
        <w:t>A</w:t>
      </w:r>
      <w:r w:rsidRPr="003B5DD4">
        <w:rPr>
          <w:rFonts w:ascii="Times New Roman" w:hAnsi="Times New Roman"/>
          <w:bCs w:val="0"/>
          <w:color w:val="191919"/>
          <w:sz w:val="18"/>
          <w:szCs w:val="18"/>
        </w:rPr>
        <w:t>TE</w:t>
      </w:r>
      <w:r w:rsidRPr="003B5DD4">
        <w:rPr>
          <w:rFonts w:ascii="Times New Roman" w:hAnsi="Times New Roman"/>
          <w:bCs w:val="0"/>
          <w:color w:val="191919"/>
          <w:spacing w:val="5"/>
          <w:sz w:val="18"/>
          <w:szCs w:val="18"/>
        </w:rPr>
        <w:t xml:space="preserve"> </w:t>
      </w:r>
      <w:r w:rsidRPr="003B5DD4">
        <w:rPr>
          <w:rFonts w:ascii="Times New Roman" w:hAnsi="Times New Roman"/>
          <w:bCs w:val="0"/>
          <w:color w:val="191919"/>
          <w:sz w:val="18"/>
          <w:szCs w:val="18"/>
        </w:rPr>
        <w:t>AND</w:t>
      </w:r>
      <w:r w:rsidRPr="003B5DD4">
        <w:rPr>
          <w:rFonts w:ascii="Times New Roman" w:hAnsi="Times New Roman"/>
          <w:bCs w:val="0"/>
          <w:color w:val="191919"/>
          <w:spacing w:val="15"/>
          <w:sz w:val="18"/>
          <w:szCs w:val="18"/>
        </w:rPr>
        <w:t xml:space="preserve"> </w:t>
      </w:r>
      <w:r w:rsidRPr="003B5DD4">
        <w:rPr>
          <w:rFonts w:ascii="Times New Roman" w:hAnsi="Times New Roman"/>
          <w:bCs w:val="0"/>
          <w:color w:val="191919"/>
          <w:sz w:val="24"/>
          <w:szCs w:val="24"/>
        </w:rPr>
        <w:t>G</w:t>
      </w:r>
      <w:r w:rsidRPr="003B5DD4">
        <w:rPr>
          <w:rFonts w:ascii="Times New Roman" w:hAnsi="Times New Roman"/>
          <w:bCs w:val="0"/>
          <w:color w:val="191919"/>
          <w:sz w:val="18"/>
          <w:szCs w:val="18"/>
        </w:rPr>
        <w:t>RADU</w:t>
      </w:r>
      <w:r w:rsidRPr="003B5DD4">
        <w:rPr>
          <w:rFonts w:ascii="Times New Roman" w:hAnsi="Times New Roman"/>
          <w:bCs w:val="0"/>
          <w:color w:val="191919"/>
          <w:spacing w:val="-14"/>
          <w:sz w:val="18"/>
          <w:szCs w:val="18"/>
        </w:rPr>
        <w:t>A</w:t>
      </w:r>
      <w:r w:rsidRPr="003B5DD4">
        <w:rPr>
          <w:rFonts w:ascii="Times New Roman" w:hAnsi="Times New Roman"/>
          <w:bCs w:val="0"/>
          <w:color w:val="191919"/>
          <w:sz w:val="18"/>
          <w:szCs w:val="18"/>
        </w:rPr>
        <w:t>TE</w:t>
      </w:r>
      <w:r w:rsidRPr="003B5DD4">
        <w:rPr>
          <w:rFonts w:ascii="Times New Roman" w:hAnsi="Times New Roman"/>
          <w:bCs w:val="0"/>
          <w:color w:val="191919"/>
          <w:spacing w:val="15"/>
          <w:sz w:val="18"/>
          <w:szCs w:val="18"/>
        </w:rPr>
        <w:t xml:space="preserve"> </w:t>
      </w:r>
      <w:r w:rsidRPr="003B5DD4">
        <w:rPr>
          <w:rFonts w:ascii="Times New Roman" w:hAnsi="Times New Roman"/>
          <w:bCs w:val="0"/>
          <w:color w:val="191919"/>
          <w:sz w:val="24"/>
          <w:szCs w:val="24"/>
        </w:rPr>
        <w:t>S</w:t>
      </w:r>
      <w:r w:rsidRPr="003B5DD4">
        <w:rPr>
          <w:rFonts w:ascii="Times New Roman" w:hAnsi="Times New Roman"/>
          <w:bCs w:val="0"/>
          <w:color w:val="191919"/>
          <w:sz w:val="18"/>
          <w:szCs w:val="18"/>
        </w:rPr>
        <w:t>TUDIES</w:t>
      </w:r>
      <w:bookmarkEnd w:id="14"/>
      <w:bookmarkEnd w:id="15"/>
    </w:p>
    <w:p w:rsidR="00D03216" w:rsidRPr="00EE3456" w:rsidRDefault="00D03216" w:rsidP="000A7B93">
      <w:pPr>
        <w:widowControl w:val="0"/>
        <w:autoSpaceDE w:val="0"/>
        <w:autoSpaceDN w:val="0"/>
        <w:adjustRightInd w:val="0"/>
        <w:spacing w:before="13" w:after="0" w:line="250" w:lineRule="auto"/>
        <w:ind w:left="180" w:right="130" w:firstLine="0"/>
        <w:jc w:val="both"/>
        <w:rPr>
          <w:rFonts w:ascii="Times New Roman" w:hAnsi="Times New Roman"/>
          <w:color w:val="191919"/>
          <w:spacing w:val="3"/>
          <w:sz w:val="18"/>
          <w:szCs w:val="18"/>
        </w:rPr>
      </w:pPr>
      <w:r w:rsidRPr="00EE3456">
        <w:rPr>
          <w:rFonts w:ascii="Times New Roman" w:hAnsi="Times New Roman"/>
          <w:color w:val="191919"/>
          <w:spacing w:val="3"/>
          <w:sz w:val="18"/>
          <w:szCs w:val="18"/>
        </w:rPr>
        <w:t>The ASU Undergraduate Curriculum includes studies in various disciplines through the college of Arts and Humanities, the College of Business, the College of Education and the Col</w:t>
      </w:r>
      <w:bookmarkStart w:id="16" w:name="_GoBack"/>
      <w:bookmarkEnd w:id="16"/>
      <w:r w:rsidRPr="00EE3456">
        <w:rPr>
          <w:rFonts w:ascii="Times New Roman" w:hAnsi="Times New Roman"/>
          <w:color w:val="191919"/>
          <w:spacing w:val="3"/>
          <w:sz w:val="18"/>
          <w:szCs w:val="18"/>
        </w:rPr>
        <w:t>lege of Science &amp; Health</w:t>
      </w:r>
      <w:r>
        <w:rPr>
          <w:rFonts w:ascii="Times New Roman" w:hAnsi="Times New Roman"/>
          <w:color w:val="191919"/>
          <w:spacing w:val="3"/>
          <w:sz w:val="18"/>
          <w:szCs w:val="18"/>
        </w:rPr>
        <w:t xml:space="preserve"> Professions</w:t>
      </w:r>
      <w:r w:rsidRPr="00EE3456">
        <w:rPr>
          <w:rFonts w:ascii="Times New Roman" w:hAnsi="Times New Roman"/>
          <w:color w:val="191919"/>
          <w:spacing w:val="3"/>
          <w:sz w:val="18"/>
          <w:szCs w:val="18"/>
        </w:rPr>
        <w:t>. The Universit</w:t>
      </w:r>
      <w:r>
        <w:rPr>
          <w:rFonts w:ascii="Times New Roman" w:hAnsi="Times New Roman"/>
          <w:color w:val="191919"/>
          <w:spacing w:val="3"/>
          <w:sz w:val="18"/>
          <w:szCs w:val="18"/>
        </w:rPr>
        <w:t>y offers graduate studies lead</w:t>
      </w:r>
      <w:r w:rsidRPr="00EE3456">
        <w:rPr>
          <w:rFonts w:ascii="Times New Roman" w:hAnsi="Times New Roman"/>
          <w:color w:val="191919"/>
          <w:spacing w:val="3"/>
          <w:sz w:val="18"/>
          <w:szCs w:val="18"/>
        </w:rPr>
        <w:t>ing to the Master of Education degree (M.Ed.), Master of Business Administration degree (M.B.A.), the Masters of Science in Criminal Justice degree (M.S.), the Master of Public Administration degree (M.P.A.), the Master of Science degree in Nursing (M.S.N.) and the Specialist degree in Educational Administration (Ed.S.).</w:t>
      </w:r>
    </w:p>
    <w:p w:rsidR="00D03216" w:rsidRPr="007E326C" w:rsidRDefault="00D03216" w:rsidP="000A7B93">
      <w:pPr>
        <w:widowControl w:val="0"/>
        <w:autoSpaceDE w:val="0"/>
        <w:autoSpaceDN w:val="0"/>
        <w:adjustRightInd w:val="0"/>
        <w:spacing w:before="7" w:after="0" w:line="220" w:lineRule="exact"/>
        <w:ind w:left="180" w:right="130" w:firstLine="0"/>
        <w:rPr>
          <w:rFonts w:ascii="Times New Roman" w:hAnsi="Times New Roman"/>
          <w:color w:val="000000"/>
          <w:sz w:val="18"/>
          <w:szCs w:val="18"/>
        </w:rPr>
      </w:pPr>
    </w:p>
    <w:p w:rsidR="00D03216" w:rsidRPr="009F5361" w:rsidRDefault="00D03216" w:rsidP="000A7B93">
      <w:pPr>
        <w:pStyle w:val="Heading2"/>
        <w:spacing w:before="0"/>
        <w:ind w:left="180" w:right="130" w:firstLine="0"/>
        <w:rPr>
          <w:rFonts w:ascii="Times New Roman" w:hAnsi="Times New Roman"/>
          <w:bCs w:val="0"/>
          <w:color w:val="191919"/>
          <w:sz w:val="18"/>
          <w:szCs w:val="18"/>
        </w:rPr>
      </w:pPr>
      <w:bookmarkStart w:id="17" w:name="_Toc295558957"/>
      <w:bookmarkStart w:id="18" w:name="_Toc297152481"/>
      <w:r w:rsidRPr="009F5361">
        <w:rPr>
          <w:rFonts w:ascii="Times New Roman" w:hAnsi="Times New Roman"/>
          <w:bCs w:val="0"/>
          <w:color w:val="191919"/>
          <w:sz w:val="22"/>
          <w:szCs w:val="22"/>
        </w:rPr>
        <w:t>T</w:t>
      </w:r>
      <w:r w:rsidRPr="009F5361">
        <w:rPr>
          <w:rFonts w:ascii="Times New Roman" w:hAnsi="Times New Roman"/>
          <w:bCs w:val="0"/>
          <w:color w:val="191919"/>
          <w:sz w:val="18"/>
          <w:szCs w:val="18"/>
        </w:rPr>
        <w:t xml:space="preserve">HE </w:t>
      </w:r>
      <w:r w:rsidRPr="009F5361">
        <w:rPr>
          <w:rFonts w:ascii="Times New Roman" w:hAnsi="Times New Roman"/>
          <w:bCs w:val="0"/>
          <w:color w:val="191919"/>
          <w:sz w:val="22"/>
          <w:szCs w:val="22"/>
        </w:rPr>
        <w:t>J</w:t>
      </w:r>
      <w:r w:rsidRPr="009F5361">
        <w:rPr>
          <w:rFonts w:ascii="Times New Roman" w:hAnsi="Times New Roman"/>
          <w:bCs w:val="0"/>
          <w:color w:val="191919"/>
          <w:sz w:val="18"/>
          <w:szCs w:val="18"/>
        </w:rPr>
        <w:t xml:space="preserve">AMES PENDERGRAST </w:t>
      </w:r>
      <w:r w:rsidRPr="009F5361">
        <w:rPr>
          <w:rFonts w:ascii="Times New Roman" w:hAnsi="Times New Roman"/>
          <w:bCs w:val="0"/>
          <w:color w:val="191919"/>
          <w:sz w:val="22"/>
          <w:szCs w:val="22"/>
        </w:rPr>
        <w:t>M</w:t>
      </w:r>
      <w:r w:rsidRPr="009F5361">
        <w:rPr>
          <w:rFonts w:ascii="Times New Roman" w:hAnsi="Times New Roman"/>
          <w:bCs w:val="0"/>
          <w:color w:val="191919"/>
          <w:sz w:val="18"/>
          <w:szCs w:val="18"/>
        </w:rPr>
        <w:t>EMORIAL</w:t>
      </w:r>
      <w:r w:rsidRPr="009F5361">
        <w:rPr>
          <w:rFonts w:ascii="Times New Roman" w:hAnsi="Times New Roman"/>
          <w:bCs w:val="0"/>
          <w:color w:val="191919"/>
          <w:sz w:val="22"/>
          <w:szCs w:val="22"/>
        </w:rPr>
        <w:t xml:space="preserve"> L</w:t>
      </w:r>
      <w:r w:rsidRPr="009F5361">
        <w:rPr>
          <w:rFonts w:ascii="Times New Roman" w:hAnsi="Times New Roman"/>
          <w:bCs w:val="0"/>
          <w:color w:val="191919"/>
          <w:sz w:val="18"/>
          <w:szCs w:val="18"/>
        </w:rPr>
        <w:t>IBRARY</w:t>
      </w:r>
      <w:bookmarkEnd w:id="17"/>
      <w:bookmarkEnd w:id="18"/>
    </w:p>
    <w:p w:rsidR="002F2ECC" w:rsidRPr="00CC7C11" w:rsidDel="00B11799" w:rsidRDefault="002F2ECC" w:rsidP="002F2ECC">
      <w:pPr>
        <w:widowControl w:val="0"/>
        <w:autoSpaceDE w:val="0"/>
        <w:autoSpaceDN w:val="0"/>
        <w:adjustRightInd w:val="0"/>
        <w:spacing w:before="13" w:after="0" w:line="250" w:lineRule="auto"/>
        <w:ind w:left="180" w:right="130" w:firstLine="0"/>
        <w:jc w:val="both"/>
        <w:rPr>
          <w:del w:id="19" w:author="kdouglas" w:date="2011-03-22T14:29:00Z"/>
          <w:rFonts w:ascii="Times New Roman" w:hAnsi="Times New Roman" w:cs="Times New Roman"/>
          <w:color w:val="000000" w:themeColor="text1"/>
          <w:spacing w:val="3"/>
          <w:sz w:val="18"/>
          <w:szCs w:val="18"/>
        </w:rPr>
      </w:pPr>
      <w:r w:rsidRPr="00CC7C11">
        <w:rPr>
          <w:rFonts w:ascii="Times New Roman" w:hAnsi="Times New Roman" w:cs="Times New Roman"/>
          <w:color w:val="000000" w:themeColor="text1"/>
          <w:spacing w:val="3"/>
          <w:sz w:val="18"/>
          <w:szCs w:val="18"/>
        </w:rPr>
        <w:t xml:space="preserve">The James Pendergrast Memorial Library is a modern, 73,000 square foot facility, which opened in 1994, and seats more </w:t>
      </w:r>
      <w:proofErr w:type="gramStart"/>
      <w:r w:rsidRPr="00CC7C11">
        <w:rPr>
          <w:rFonts w:ascii="Times New Roman" w:hAnsi="Times New Roman" w:cs="Times New Roman"/>
          <w:color w:val="000000" w:themeColor="text1"/>
          <w:spacing w:val="3"/>
          <w:sz w:val="18"/>
          <w:szCs w:val="18"/>
        </w:rPr>
        <w:t>than</w:t>
      </w:r>
      <w:ins w:id="20" w:author="laverne" w:date="2011-03-24T11:33:00Z">
        <w:r w:rsidRPr="00CC7C11">
          <w:rPr>
            <w:rFonts w:ascii="Times New Roman" w:hAnsi="Times New Roman" w:cs="Times New Roman"/>
            <w:color w:val="000000" w:themeColor="text1"/>
            <w:spacing w:val="3"/>
            <w:sz w:val="18"/>
            <w:szCs w:val="18"/>
          </w:rPr>
          <w:t xml:space="preserve">  </w:t>
        </w:r>
      </w:ins>
      <w:r w:rsidRPr="00CC7C11">
        <w:rPr>
          <w:rFonts w:ascii="Times New Roman" w:hAnsi="Times New Roman" w:cs="Times New Roman"/>
          <w:color w:val="000000" w:themeColor="text1"/>
          <w:spacing w:val="3"/>
          <w:sz w:val="18"/>
          <w:szCs w:val="18"/>
        </w:rPr>
        <w:t>9</w:t>
      </w:r>
      <w:proofErr w:type="gramEnd"/>
    </w:p>
    <w:p w:rsidR="002F2ECC" w:rsidRPr="00CC7C11" w:rsidRDefault="002F2ECC" w:rsidP="002F2ECC">
      <w:pPr>
        <w:ind w:left="180" w:right="130" w:firstLine="0"/>
        <w:jc w:val="both"/>
        <w:rPr>
          <w:rFonts w:ascii="Times New Roman" w:hAnsi="Times New Roman" w:cs="Times New Roman"/>
          <w:color w:val="000000" w:themeColor="text1"/>
          <w:sz w:val="18"/>
          <w:szCs w:val="18"/>
        </w:rPr>
      </w:pPr>
      <w:del w:id="21" w:author="kdouglas" w:date="2011-03-22T14:29:00Z">
        <w:r w:rsidRPr="00CC7C11" w:rsidDel="00B11799">
          <w:rPr>
            <w:rFonts w:ascii="Times New Roman" w:hAnsi="Times New Roman" w:cs="Times New Roman"/>
            <w:color w:val="000000" w:themeColor="text1"/>
            <w:spacing w:val="3"/>
            <w:sz w:val="18"/>
            <w:szCs w:val="18"/>
          </w:rPr>
          <w:delText>9</w:delText>
        </w:r>
      </w:del>
      <w:r w:rsidRPr="00CC7C11">
        <w:rPr>
          <w:rFonts w:ascii="Times New Roman" w:hAnsi="Times New Roman" w:cs="Times New Roman"/>
          <w:color w:val="000000" w:themeColor="text1"/>
          <w:spacing w:val="3"/>
          <w:sz w:val="18"/>
          <w:szCs w:val="18"/>
        </w:rPr>
        <w:t xml:space="preserve">00. It features Galileo Labs, study areas, a large lecture room, the </w:t>
      </w:r>
      <w:ins w:id="22" w:author="kdouglas" w:date="2011-03-22T14:30:00Z">
        <w:r w:rsidRPr="00CC7C11">
          <w:rPr>
            <w:rFonts w:ascii="Times New Roman" w:hAnsi="Times New Roman" w:cs="Times New Roman"/>
            <w:color w:val="000000" w:themeColor="text1"/>
            <w:spacing w:val="3"/>
            <w:sz w:val="18"/>
            <w:szCs w:val="18"/>
          </w:rPr>
          <w:t xml:space="preserve">Office of </w:t>
        </w:r>
      </w:ins>
      <w:r w:rsidRPr="00CC7C11">
        <w:rPr>
          <w:rFonts w:ascii="Times New Roman" w:hAnsi="Times New Roman" w:cs="Times New Roman"/>
          <w:color w:val="000000" w:themeColor="text1"/>
          <w:spacing w:val="3"/>
          <w:sz w:val="18"/>
          <w:szCs w:val="18"/>
        </w:rPr>
        <w:t xml:space="preserve">OIIT, </w:t>
      </w:r>
      <w:ins w:id="23" w:author="kdouglas" w:date="2011-03-22T14:32:00Z">
        <w:r w:rsidRPr="00CC7C11">
          <w:rPr>
            <w:rFonts w:ascii="Times New Roman" w:hAnsi="Times New Roman" w:cs="Times New Roman"/>
            <w:color w:val="000000" w:themeColor="text1"/>
            <w:spacing w:val="3"/>
            <w:sz w:val="18"/>
            <w:szCs w:val="18"/>
          </w:rPr>
          <w:t>NASA/SEMMA Lab</w:t>
        </w:r>
      </w:ins>
      <w:r w:rsidRPr="00CC7C11">
        <w:rPr>
          <w:rFonts w:ascii="Times New Roman" w:hAnsi="Times New Roman" w:cs="Times New Roman"/>
          <w:color w:val="000000" w:themeColor="text1"/>
          <w:spacing w:val="3"/>
          <w:sz w:val="18"/>
          <w:szCs w:val="18"/>
        </w:rPr>
        <w:t xml:space="preserve"> and the Curriculum Resource Center are </w:t>
      </w:r>
      <w:ins w:id="24" w:author="kdouglas" w:date="2011-03-22T14:32:00Z">
        <w:r w:rsidRPr="00CC7C11">
          <w:rPr>
            <w:rFonts w:ascii="Times New Roman" w:hAnsi="Times New Roman" w:cs="Times New Roman"/>
            <w:color w:val="000000" w:themeColor="text1"/>
            <w:spacing w:val="3"/>
            <w:sz w:val="18"/>
            <w:szCs w:val="18"/>
          </w:rPr>
          <w:t xml:space="preserve">all </w:t>
        </w:r>
      </w:ins>
      <w:del w:id="25" w:author="kdouglas" w:date="2011-03-22T14:32:00Z">
        <w:r w:rsidRPr="00CC7C11" w:rsidDel="00B11799">
          <w:rPr>
            <w:rFonts w:ascii="Times New Roman" w:hAnsi="Times New Roman" w:cs="Times New Roman"/>
            <w:color w:val="000000" w:themeColor="text1"/>
            <w:spacing w:val="3"/>
            <w:sz w:val="18"/>
            <w:szCs w:val="18"/>
          </w:rPr>
          <w:delText>both</w:delText>
        </w:r>
      </w:del>
      <w:r w:rsidRPr="00CC7C11">
        <w:rPr>
          <w:rFonts w:ascii="Times New Roman" w:hAnsi="Times New Roman" w:cs="Times New Roman"/>
          <w:color w:val="000000" w:themeColor="text1"/>
          <w:spacing w:val="3"/>
          <w:sz w:val="18"/>
          <w:szCs w:val="18"/>
        </w:rPr>
        <w:t xml:space="preserve"> housed in the Library. The six million dollar building houses more than </w:t>
      </w:r>
      <w:ins w:id="26" w:author="kdouglas" w:date="2011-03-22T14:33:00Z">
        <w:r w:rsidRPr="00CC7C11">
          <w:rPr>
            <w:rFonts w:ascii="Times New Roman" w:hAnsi="Times New Roman" w:cs="Times New Roman"/>
            <w:color w:val="000000" w:themeColor="text1"/>
            <w:spacing w:val="3"/>
            <w:sz w:val="18"/>
            <w:szCs w:val="18"/>
          </w:rPr>
          <w:t xml:space="preserve">199,196 </w:t>
        </w:r>
      </w:ins>
      <w:del w:id="27" w:author="kdouglas" w:date="2011-03-22T14:33:00Z">
        <w:r w:rsidRPr="00CC7C11" w:rsidDel="00B11799">
          <w:rPr>
            <w:rFonts w:ascii="Times New Roman" w:hAnsi="Times New Roman" w:cs="Times New Roman"/>
            <w:color w:val="000000" w:themeColor="text1"/>
            <w:spacing w:val="3"/>
            <w:sz w:val="18"/>
            <w:szCs w:val="18"/>
          </w:rPr>
          <w:delText>200,000</w:delText>
        </w:r>
      </w:del>
      <w:r w:rsidRPr="00CC7C11">
        <w:rPr>
          <w:rFonts w:ascii="Times New Roman" w:hAnsi="Times New Roman" w:cs="Times New Roman"/>
          <w:color w:val="000000" w:themeColor="text1"/>
          <w:spacing w:val="3"/>
          <w:sz w:val="18"/>
          <w:szCs w:val="18"/>
        </w:rPr>
        <w:t xml:space="preserve"> volumes and subscriptions to </w:t>
      </w:r>
      <w:ins w:id="28" w:author="kdouglas" w:date="2011-03-22T14:33:00Z">
        <w:r w:rsidRPr="00CC7C11">
          <w:rPr>
            <w:rFonts w:ascii="Times New Roman" w:hAnsi="Times New Roman" w:cs="Times New Roman"/>
            <w:color w:val="000000" w:themeColor="text1"/>
            <w:spacing w:val="3"/>
            <w:sz w:val="18"/>
            <w:szCs w:val="18"/>
          </w:rPr>
          <w:t xml:space="preserve">268 </w:t>
        </w:r>
      </w:ins>
      <w:del w:id="29" w:author="kdouglas" w:date="2011-03-22T14:33:00Z">
        <w:r w:rsidRPr="00CC7C11" w:rsidDel="00B11799">
          <w:rPr>
            <w:rFonts w:ascii="Times New Roman" w:hAnsi="Times New Roman" w:cs="Times New Roman"/>
            <w:color w:val="000000" w:themeColor="text1"/>
            <w:spacing w:val="3"/>
            <w:sz w:val="18"/>
            <w:szCs w:val="18"/>
          </w:rPr>
          <w:delText>600</w:delText>
        </w:r>
      </w:del>
      <w:r w:rsidRPr="00CC7C11">
        <w:rPr>
          <w:rFonts w:ascii="Times New Roman" w:hAnsi="Times New Roman" w:cs="Times New Roman"/>
          <w:color w:val="000000" w:themeColor="text1"/>
          <w:spacing w:val="3"/>
          <w:sz w:val="18"/>
          <w:szCs w:val="18"/>
        </w:rPr>
        <w:t xml:space="preserve"> periodicals. </w:t>
      </w:r>
      <w:r w:rsidRPr="00CC7C11">
        <w:rPr>
          <w:rFonts w:ascii="Times New Roman" w:hAnsi="Times New Roman" w:cs="Times New Roman"/>
          <w:color w:val="000000" w:themeColor="text1"/>
          <w:sz w:val="18"/>
          <w:szCs w:val="18"/>
        </w:rPr>
        <w:t>The library collection includes print and electronic journals, monographs, microfiche collection, including the ERIC DOCUMENT collection on microfiche.  The library has an automated library system called ExLibris/Voyager which includes cataloging, circulation, serials, acquisitions and a public catalog module.  Special collections include books by and about African Americans, Black Literature and books written by Dr. Joseph Winthrop Holley, founder of the University.</w:t>
      </w:r>
    </w:p>
    <w:p w:rsidR="00FB5CC6" w:rsidRDefault="002F2ECC">
      <w:pPr>
        <w:widowControl w:val="0"/>
        <w:autoSpaceDE w:val="0"/>
        <w:autoSpaceDN w:val="0"/>
        <w:adjustRightInd w:val="0"/>
        <w:spacing w:before="13" w:after="0" w:line="250" w:lineRule="auto"/>
        <w:ind w:left="180" w:right="130" w:firstLine="0"/>
        <w:jc w:val="both"/>
        <w:rPr>
          <w:rFonts w:ascii="Times New Roman" w:hAnsi="Times New Roman" w:cs="Times New Roman"/>
          <w:color w:val="000000" w:themeColor="text1"/>
          <w:spacing w:val="3"/>
          <w:sz w:val="18"/>
          <w:szCs w:val="18"/>
        </w:rPr>
        <w:pPrChange w:id="30" w:author="kdouglas" w:date="2011-03-22T14:29:00Z">
          <w:pPr>
            <w:widowControl w:val="0"/>
            <w:autoSpaceDE w:val="0"/>
            <w:autoSpaceDN w:val="0"/>
            <w:adjustRightInd w:val="0"/>
            <w:spacing w:before="10" w:after="0" w:line="250" w:lineRule="auto"/>
            <w:ind w:left="100"/>
            <w:jc w:val="both"/>
          </w:pPr>
        </w:pPrChange>
      </w:pPr>
      <w:r w:rsidRPr="00CC7C11">
        <w:rPr>
          <w:rFonts w:ascii="Times New Roman" w:hAnsi="Times New Roman" w:cs="Times New Roman"/>
          <w:color w:val="000000" w:themeColor="text1"/>
          <w:spacing w:val="3"/>
          <w:sz w:val="18"/>
          <w:szCs w:val="18"/>
        </w:rPr>
        <w:t xml:space="preserve">The library maintains an extensive microfiche collection, including the Full ERIC </w:t>
      </w:r>
      <w:ins w:id="31" w:author="kdouglas" w:date="2011-03-22T14:34:00Z">
        <w:r w:rsidRPr="00CC7C11">
          <w:rPr>
            <w:rFonts w:ascii="Times New Roman" w:hAnsi="Times New Roman" w:cs="Times New Roman"/>
            <w:color w:val="000000" w:themeColor="text1"/>
            <w:spacing w:val="3"/>
            <w:sz w:val="18"/>
            <w:szCs w:val="18"/>
          </w:rPr>
          <w:t xml:space="preserve">DOCUMENT </w:t>
        </w:r>
      </w:ins>
      <w:del w:id="32" w:author="kdouglas" w:date="2011-03-22T14:34:00Z">
        <w:r w:rsidRPr="00CC7C11" w:rsidDel="00B11799">
          <w:rPr>
            <w:rFonts w:ascii="Times New Roman" w:hAnsi="Times New Roman" w:cs="Times New Roman"/>
            <w:color w:val="000000" w:themeColor="text1"/>
            <w:spacing w:val="3"/>
            <w:sz w:val="18"/>
            <w:szCs w:val="18"/>
          </w:rPr>
          <w:delText>DOC- UMENT</w:delText>
        </w:r>
      </w:del>
      <w:r w:rsidRPr="00CC7C11">
        <w:rPr>
          <w:rFonts w:ascii="Times New Roman" w:hAnsi="Times New Roman" w:cs="Times New Roman"/>
          <w:color w:val="000000" w:themeColor="text1"/>
          <w:spacing w:val="3"/>
          <w:sz w:val="18"/>
          <w:szCs w:val="18"/>
        </w:rPr>
        <w:t xml:space="preserve"> collection on microfiche. </w:t>
      </w:r>
      <w:del w:id="33" w:author="laverne" w:date="2011-03-22T14:13:00Z">
        <w:r w:rsidRPr="00CC7C11" w:rsidDel="00BD46DE">
          <w:rPr>
            <w:rFonts w:ascii="Times New Roman" w:hAnsi="Times New Roman" w:cs="Times New Roman"/>
            <w:color w:val="000000" w:themeColor="text1"/>
            <w:spacing w:val="3"/>
            <w:sz w:val="18"/>
            <w:szCs w:val="18"/>
          </w:rPr>
          <w:delText>CD-room terminals give users</w:delText>
        </w:r>
      </w:del>
      <w:del w:id="34" w:author="kdouglas" w:date="2011-03-22T14:34:00Z">
        <w:r w:rsidRPr="00CC7C11" w:rsidDel="00B11799">
          <w:rPr>
            <w:rFonts w:ascii="Times New Roman" w:hAnsi="Times New Roman" w:cs="Times New Roman"/>
            <w:color w:val="000000" w:themeColor="text1"/>
            <w:spacing w:val="3"/>
            <w:sz w:val="18"/>
            <w:szCs w:val="18"/>
          </w:rPr>
          <w:delText>access to</w:delText>
        </w:r>
      </w:del>
      <w:del w:id="35" w:author="laverne" w:date="2011-03-22T14:13:00Z">
        <w:r w:rsidRPr="00CC7C11" w:rsidDel="00BD46DE">
          <w:rPr>
            <w:rFonts w:ascii="Times New Roman" w:hAnsi="Times New Roman" w:cs="Times New Roman"/>
            <w:color w:val="000000" w:themeColor="text1"/>
            <w:spacing w:val="3"/>
            <w:sz w:val="18"/>
            <w:szCs w:val="18"/>
          </w:rPr>
          <w:delText>Ethnic Newswatch</w:delText>
        </w:r>
      </w:del>
      <w:del w:id="36" w:author="kdouglas" w:date="2011-03-22T14:35:00Z">
        <w:r w:rsidRPr="00CC7C11" w:rsidDel="00B11799">
          <w:rPr>
            <w:rFonts w:ascii="Times New Roman" w:hAnsi="Times New Roman" w:cs="Times New Roman"/>
            <w:color w:val="000000" w:themeColor="text1"/>
            <w:spacing w:val="3"/>
            <w:sz w:val="18"/>
            <w:szCs w:val="18"/>
          </w:rPr>
          <w:delText>and other titles.</w:delText>
        </w:r>
      </w:del>
      <w:r w:rsidRPr="00CC7C11">
        <w:rPr>
          <w:rFonts w:ascii="Times New Roman" w:hAnsi="Times New Roman" w:cs="Times New Roman"/>
          <w:color w:val="000000" w:themeColor="text1"/>
          <w:spacing w:val="3"/>
          <w:sz w:val="18"/>
          <w:szCs w:val="18"/>
        </w:rPr>
        <w:t xml:space="preserve">The library has an automated library system called </w:t>
      </w:r>
      <w:del w:id="37" w:author="kdouglas" w:date="2011-03-22T14:35:00Z">
        <w:r w:rsidRPr="00CC7C11" w:rsidDel="00B11799">
          <w:rPr>
            <w:rFonts w:ascii="Times New Roman" w:hAnsi="Times New Roman" w:cs="Times New Roman"/>
            <w:color w:val="000000" w:themeColor="text1"/>
            <w:spacing w:val="3"/>
            <w:sz w:val="18"/>
            <w:szCs w:val="18"/>
          </w:rPr>
          <w:delText>Endeavor/</w:delText>
        </w:r>
      </w:del>
      <w:r w:rsidRPr="00CC7C11">
        <w:rPr>
          <w:rFonts w:ascii="Times New Roman" w:hAnsi="Times New Roman" w:cs="Times New Roman"/>
          <w:color w:val="000000" w:themeColor="text1"/>
          <w:spacing w:val="3"/>
          <w:sz w:val="18"/>
          <w:szCs w:val="18"/>
        </w:rPr>
        <w:t xml:space="preserve">Voyager which includes cataloging, circulation, serials, acquisitions and a public catalog. Special collections include Black Literature, </w:t>
      </w:r>
      <w:del w:id="38" w:author="kdouglas" w:date="2011-03-22T14:35:00Z">
        <w:r w:rsidRPr="00CC7C11" w:rsidDel="00B11799">
          <w:rPr>
            <w:rFonts w:ascii="Times New Roman" w:hAnsi="Times New Roman" w:cs="Times New Roman"/>
            <w:color w:val="000000" w:themeColor="text1"/>
            <w:spacing w:val="3"/>
            <w:sz w:val="18"/>
            <w:szCs w:val="18"/>
          </w:rPr>
          <w:delText>French Literature, Recordings</w:delText>
        </w:r>
      </w:del>
      <w:r w:rsidRPr="00CC7C11">
        <w:rPr>
          <w:rFonts w:ascii="Times New Roman" w:hAnsi="Times New Roman" w:cs="Times New Roman"/>
          <w:color w:val="000000" w:themeColor="text1"/>
          <w:spacing w:val="3"/>
          <w:sz w:val="18"/>
          <w:szCs w:val="18"/>
        </w:rPr>
        <w:t xml:space="preserve"> and books written by Dr. Joseph Winthrop Holley, founder of the University.</w:t>
      </w:r>
    </w:p>
    <w:p w:rsidR="002F2ECC" w:rsidRPr="00CC7C11" w:rsidRDefault="002F2ECC" w:rsidP="002F2ECC">
      <w:pPr>
        <w:widowControl w:val="0"/>
        <w:autoSpaceDE w:val="0"/>
        <w:autoSpaceDN w:val="0"/>
        <w:adjustRightInd w:val="0"/>
        <w:spacing w:before="13" w:after="0" w:line="250" w:lineRule="auto"/>
        <w:ind w:left="180" w:right="130" w:firstLine="0"/>
        <w:jc w:val="both"/>
        <w:rPr>
          <w:rFonts w:ascii="Times New Roman" w:hAnsi="Times New Roman" w:cs="Times New Roman"/>
          <w:color w:val="000000" w:themeColor="text1"/>
          <w:spacing w:val="3"/>
          <w:sz w:val="18"/>
          <w:szCs w:val="18"/>
        </w:rPr>
      </w:pPr>
    </w:p>
    <w:p w:rsidR="002F2ECC" w:rsidRPr="00EE3456" w:rsidRDefault="002F2ECC" w:rsidP="002F2ECC">
      <w:pPr>
        <w:widowControl w:val="0"/>
        <w:autoSpaceDE w:val="0"/>
        <w:autoSpaceDN w:val="0"/>
        <w:adjustRightInd w:val="0"/>
        <w:spacing w:before="13" w:after="0" w:line="250" w:lineRule="auto"/>
        <w:ind w:left="180" w:right="130" w:firstLine="0"/>
        <w:jc w:val="both"/>
        <w:rPr>
          <w:ins w:id="39" w:author="kdouglas" w:date="2011-03-22T14:27:00Z"/>
          <w:rFonts w:ascii="Times New Roman" w:hAnsi="Times New Roman"/>
          <w:color w:val="191919"/>
          <w:spacing w:val="3"/>
          <w:sz w:val="18"/>
          <w:szCs w:val="18"/>
        </w:rPr>
      </w:pPr>
      <w:r w:rsidRPr="00CC7C11">
        <w:rPr>
          <w:rFonts w:ascii="Times New Roman" w:hAnsi="Times New Roman" w:cs="Times New Roman"/>
          <w:color w:val="000000" w:themeColor="text1"/>
          <w:spacing w:val="3"/>
          <w:sz w:val="18"/>
          <w:szCs w:val="18"/>
        </w:rPr>
        <w:t xml:space="preserve">The James Pendergrast Memorial Library </w:t>
      </w:r>
      <w:ins w:id="40" w:author="kdouglas" w:date="2011-03-22T14:36:00Z">
        <w:r w:rsidRPr="00CC7C11">
          <w:rPr>
            <w:rFonts w:ascii="Times New Roman" w:hAnsi="Times New Roman" w:cs="Times New Roman"/>
            <w:color w:val="000000" w:themeColor="text1"/>
            <w:spacing w:val="3"/>
            <w:sz w:val="18"/>
            <w:szCs w:val="18"/>
          </w:rPr>
          <w:t>support</w:t>
        </w:r>
      </w:ins>
      <w:r w:rsidRPr="00CC7C11">
        <w:rPr>
          <w:rFonts w:ascii="Times New Roman" w:hAnsi="Times New Roman" w:cs="Times New Roman"/>
          <w:color w:val="000000" w:themeColor="text1"/>
          <w:spacing w:val="3"/>
          <w:sz w:val="18"/>
          <w:szCs w:val="18"/>
        </w:rPr>
        <w:t>s</w:t>
      </w:r>
      <w:ins w:id="41" w:author="kdouglas" w:date="2011-03-22T14:36:00Z">
        <w:r w:rsidRPr="00CC7C11">
          <w:rPr>
            <w:rFonts w:ascii="Times New Roman" w:hAnsi="Times New Roman" w:cs="Times New Roman"/>
            <w:color w:val="000000" w:themeColor="text1"/>
            <w:spacing w:val="3"/>
            <w:sz w:val="18"/>
            <w:szCs w:val="18"/>
          </w:rPr>
          <w:t xml:space="preserve"> </w:t>
        </w:r>
      </w:ins>
      <w:del w:id="42" w:author="kdouglas" w:date="2011-03-22T14:36:00Z">
        <w:r w:rsidRPr="00CC7C11" w:rsidDel="00B11799">
          <w:rPr>
            <w:rFonts w:ascii="Times New Roman" w:hAnsi="Times New Roman" w:cs="Times New Roman"/>
            <w:color w:val="000000" w:themeColor="text1"/>
            <w:spacing w:val="3"/>
            <w:sz w:val="18"/>
            <w:szCs w:val="18"/>
          </w:rPr>
          <w:delText>aids</w:delText>
        </w:r>
      </w:del>
      <w:r w:rsidRPr="00CC7C11">
        <w:rPr>
          <w:rFonts w:ascii="Times New Roman" w:hAnsi="Times New Roman" w:cs="Times New Roman"/>
          <w:color w:val="000000" w:themeColor="text1"/>
          <w:spacing w:val="3"/>
          <w:sz w:val="18"/>
          <w:szCs w:val="18"/>
        </w:rPr>
        <w:t xml:space="preserve"> Albany State University</w:t>
      </w:r>
      <w:ins w:id="43" w:author="kdouglas" w:date="2011-03-22T14:36:00Z">
        <w:r w:rsidRPr="00CC7C11">
          <w:rPr>
            <w:rFonts w:ascii="Times New Roman" w:hAnsi="Times New Roman" w:cs="Times New Roman"/>
            <w:color w:val="000000" w:themeColor="text1"/>
            <w:spacing w:val="3"/>
            <w:sz w:val="18"/>
            <w:szCs w:val="18"/>
          </w:rPr>
          <w:t>’s</w:t>
        </w:r>
      </w:ins>
      <w:del w:id="44" w:author="kdouglas" w:date="2011-03-22T14:36:00Z">
        <w:r w:rsidRPr="00CC7C11" w:rsidDel="00B11799">
          <w:rPr>
            <w:rFonts w:ascii="Times New Roman" w:hAnsi="Times New Roman" w:cs="Times New Roman"/>
            <w:color w:val="000000" w:themeColor="text1"/>
            <w:spacing w:val="3"/>
            <w:sz w:val="18"/>
            <w:szCs w:val="18"/>
          </w:rPr>
          <w:delText xml:space="preserve"> in support of the</w:delText>
        </w:r>
      </w:del>
      <w:r w:rsidRPr="00CC7C11">
        <w:rPr>
          <w:rFonts w:ascii="Times New Roman" w:hAnsi="Times New Roman" w:cs="Times New Roman"/>
          <w:color w:val="000000" w:themeColor="text1"/>
          <w:spacing w:val="3"/>
          <w:sz w:val="18"/>
          <w:szCs w:val="18"/>
        </w:rPr>
        <w:t xml:space="preserve"> academic programs</w:t>
      </w:r>
      <w:del w:id="45" w:author="kdouglas" w:date="2011-03-22T14:36:00Z">
        <w:r w:rsidRPr="00CC7C11" w:rsidDel="00B11799">
          <w:rPr>
            <w:rFonts w:ascii="Times New Roman" w:hAnsi="Times New Roman" w:cs="Times New Roman"/>
            <w:color w:val="000000" w:themeColor="text1"/>
            <w:spacing w:val="3"/>
            <w:sz w:val="18"/>
            <w:szCs w:val="18"/>
          </w:rPr>
          <w:delText>of the University</w:delText>
        </w:r>
      </w:del>
      <w:r w:rsidRPr="00CC7C11">
        <w:rPr>
          <w:rFonts w:ascii="Times New Roman" w:hAnsi="Times New Roman" w:cs="Times New Roman"/>
          <w:color w:val="000000" w:themeColor="text1"/>
          <w:spacing w:val="3"/>
          <w:sz w:val="18"/>
          <w:szCs w:val="18"/>
        </w:rPr>
        <w:t xml:space="preserve">. It supports the achievement of the goals as stated in the mission of the University through providing information resources, </w:t>
      </w:r>
      <w:ins w:id="46" w:author="kdouglas" w:date="2011-03-22T14:37:00Z">
        <w:r w:rsidRPr="00CC7C11">
          <w:rPr>
            <w:rFonts w:ascii="Times New Roman" w:hAnsi="Times New Roman" w:cs="Times New Roman"/>
            <w:color w:val="000000" w:themeColor="text1"/>
            <w:spacing w:val="3"/>
            <w:sz w:val="18"/>
            <w:szCs w:val="18"/>
          </w:rPr>
          <w:t xml:space="preserve">instructional </w:t>
        </w:r>
      </w:ins>
      <w:del w:id="47" w:author="kdouglas" w:date="2011-03-22T14:37:00Z">
        <w:r w:rsidRPr="00CC7C11" w:rsidDel="004A0A62">
          <w:rPr>
            <w:rFonts w:ascii="Times New Roman" w:hAnsi="Times New Roman" w:cs="Times New Roman"/>
            <w:color w:val="000000" w:themeColor="text1"/>
            <w:spacing w:val="3"/>
            <w:sz w:val="18"/>
            <w:szCs w:val="18"/>
          </w:rPr>
          <w:delText>in</w:delText>
        </w:r>
      </w:del>
      <w:del w:id="48" w:author="laverne" w:date="2011-03-22T14:13:00Z">
        <w:r w:rsidRPr="00CC7C11" w:rsidDel="00BD46DE">
          <w:rPr>
            <w:rFonts w:ascii="Times New Roman" w:hAnsi="Times New Roman" w:cs="Times New Roman"/>
            <w:color w:val="000000" w:themeColor="text1"/>
            <w:spacing w:val="3"/>
            <w:sz w:val="18"/>
            <w:szCs w:val="18"/>
          </w:rPr>
          <w:delText xml:space="preserve">- </w:delText>
        </w:r>
      </w:del>
      <w:del w:id="49" w:author="kdouglas" w:date="2011-03-22T14:37:00Z">
        <w:r w:rsidRPr="00CC7C11" w:rsidDel="004A0A62">
          <w:rPr>
            <w:rFonts w:ascii="Times New Roman" w:hAnsi="Times New Roman" w:cs="Times New Roman"/>
            <w:color w:val="000000" w:themeColor="text1"/>
            <w:spacing w:val="3"/>
            <w:sz w:val="18"/>
            <w:szCs w:val="18"/>
          </w:rPr>
          <w:delText>structional</w:delText>
        </w:r>
      </w:del>
      <w:r w:rsidRPr="00CC7C11">
        <w:rPr>
          <w:rFonts w:ascii="Times New Roman" w:hAnsi="Times New Roman" w:cs="Times New Roman"/>
          <w:color w:val="000000" w:themeColor="text1"/>
          <w:spacing w:val="3"/>
          <w:sz w:val="18"/>
          <w:szCs w:val="18"/>
        </w:rPr>
        <w:t xml:space="preserve"> materials, and access to research. It aids Albany State University in serving a regional role in </w:t>
      </w:r>
      <w:ins w:id="50" w:author="kdouglas" w:date="2011-03-22T14:37:00Z">
        <w:r w:rsidRPr="00CC7C11">
          <w:rPr>
            <w:rFonts w:ascii="Times New Roman" w:hAnsi="Times New Roman" w:cs="Times New Roman"/>
            <w:color w:val="000000" w:themeColor="text1"/>
            <w:spacing w:val="3"/>
            <w:sz w:val="18"/>
            <w:szCs w:val="18"/>
          </w:rPr>
          <w:t xml:space="preserve">Southwest </w:t>
        </w:r>
      </w:ins>
      <w:del w:id="51" w:author="kdouglas" w:date="2011-03-22T14:37:00Z">
        <w:r w:rsidRPr="00CC7C11" w:rsidDel="004A0A62">
          <w:rPr>
            <w:rFonts w:ascii="Times New Roman" w:hAnsi="Times New Roman" w:cs="Times New Roman"/>
            <w:color w:val="000000" w:themeColor="text1"/>
            <w:spacing w:val="3"/>
            <w:sz w:val="18"/>
            <w:szCs w:val="18"/>
          </w:rPr>
          <w:delText>southwest</w:delText>
        </w:r>
      </w:del>
      <w:r w:rsidRPr="00CC7C11">
        <w:rPr>
          <w:rFonts w:ascii="Times New Roman" w:hAnsi="Times New Roman" w:cs="Times New Roman"/>
          <w:color w:val="000000" w:themeColor="text1"/>
          <w:spacing w:val="3"/>
          <w:sz w:val="18"/>
          <w:szCs w:val="18"/>
        </w:rPr>
        <w:t xml:space="preserve"> Georgia in the area of library resources. The Library’s on-line public catalog GIL (Galileo Interconnected Libraries) </w:t>
      </w:r>
      <w:ins w:id="52" w:author="kdouglas" w:date="2011-03-22T14:38:00Z">
        <w:r w:rsidRPr="00CC7C11">
          <w:rPr>
            <w:rFonts w:ascii="Times New Roman" w:hAnsi="Times New Roman" w:cs="Times New Roman"/>
            <w:color w:val="000000" w:themeColor="text1"/>
            <w:spacing w:val="3"/>
            <w:sz w:val="18"/>
            <w:szCs w:val="18"/>
          </w:rPr>
          <w:t xml:space="preserve">also referred to as the RAMCAT </w:t>
        </w:r>
      </w:ins>
      <w:r w:rsidRPr="00CC7C11">
        <w:rPr>
          <w:rFonts w:ascii="Times New Roman" w:hAnsi="Times New Roman" w:cs="Times New Roman"/>
          <w:color w:val="000000" w:themeColor="text1"/>
          <w:spacing w:val="3"/>
          <w:sz w:val="18"/>
          <w:szCs w:val="18"/>
        </w:rPr>
        <w:t xml:space="preserve">is available from </w:t>
      </w:r>
      <w:ins w:id="53" w:author="kdouglas" w:date="2011-03-22T14:38:00Z">
        <w:r w:rsidRPr="00CC7C11">
          <w:rPr>
            <w:rFonts w:ascii="Times New Roman" w:hAnsi="Times New Roman" w:cs="Times New Roman"/>
            <w:color w:val="000000" w:themeColor="text1"/>
            <w:spacing w:val="3"/>
            <w:sz w:val="18"/>
            <w:szCs w:val="18"/>
          </w:rPr>
          <w:t xml:space="preserve">any remote site </w:t>
        </w:r>
      </w:ins>
      <w:del w:id="54" w:author="kdouglas" w:date="2011-03-22T14:39:00Z">
        <w:r w:rsidRPr="00CC7C11" w:rsidDel="004A0A62">
          <w:rPr>
            <w:rFonts w:ascii="Times New Roman" w:hAnsi="Times New Roman" w:cs="Times New Roman"/>
            <w:color w:val="000000" w:themeColor="text1"/>
            <w:spacing w:val="3"/>
            <w:sz w:val="18"/>
            <w:szCs w:val="18"/>
          </w:rPr>
          <w:delText>re</w:delText>
        </w:r>
      </w:del>
      <w:del w:id="55" w:author="laverne" w:date="2011-03-22T14:13:00Z">
        <w:r w:rsidRPr="00CC7C11" w:rsidDel="00BD46DE">
          <w:rPr>
            <w:rFonts w:ascii="Times New Roman" w:hAnsi="Times New Roman" w:cs="Times New Roman"/>
            <w:color w:val="000000" w:themeColor="text1"/>
            <w:spacing w:val="3"/>
            <w:sz w:val="18"/>
            <w:szCs w:val="18"/>
          </w:rPr>
          <w:delText xml:space="preserve">- </w:delText>
        </w:r>
      </w:del>
      <w:del w:id="56" w:author="kdouglas" w:date="2011-03-22T14:39:00Z">
        <w:r w:rsidRPr="00CC7C11" w:rsidDel="004A0A62">
          <w:rPr>
            <w:rFonts w:ascii="Times New Roman" w:hAnsi="Times New Roman" w:cs="Times New Roman"/>
            <w:color w:val="000000" w:themeColor="text1"/>
            <w:spacing w:val="3"/>
            <w:sz w:val="18"/>
            <w:szCs w:val="18"/>
          </w:rPr>
          <w:delText>mote access</w:delText>
        </w:r>
      </w:del>
      <w:r w:rsidRPr="00CC7C11">
        <w:rPr>
          <w:rFonts w:ascii="Times New Roman" w:hAnsi="Times New Roman" w:cs="Times New Roman"/>
          <w:color w:val="000000" w:themeColor="text1"/>
          <w:spacing w:val="3"/>
          <w:sz w:val="18"/>
          <w:szCs w:val="18"/>
        </w:rPr>
        <w:t xml:space="preserve"> to all who have internet connection</w:t>
      </w:r>
      <w:ins w:id="57" w:author="kdouglas" w:date="2011-03-22T14:39:00Z">
        <w:r w:rsidRPr="00CC7C11">
          <w:rPr>
            <w:rFonts w:ascii="Times New Roman" w:hAnsi="Times New Roman" w:cs="Times New Roman"/>
            <w:color w:val="000000" w:themeColor="text1"/>
            <w:spacing w:val="3"/>
            <w:sz w:val="18"/>
            <w:szCs w:val="18"/>
          </w:rPr>
          <w:t xml:space="preserve">. </w:t>
        </w:r>
      </w:ins>
      <w:del w:id="58" w:author="kdouglas" w:date="2011-03-22T14:39:00Z">
        <w:r w:rsidRPr="00CC7C11" w:rsidDel="004A0A62">
          <w:rPr>
            <w:rFonts w:ascii="Times New Roman" w:hAnsi="Times New Roman" w:cs="Times New Roman"/>
            <w:color w:val="000000" w:themeColor="text1"/>
            <w:spacing w:val="3"/>
            <w:sz w:val="18"/>
            <w:szCs w:val="18"/>
          </w:rPr>
          <w:delText>s.</w:delText>
        </w:r>
      </w:del>
      <w:r w:rsidRPr="00CC7C11">
        <w:rPr>
          <w:rFonts w:ascii="Times New Roman" w:hAnsi="Times New Roman" w:cs="Times New Roman"/>
          <w:color w:val="000000" w:themeColor="text1"/>
          <w:spacing w:val="3"/>
          <w:sz w:val="18"/>
          <w:szCs w:val="18"/>
        </w:rPr>
        <w:t xml:space="preserve"> The location is </w:t>
      </w:r>
      <w:hyperlink r:id="rId23" w:history="1">
        <w:r w:rsidRPr="00CC7C11">
          <w:rPr>
            <w:rStyle w:val="Hyperlink"/>
            <w:rFonts w:ascii="Times New Roman" w:hAnsi="Times New Roman" w:cs="Times New Roman"/>
            <w:color w:val="000000" w:themeColor="text1"/>
            <w:spacing w:val="3"/>
            <w:sz w:val="18"/>
            <w:szCs w:val="18"/>
          </w:rPr>
          <w:t>http://gil.asurams.edu</w:t>
        </w:r>
      </w:hyperlink>
      <w:r w:rsidRPr="00CC7C11">
        <w:rPr>
          <w:rFonts w:ascii="Times New Roman" w:hAnsi="Times New Roman" w:cs="Times New Roman"/>
          <w:color w:val="000000" w:themeColor="text1"/>
          <w:spacing w:val="3"/>
          <w:sz w:val="18"/>
          <w:szCs w:val="18"/>
        </w:rPr>
        <w:t>.  GIL also offers remote</w:t>
      </w:r>
      <w:r w:rsidRPr="00EE3456">
        <w:rPr>
          <w:rFonts w:ascii="Times New Roman" w:hAnsi="Times New Roman"/>
          <w:color w:val="191919"/>
          <w:spacing w:val="3"/>
          <w:sz w:val="18"/>
          <w:szCs w:val="18"/>
        </w:rPr>
        <w:t xml:space="preserve"> access to other libraries in the University System of Georgia.</w:t>
      </w:r>
    </w:p>
    <w:p w:rsidR="002F2ECC" w:rsidRPr="00EE3456" w:rsidRDefault="002F2ECC" w:rsidP="002F2ECC">
      <w:pPr>
        <w:widowControl w:val="0"/>
        <w:autoSpaceDE w:val="0"/>
        <w:autoSpaceDN w:val="0"/>
        <w:adjustRightInd w:val="0"/>
        <w:spacing w:before="13" w:after="0" w:line="250" w:lineRule="auto"/>
        <w:ind w:left="180" w:right="130" w:firstLine="0"/>
        <w:jc w:val="both"/>
        <w:rPr>
          <w:ins w:id="59" w:author="kdouglas" w:date="2011-03-22T14:27:00Z"/>
          <w:rFonts w:ascii="Times New Roman" w:hAnsi="Times New Roman"/>
          <w:color w:val="191919"/>
          <w:spacing w:val="3"/>
          <w:sz w:val="18"/>
          <w:szCs w:val="18"/>
        </w:rPr>
      </w:pPr>
    </w:p>
    <w:p w:rsidR="002F2ECC" w:rsidRPr="00EE3456" w:rsidRDefault="00566B75" w:rsidP="002F2ECC">
      <w:pPr>
        <w:widowControl w:val="0"/>
        <w:autoSpaceDE w:val="0"/>
        <w:autoSpaceDN w:val="0"/>
        <w:adjustRightInd w:val="0"/>
        <w:spacing w:before="13" w:after="0" w:line="250" w:lineRule="auto"/>
        <w:ind w:left="180" w:right="130" w:firstLine="0"/>
        <w:jc w:val="both"/>
        <w:rPr>
          <w:ins w:id="60" w:author="kdouglas" w:date="2011-03-22T14:28:00Z"/>
          <w:rFonts w:ascii="Times New Roman" w:hAnsi="Times New Roman"/>
          <w:color w:val="191919"/>
          <w:spacing w:val="3"/>
          <w:sz w:val="18"/>
          <w:szCs w:val="18"/>
          <w:rPrChange w:id="61" w:author="kdouglas" w:date="2011-03-22T14:32:00Z">
            <w:rPr>
              <w:ins w:id="62" w:author="kdouglas" w:date="2011-03-22T14:28:00Z"/>
            </w:rPr>
          </w:rPrChange>
        </w:rPr>
      </w:pPr>
      <w:ins w:id="63" w:author="kdouglas" w:date="2011-03-22T14:28:00Z">
        <w:r w:rsidRPr="00566B75">
          <w:rPr>
            <w:rFonts w:ascii="Times New Roman" w:hAnsi="Times New Roman"/>
            <w:color w:val="191919"/>
            <w:spacing w:val="3"/>
            <w:sz w:val="18"/>
            <w:szCs w:val="18"/>
            <w:rPrChange w:id="64" w:author="kdouglas" w:date="2011-03-22T14:32:00Z">
              <w:rPr/>
            </w:rPrChange>
          </w:rPr>
          <w:t>The library has a strong virtual collection that includes Galileo which is a collection of many databases</w:t>
        </w:r>
      </w:ins>
      <w:r w:rsidR="002F2ECC" w:rsidRPr="00EE3456">
        <w:rPr>
          <w:rFonts w:ascii="Times New Roman" w:hAnsi="Times New Roman"/>
          <w:color w:val="191919"/>
          <w:spacing w:val="3"/>
          <w:sz w:val="18"/>
          <w:szCs w:val="18"/>
        </w:rPr>
        <w:t xml:space="preserve"> </w:t>
      </w:r>
      <w:ins w:id="65" w:author="kdouglas" w:date="2011-03-22T14:28:00Z">
        <w:r w:rsidRPr="00566B75">
          <w:rPr>
            <w:rFonts w:ascii="Times New Roman" w:hAnsi="Times New Roman"/>
            <w:color w:val="191919"/>
            <w:spacing w:val="3"/>
            <w:sz w:val="18"/>
            <w:szCs w:val="18"/>
            <w:rPrChange w:id="66" w:author="kdouglas" w:date="2011-03-22T14:32:00Z">
              <w:rPr/>
            </w:rPrChange>
          </w:rPr>
          <w:t>indexing thousands of periodicals and scholarly journals.  Over 2,000 journals titles are full-text.  Other resources include EBSCO Host, Interlibrary Loan and GIL Express which provides online borrowing of books for universal borrowing between other institutions in the University System of Georgia.</w:t>
        </w:r>
      </w:ins>
    </w:p>
    <w:p w:rsidR="00D03216" w:rsidRDefault="00D03216" w:rsidP="000A7B93">
      <w:pPr>
        <w:widowControl w:val="0"/>
        <w:autoSpaceDE w:val="0"/>
        <w:autoSpaceDN w:val="0"/>
        <w:adjustRightInd w:val="0"/>
        <w:spacing w:before="7" w:after="0" w:line="220" w:lineRule="exact"/>
        <w:ind w:left="180" w:right="130" w:firstLine="0"/>
        <w:rPr>
          <w:rFonts w:ascii="Times New Roman" w:hAnsi="Times New Roman"/>
          <w:color w:val="000000"/>
        </w:rPr>
      </w:pPr>
    </w:p>
    <w:p w:rsidR="00D03216" w:rsidRDefault="00D03216" w:rsidP="000A7B93">
      <w:pPr>
        <w:pStyle w:val="Style1"/>
        <w:keepNext/>
        <w:keepLines/>
        <w:widowControl/>
        <w:autoSpaceDE/>
        <w:autoSpaceDN/>
        <w:adjustRightInd/>
        <w:ind w:left="180" w:right="130" w:firstLine="0"/>
        <w:jc w:val="left"/>
        <w:outlineLvl w:val="1"/>
        <w:rPr>
          <w:color w:val="000000"/>
        </w:rPr>
      </w:pPr>
      <w:bookmarkStart w:id="67" w:name="_Toc295558958"/>
      <w:bookmarkStart w:id="68" w:name="_Toc297152482"/>
      <w:r>
        <w:rPr>
          <w:sz w:val="24"/>
          <w:szCs w:val="24"/>
        </w:rPr>
        <w:t>T</w:t>
      </w:r>
      <w:r>
        <w:t>HE</w:t>
      </w:r>
      <w:r>
        <w:rPr>
          <w:spacing w:val="2"/>
        </w:rPr>
        <w:t xml:space="preserve"> </w:t>
      </w:r>
      <w:r>
        <w:rPr>
          <w:sz w:val="24"/>
          <w:szCs w:val="24"/>
        </w:rPr>
        <w:t>A</w:t>
      </w:r>
      <w:r>
        <w:t>LBANY</w:t>
      </w:r>
      <w:r>
        <w:rPr>
          <w:spacing w:val="8"/>
        </w:rPr>
        <w:t xml:space="preserve"> </w:t>
      </w:r>
      <w:r>
        <w:rPr>
          <w:sz w:val="24"/>
          <w:szCs w:val="24"/>
        </w:rPr>
        <w:t>S</w:t>
      </w:r>
      <w:r>
        <w:rPr>
          <w:spacing w:val="-13"/>
        </w:rPr>
        <w:t>TA</w:t>
      </w:r>
      <w:r>
        <w:t>TE</w:t>
      </w:r>
      <w:r>
        <w:rPr>
          <w:spacing w:val="15"/>
        </w:rPr>
        <w:t xml:space="preserve"> </w:t>
      </w:r>
      <w:r>
        <w:rPr>
          <w:sz w:val="24"/>
          <w:szCs w:val="24"/>
        </w:rPr>
        <w:t>U</w:t>
      </w:r>
      <w:r>
        <w:t>NIVERSITY</w:t>
      </w:r>
      <w:r>
        <w:rPr>
          <w:spacing w:val="-5"/>
        </w:rPr>
        <w:t xml:space="preserve"> </w:t>
      </w:r>
      <w:r>
        <w:rPr>
          <w:sz w:val="24"/>
          <w:szCs w:val="24"/>
        </w:rPr>
        <w:t>A</w:t>
      </w:r>
      <w:r>
        <w:t>LUMNI</w:t>
      </w:r>
      <w:r>
        <w:rPr>
          <w:spacing w:val="2"/>
        </w:rPr>
        <w:t xml:space="preserve"> </w:t>
      </w:r>
      <w:r>
        <w:rPr>
          <w:sz w:val="24"/>
          <w:szCs w:val="24"/>
        </w:rPr>
        <w:t>A</w:t>
      </w:r>
      <w:r>
        <w:t>SSOCI</w:t>
      </w:r>
      <w:r>
        <w:rPr>
          <w:spacing w:val="-13"/>
        </w:rPr>
        <w:t>A</w:t>
      </w:r>
      <w:r>
        <w:t>TION</w:t>
      </w:r>
      <w:bookmarkEnd w:id="67"/>
      <w:bookmarkEnd w:id="68"/>
    </w:p>
    <w:p w:rsidR="00D03216" w:rsidRPr="00EE3456" w:rsidRDefault="00D03216" w:rsidP="000A7B93">
      <w:pPr>
        <w:widowControl w:val="0"/>
        <w:autoSpaceDE w:val="0"/>
        <w:autoSpaceDN w:val="0"/>
        <w:adjustRightInd w:val="0"/>
        <w:spacing w:before="13" w:after="0" w:line="250" w:lineRule="auto"/>
        <w:ind w:left="180" w:right="130" w:firstLine="0"/>
        <w:jc w:val="both"/>
        <w:rPr>
          <w:rFonts w:ascii="Times New Roman" w:hAnsi="Times New Roman"/>
          <w:color w:val="191919"/>
          <w:spacing w:val="3"/>
          <w:sz w:val="18"/>
          <w:szCs w:val="18"/>
        </w:rPr>
      </w:pPr>
      <w:r w:rsidRPr="00EE3456">
        <w:rPr>
          <w:rFonts w:ascii="Times New Roman" w:hAnsi="Times New Roman"/>
          <w:color w:val="191919"/>
          <w:spacing w:val="3"/>
          <w:sz w:val="18"/>
          <w:szCs w:val="18"/>
        </w:rPr>
        <w:t>The Alumni Association of Albany State University is a composite group of graduates and former students as well as friends of the University who are associate members. The organization exists to support and promote the interests of the University. The Alumni Association is organized on a local, state, regional and national basis. It has a resident office and a full-time Director of Alumni Affairs/Executive Secretary who</w:t>
      </w:r>
    </w:p>
    <w:p w:rsidR="006E74CE" w:rsidRDefault="00D03216">
      <w:pPr>
        <w:rPr>
          <w:rFonts w:ascii="Times New Roman" w:hAnsi="Times New Roman" w:cs="Times New Roman"/>
          <w:color w:val="000000"/>
          <w:sz w:val="18"/>
          <w:szCs w:val="18"/>
        </w:rPr>
        <w:sectPr w:rsidR="006E74CE" w:rsidSect="006E74CE">
          <w:headerReference w:type="even" r:id="rId24"/>
          <w:headerReference w:type="default" r:id="rId25"/>
          <w:type w:val="continuous"/>
          <w:pgSz w:w="12240" w:h="15840" w:code="1"/>
          <w:pgMar w:top="533" w:right="1123" w:bottom="274" w:left="547" w:header="720" w:footer="288" w:gutter="0"/>
          <w:cols w:space="720"/>
          <w:docGrid w:linePitch="360"/>
        </w:sectPr>
      </w:pPr>
      <w:r>
        <w:rPr>
          <w:rFonts w:ascii="Times New Roman" w:hAnsi="Times New Roman" w:cs="Times New Roman"/>
          <w:color w:val="000000"/>
          <w:sz w:val="18"/>
          <w:szCs w:val="18"/>
        </w:rPr>
        <w:br w:type="page"/>
      </w:r>
    </w:p>
    <w:p w:rsidR="00D03216" w:rsidRDefault="00D03216">
      <w:pPr>
        <w:rPr>
          <w:rFonts w:ascii="Times New Roman" w:hAnsi="Times New Roman" w:cs="Times New Roman"/>
          <w:color w:val="000000"/>
          <w:sz w:val="18"/>
          <w:szCs w:val="18"/>
        </w:rPr>
      </w:pPr>
    </w:p>
    <w:tbl>
      <w:tblPr>
        <w:tblpPr w:leftFromText="180" w:rightFromText="180" w:vertAnchor="page" w:horzAnchor="margin" w:tblpXSpec="center" w:tblpY="2000"/>
        <w:tblW w:w="10171" w:type="dxa"/>
        <w:tblLook w:val="04A0"/>
      </w:tblPr>
      <w:tblGrid>
        <w:gridCol w:w="1458"/>
        <w:gridCol w:w="8713"/>
      </w:tblGrid>
      <w:tr w:rsidR="000A7B93" w:rsidRPr="000A7B93" w:rsidTr="00691F04">
        <w:trPr>
          <w:trHeight w:val="281"/>
        </w:trPr>
        <w:tc>
          <w:tcPr>
            <w:tcW w:w="1458" w:type="dxa"/>
            <w:tcBorders>
              <w:top w:val="single" w:sz="4" w:space="0" w:color="auto"/>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713" w:type="dxa"/>
            <w:tcBorders>
              <w:top w:val="single" w:sz="4" w:space="0" w:color="auto"/>
              <w:left w:val="nil"/>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713" w:type="dxa"/>
            <w:tcBorders>
              <w:top w:val="nil"/>
              <w:left w:val="nil"/>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0A7B93" w:rsidRPr="000A7B93" w:rsidTr="00691F04">
        <w:trPr>
          <w:trHeight w:val="622"/>
        </w:trPr>
        <w:tc>
          <w:tcPr>
            <w:tcW w:w="1458" w:type="dxa"/>
            <w:tcBorders>
              <w:top w:val="nil"/>
              <w:left w:val="single" w:sz="4" w:space="0" w:color="auto"/>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0A7B93" w:rsidRPr="000A7B93" w:rsidTr="00691F04">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0A7B93" w:rsidRPr="000A7B93" w:rsidTr="00691F04">
        <w:trPr>
          <w:trHeight w:val="295"/>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0A7B93" w:rsidRPr="000A7B93" w:rsidTr="00691F04">
        <w:trPr>
          <w:trHeight w:val="395"/>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0A7B93" w:rsidRPr="000A7B93" w:rsidTr="00691F04">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w:t>
            </w:r>
            <w:proofErr w:type="gramStart"/>
            <w:r w:rsidRPr="000A7B93">
              <w:rPr>
                <w:rFonts w:ascii="Times New Roman" w:eastAsia="Times New Roman" w:hAnsi="Times New Roman" w:cs="Times New Roman"/>
                <w:sz w:val="18"/>
                <w:szCs w:val="18"/>
              </w:rPr>
              <w:t>.-</w:t>
            </w:r>
            <w:proofErr w:type="gramEnd"/>
            <w:r w:rsidRPr="000A7B93">
              <w:rPr>
                <w:rFonts w:ascii="Times New Roman" w:eastAsia="Times New Roman" w:hAnsi="Times New Roman" w:cs="Times New Roman"/>
                <w:sz w:val="18"/>
                <w:szCs w:val="18"/>
              </w:rPr>
              <w:t xml:space="preserve"> 4:00 p.m.  Reese Student Union</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graduation and pay graduation fee</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Grades due in Banner for A Term Online Classes by 3:00 p.m. Classes Begin for B Term Online </w:t>
            </w:r>
          </w:p>
        </w:tc>
      </w:tr>
      <w:tr w:rsidR="000A7B93" w:rsidRPr="000A7B93" w:rsidTr="00691F04">
        <w:trPr>
          <w:trHeight w:val="21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TBA</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Regents' Test Dates </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0A7B93" w:rsidRPr="000A7B93" w:rsidTr="00691F04">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0A7B93" w:rsidRPr="000A7B93" w:rsidTr="00691F04">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23-27</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0A7B93" w:rsidRPr="000A7B93" w:rsidTr="00691F04">
        <w:trPr>
          <w:trHeight w:val="225"/>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713" w:type="dxa"/>
            <w:tcBorders>
              <w:top w:val="nil"/>
              <w:left w:val="nil"/>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0A7B93" w:rsidRPr="000A7B93" w:rsidTr="00691F04">
        <w:trPr>
          <w:trHeight w:val="47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 out or improper check out fee charged (fines begin after 3:00 p.m. without prior approval).</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713" w:type="dxa"/>
            <w:tcBorders>
              <w:top w:val="nil"/>
              <w:left w:val="nil"/>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0A7B93" w:rsidRPr="000A7B93" w:rsidTr="00691F04">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0A7B93" w:rsidRPr="000A7B93" w:rsidTr="00691F04">
        <w:trPr>
          <w:trHeight w:val="168"/>
        </w:trPr>
        <w:tc>
          <w:tcPr>
            <w:tcW w:w="10171" w:type="dxa"/>
            <w:gridSpan w:val="2"/>
            <w:tcBorders>
              <w:top w:val="nil"/>
              <w:left w:val="nil"/>
              <w:bottom w:val="nil"/>
              <w:right w:val="nil"/>
            </w:tcBorders>
            <w:shd w:val="clear" w:color="auto" w:fill="auto"/>
            <w:noWrap/>
            <w:vAlign w:val="bottom"/>
            <w:hideMark/>
          </w:tcPr>
          <w:p w:rsidR="000A7B93" w:rsidRPr="000A7B93" w:rsidRDefault="000A7B93" w:rsidP="00691F04">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hyperlink w:anchor="wfPolicy" w:history="1">
              <w:r w:rsidR="00566B75">
                <w:rPr>
                  <w:rStyle w:val="Hyperlink"/>
                  <w:rFonts w:ascii="Times New Roman" w:eastAsia="Times New Roman" w:hAnsi="Times New Roman" w:cs="Times New Roman"/>
                  <w:b/>
                  <w:bCs/>
                  <w:sz w:val="14"/>
                  <w:szCs w:val="14"/>
                </w:rPr>
                <w:fldChar w:fldCharType="begin"/>
              </w:r>
              <w:r>
                <w:rPr>
                  <w:rFonts w:ascii="Times New Roman" w:eastAsia="Times New Roman" w:hAnsi="Times New Roman" w:cs="Times New Roman"/>
                  <w:b/>
                  <w:bCs/>
                  <w:sz w:val="14"/>
                  <w:szCs w:val="14"/>
                </w:rPr>
                <w:instrText xml:space="preserve"> PAGEREF wfPolicy \h </w:instrText>
              </w:r>
              <w:r w:rsidR="00566B75">
                <w:rPr>
                  <w:rStyle w:val="Hyperlink"/>
                  <w:rFonts w:ascii="Times New Roman" w:eastAsia="Times New Roman" w:hAnsi="Times New Roman" w:cs="Times New Roman"/>
                  <w:b/>
                  <w:bCs/>
                  <w:sz w:val="14"/>
                  <w:szCs w:val="14"/>
                </w:rPr>
              </w:r>
              <w:r w:rsidR="00566B75">
                <w:rPr>
                  <w:rStyle w:val="Hyperlink"/>
                  <w:rFonts w:ascii="Times New Roman" w:eastAsia="Times New Roman" w:hAnsi="Times New Roman" w:cs="Times New Roman"/>
                  <w:b/>
                  <w:bCs/>
                  <w:sz w:val="14"/>
                  <w:szCs w:val="14"/>
                </w:rPr>
                <w:fldChar w:fldCharType="separate"/>
              </w:r>
              <w:r>
                <w:rPr>
                  <w:rFonts w:ascii="Times New Roman" w:eastAsia="Times New Roman" w:hAnsi="Times New Roman" w:cs="Times New Roman"/>
                  <w:b/>
                  <w:bCs/>
                  <w:noProof/>
                  <w:sz w:val="14"/>
                  <w:szCs w:val="14"/>
                </w:rPr>
                <w:t>49</w:t>
              </w:r>
              <w:r w:rsidR="00566B75">
                <w:rPr>
                  <w:rStyle w:val="Hyperlink"/>
                  <w:rFonts w:ascii="Times New Roman" w:eastAsia="Times New Roman" w:hAnsi="Times New Roman" w:cs="Times New Roman"/>
                  <w:b/>
                  <w:bCs/>
                  <w:sz w:val="14"/>
                  <w:szCs w:val="14"/>
                </w:rPr>
                <w:fldChar w:fldCharType="end"/>
              </w:r>
            </w:hyperlink>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0A7B93" w:rsidRPr="000A7B93" w:rsidTr="00691F04">
        <w:trPr>
          <w:trHeight w:val="281"/>
        </w:trPr>
        <w:tc>
          <w:tcPr>
            <w:tcW w:w="10171" w:type="dxa"/>
            <w:gridSpan w:val="2"/>
            <w:tcBorders>
              <w:top w:val="nil"/>
              <w:left w:val="nil"/>
              <w:bottom w:val="nil"/>
              <w:right w:val="nil"/>
            </w:tcBorders>
            <w:shd w:val="clear" w:color="auto" w:fill="auto"/>
            <w:noWrap/>
            <w:vAlign w:val="bottom"/>
            <w:hideMark/>
          </w:tcPr>
          <w:p w:rsidR="000A7B93" w:rsidRPr="000A7B93" w:rsidRDefault="000A7B93" w:rsidP="00691F04">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D03216" w:rsidRDefault="00691F04"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r w:rsidRPr="000A7B93">
        <w:rPr>
          <w:rFonts w:ascii="Times New Roman" w:eastAsia="Times New Roman" w:hAnsi="Times New Roman" w:cs="Times New Roman"/>
          <w:b/>
          <w:bCs/>
          <w:color w:val="000000"/>
          <w:sz w:val="24"/>
          <w:szCs w:val="24"/>
        </w:rPr>
        <w:t>Office of Academic Services and Registrar</w:t>
      </w:r>
    </w:p>
    <w:p w:rsidR="00691F04" w:rsidRDefault="00691F04" w:rsidP="00691F04">
      <w:pPr>
        <w:pStyle w:val="Heading2"/>
        <w:spacing w:before="0"/>
        <w:jc w:val="center"/>
        <w:rPr>
          <w:rFonts w:ascii="Times New Roman" w:eastAsia="Times New Roman" w:hAnsi="Times New Roman" w:cs="Times New Roman"/>
          <w:b w:val="0"/>
          <w:bCs w:val="0"/>
          <w:color w:val="000000"/>
          <w:sz w:val="24"/>
          <w:szCs w:val="24"/>
        </w:rPr>
      </w:pPr>
      <w:bookmarkStart w:id="69" w:name="_Toc295558959"/>
      <w:bookmarkStart w:id="70" w:name="_Toc297152483"/>
      <w:r w:rsidRPr="000A7B93">
        <w:rPr>
          <w:rFonts w:ascii="Times New Roman" w:eastAsia="Times New Roman" w:hAnsi="Times New Roman" w:cs="Times New Roman"/>
          <w:color w:val="000000"/>
          <w:sz w:val="24"/>
          <w:szCs w:val="24"/>
        </w:rPr>
        <w:t>Fall 2011 Academic Calendar</w:t>
      </w:r>
      <w:bookmarkEnd w:id="69"/>
      <w:bookmarkEnd w:id="70"/>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6E74CE" w:rsidRDefault="006E74CE"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sectPr w:rsidR="006E74CE" w:rsidSect="00486046">
          <w:headerReference w:type="even" r:id="rId26"/>
          <w:headerReference w:type="default" r:id="rId27"/>
          <w:type w:val="continuous"/>
          <w:pgSz w:w="12240" w:h="15840" w:code="1"/>
          <w:pgMar w:top="533" w:right="1123" w:bottom="274" w:left="547" w:header="720" w:footer="288" w:gutter="0"/>
          <w:cols w:space="720"/>
          <w:docGrid w:linePitch="360"/>
        </w:sect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B65860" w:rsidP="00D03216">
      <w:pPr>
        <w:widowControl w:val="0"/>
        <w:autoSpaceDE w:val="0"/>
        <w:autoSpaceDN w:val="0"/>
        <w:adjustRightInd w:val="0"/>
        <w:spacing w:after="0"/>
        <w:ind w:left="-90" w:right="90" w:firstLine="0"/>
        <w:jc w:val="center"/>
        <w:rPr>
          <w:rFonts w:ascii="Times New Roman" w:eastAsia="Times New Roman" w:hAnsi="Times New Roman" w:cs="Times New Roman"/>
          <w:b/>
          <w:bCs/>
          <w:color w:val="000000"/>
          <w:sz w:val="24"/>
          <w:szCs w:val="24"/>
        </w:rPr>
      </w:pPr>
      <w:r w:rsidRPr="000A7B93">
        <w:rPr>
          <w:rFonts w:ascii="Times New Roman" w:eastAsia="Times New Roman" w:hAnsi="Times New Roman" w:cs="Times New Roman"/>
          <w:b/>
          <w:bCs/>
          <w:color w:val="000000"/>
          <w:sz w:val="24"/>
          <w:szCs w:val="24"/>
        </w:rPr>
        <w:lastRenderedPageBreak/>
        <w:t>Office of Academic Services and Registrar</w:t>
      </w:r>
    </w:p>
    <w:p w:rsidR="00B65860" w:rsidRPr="00B65860" w:rsidRDefault="00B65860" w:rsidP="00B65860">
      <w:pPr>
        <w:pStyle w:val="Heading2"/>
        <w:spacing w:before="0"/>
        <w:ind w:firstLine="0"/>
        <w:jc w:val="center"/>
        <w:rPr>
          <w:rFonts w:ascii="Times New Roman" w:hAnsi="Times New Roman" w:cs="Times New Roman"/>
          <w:color w:val="000000"/>
          <w:sz w:val="18"/>
          <w:szCs w:val="18"/>
        </w:rPr>
      </w:pPr>
      <w:bookmarkStart w:id="71" w:name="_Toc297152484"/>
      <w:r w:rsidRPr="00B65860">
        <w:rPr>
          <w:rFonts w:ascii="Times New Roman" w:eastAsia="Times New Roman" w:hAnsi="Times New Roman" w:cs="Times New Roman"/>
          <w:bCs w:val="0"/>
          <w:color w:val="000000"/>
          <w:sz w:val="24"/>
          <w:szCs w:val="24"/>
        </w:rPr>
        <w:t>Spring 2012 Academic Calendar</w:t>
      </w:r>
      <w:bookmarkEnd w:id="71"/>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sectPr w:rsidR="00F814B2" w:rsidSect="00486046">
          <w:headerReference w:type="default" r:id="rId28"/>
          <w:type w:val="continuous"/>
          <w:pgSz w:w="12240" w:h="15840" w:code="1"/>
          <w:pgMar w:top="533" w:right="1123" w:bottom="274" w:left="547" w:header="720" w:footer="288" w:gutter="0"/>
          <w:cols w:space="720"/>
          <w:docGrid w:linePitch="360"/>
        </w:sect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r w:rsidRPr="00D03216">
        <w:rPr>
          <w:rFonts w:ascii="Times New Roman" w:hAnsi="Times New Roman" w:cs="Times New Roman"/>
          <w:noProof/>
          <w:color w:val="000000"/>
          <w:sz w:val="18"/>
          <w:szCs w:val="18"/>
        </w:rPr>
        <w:lastRenderedPageBreak/>
        <w:drawing>
          <wp:inline distT="0" distB="0" distL="0" distR="0">
            <wp:extent cx="6402037" cy="4362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tretch>
                      <a:fillRect/>
                    </a:stretch>
                  </pic:blipFill>
                  <pic:spPr bwMode="auto">
                    <a:xfrm>
                      <a:off x="0" y="0"/>
                      <a:ext cx="6402037" cy="4362450"/>
                    </a:xfrm>
                    <a:prstGeom prst="rect">
                      <a:avLst/>
                    </a:prstGeom>
                    <a:noFill/>
                    <a:ln w="9525">
                      <a:noFill/>
                      <a:miter lim="800000"/>
                      <a:headEnd/>
                      <a:tailEnd/>
                    </a:ln>
                  </pic:spPr>
                </pic:pic>
              </a:graphicData>
            </a:graphic>
          </wp:inline>
        </w:drawing>
      </w:r>
    </w:p>
    <w:p w:rsidR="00D03216" w:rsidRPr="00030AE4" w:rsidRDefault="00D03216" w:rsidP="00D03216">
      <w:pPr>
        <w:pStyle w:val="Heading1"/>
        <w:ind w:left="900"/>
        <w:jc w:val="center"/>
        <w:rPr>
          <w:rFonts w:ascii="Times New Roman" w:hAnsi="Times New Roman"/>
          <w:color w:val="000000"/>
          <w:sz w:val="96"/>
          <w:szCs w:val="96"/>
        </w:rPr>
      </w:pPr>
      <w:bookmarkStart w:id="72" w:name="_Toc295558960"/>
      <w:bookmarkStart w:id="73" w:name="_Toc297152485"/>
      <w:r w:rsidRPr="00030AE4">
        <w:rPr>
          <w:rFonts w:ascii="Times New Roman" w:hAnsi="Times New Roman"/>
          <w:color w:val="191919"/>
          <w:spacing w:val="-25"/>
          <w:sz w:val="96"/>
          <w:szCs w:val="96"/>
        </w:rPr>
        <w:t>A</w:t>
      </w:r>
      <w:r w:rsidRPr="00030AE4">
        <w:rPr>
          <w:rFonts w:ascii="Times New Roman" w:hAnsi="Times New Roman"/>
          <w:color w:val="191919"/>
          <w:spacing w:val="-26"/>
          <w:sz w:val="96"/>
          <w:szCs w:val="96"/>
        </w:rPr>
        <w:t>DMISSIONS</w:t>
      </w:r>
      <w:bookmarkEnd w:id="72"/>
      <w:bookmarkEnd w:id="73"/>
    </w:p>
    <w:p w:rsidR="00D03216" w:rsidRDefault="00566B75" w:rsidP="00D03216">
      <w:pPr>
        <w:widowControl w:val="0"/>
        <w:autoSpaceDE w:val="0"/>
        <w:autoSpaceDN w:val="0"/>
        <w:adjustRightInd w:val="0"/>
        <w:spacing w:before="1" w:after="0"/>
        <w:ind w:left="180" w:firstLine="0"/>
        <w:rPr>
          <w:rFonts w:ascii="Times New Roman" w:hAnsi="Times New Roman"/>
          <w:color w:val="000000"/>
          <w:sz w:val="27"/>
          <w:szCs w:val="27"/>
        </w:rPr>
      </w:pPr>
      <w:r w:rsidRPr="00566B75">
        <w:rPr>
          <w:rFonts w:ascii="Calibri" w:hAnsi="Calibri"/>
          <w:noProof/>
          <w:lang w:eastAsia="en-US"/>
        </w:rPr>
        <w:pict>
          <v:polyline id="Freeform 589" o:spid="_x0000_s1055" style="position:absolute;left:0;text-align:lef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4.1pt,8in,24.1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" o:allowincell="f" filled="f" strokecolor="#191919" strokeweight=".04408mm">
            <v:path arrowok="t" o:connecttype="custom" o:connectlocs="0,0;6400800,0" o:connectangles="0,0"/>
            <w10:wrap anchorx="page"/>
          </v:polyline>
        </w:pict>
      </w:r>
      <w:r w:rsidR="00D03216">
        <w:rPr>
          <w:rFonts w:ascii="Times New Roman" w:hAnsi="Times New Roman"/>
          <w:b/>
          <w:bCs/>
          <w:color w:val="191919"/>
          <w:sz w:val="36"/>
          <w:szCs w:val="36"/>
        </w:rPr>
        <w:t>C</w:t>
      </w:r>
      <w:r w:rsidR="00D03216">
        <w:rPr>
          <w:rFonts w:ascii="Times New Roman" w:hAnsi="Times New Roman"/>
          <w:b/>
          <w:bCs/>
          <w:color w:val="191919"/>
          <w:sz w:val="27"/>
          <w:szCs w:val="27"/>
        </w:rPr>
        <w:t>ONTENTS</w:t>
      </w:r>
    </w:p>
    <w:p w:rsidR="00D03216" w:rsidRDefault="00D03216" w:rsidP="00D03216">
      <w:pPr>
        <w:widowControl w:val="0"/>
        <w:autoSpaceDE w:val="0"/>
        <w:autoSpaceDN w:val="0"/>
        <w:adjustRightInd w:val="0"/>
        <w:spacing w:before="11" w:after="0" w:line="260" w:lineRule="exact"/>
        <w:rPr>
          <w:rFonts w:ascii="Times New Roman" w:hAnsi="Times New Roman"/>
          <w:color w:val="000000"/>
          <w:sz w:val="26"/>
          <w:szCs w:val="26"/>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D03216">
      <w:pPr>
        <w:widowControl w:val="0"/>
        <w:autoSpaceDE w:val="0"/>
        <w:autoSpaceDN w:val="0"/>
        <w:adjustRightInd w:val="0"/>
        <w:spacing w:after="0"/>
        <w:ind w:left="180" w:right="90" w:firstLine="0"/>
        <w:rPr>
          <w:rFonts w:ascii="Times New Roman" w:hAnsi="Times New Roman"/>
          <w:color w:val="191919"/>
          <w:spacing w:val="-4"/>
          <w:sz w:val="72"/>
          <w:szCs w:val="72"/>
        </w:rPr>
        <w:sectPr w:rsidR="00F814B2" w:rsidSect="00486046">
          <w:headerReference w:type="even" r:id="rId30"/>
          <w:headerReference w:type="default" r:id="rId31"/>
          <w:type w:val="continuous"/>
          <w:pgSz w:w="12240" w:h="15840" w:code="1"/>
          <w:pgMar w:top="533" w:right="1123" w:bottom="274" w:left="547" w:header="720" w:footer="288" w:gutter="0"/>
          <w:cols w:space="720"/>
          <w:docGrid w:linePitch="360"/>
        </w:sectPr>
      </w:pPr>
    </w:p>
    <w:p w:rsidR="00D03216" w:rsidRDefault="00D03216" w:rsidP="00D03216">
      <w:pPr>
        <w:widowControl w:val="0"/>
        <w:autoSpaceDE w:val="0"/>
        <w:autoSpaceDN w:val="0"/>
        <w:adjustRightInd w:val="0"/>
        <w:spacing w:after="0"/>
        <w:ind w:left="180" w:right="90" w:firstLine="0"/>
        <w:rPr>
          <w:rFonts w:ascii="Times New Roman" w:hAnsi="Times New Roman"/>
          <w:color w:val="191919"/>
          <w:spacing w:val="-4"/>
          <w:sz w:val="54"/>
          <w:szCs w:val="54"/>
        </w:rPr>
      </w:pPr>
      <w:r>
        <w:rPr>
          <w:rFonts w:ascii="Times New Roman" w:hAnsi="Times New Roman"/>
          <w:color w:val="191919"/>
          <w:spacing w:val="-4"/>
          <w:sz w:val="72"/>
          <w:szCs w:val="72"/>
        </w:rPr>
        <w:lastRenderedPageBreak/>
        <w:t>A</w:t>
      </w:r>
      <w:r>
        <w:rPr>
          <w:rFonts w:ascii="Times New Roman" w:hAnsi="Times New Roman"/>
          <w:color w:val="191919"/>
          <w:spacing w:val="-4"/>
          <w:sz w:val="54"/>
          <w:szCs w:val="54"/>
        </w:rPr>
        <w:t>DMISSION</w:t>
      </w:r>
      <w:r>
        <w:rPr>
          <w:rFonts w:ascii="Times New Roman" w:hAnsi="Times New Roman"/>
          <w:color w:val="191919"/>
          <w:sz w:val="54"/>
          <w:szCs w:val="54"/>
        </w:rPr>
        <w:t>S</w:t>
      </w:r>
      <w:r>
        <w:rPr>
          <w:rFonts w:ascii="Times New Roman" w:hAnsi="Times New Roman"/>
          <w:color w:val="191919"/>
          <w:spacing w:val="3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p>
    <w:p w:rsidR="00D03216"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u</w:t>
      </w:r>
      <w:r>
        <w:rPr>
          <w:rFonts w:ascii="Times New Roman" w:hAnsi="Times New Roman"/>
          <w:color w:val="191919"/>
          <w:spacing w:val="-2"/>
          <w:sz w:val="18"/>
          <w:szCs w:val="18"/>
        </w:rPr>
        <w:t>cces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w:t>
      </w:r>
      <w:r>
        <w:rPr>
          <w:rFonts w:ascii="Times New Roman" w:hAnsi="Times New Roman"/>
          <w:color w:val="191919"/>
          <w:spacing w:val="-3"/>
          <w:sz w:val="18"/>
          <w:szCs w:val="18"/>
        </w:rPr>
        <w:t>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considerin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applicant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pacing w:val="-7"/>
          <w:sz w:val="18"/>
          <w:szCs w:val="18"/>
        </w:rPr>
        <w:t>f</w:t>
      </w:r>
      <w:r>
        <w:rPr>
          <w:rFonts w:ascii="Times New Roman" w:hAnsi="Times New Roman"/>
          <w:color w:val="191919"/>
          <w:spacing w:val="-3"/>
          <w:sz w:val="18"/>
          <w:szCs w:val="18"/>
        </w:rPr>
        <w:t>fic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del w:id="74" w:author="mdavis47" w:date="2011-03-21T09:41:00Z">
        <w:r w:rsidDel="00900C48">
          <w:rPr>
            <w:rFonts w:ascii="Times New Roman" w:hAnsi="Times New Roman"/>
            <w:color w:val="191919"/>
            <w:spacing w:val="-3"/>
            <w:sz w:val="18"/>
            <w:szCs w:val="18"/>
          </w:rPr>
          <w:delText>Recruitmen</w:delText>
        </w:r>
        <w:r w:rsidDel="00900C48">
          <w:rPr>
            <w:rFonts w:ascii="Times New Roman" w:hAnsi="Times New Roman"/>
            <w:color w:val="191919"/>
            <w:sz w:val="18"/>
            <w:szCs w:val="18"/>
          </w:rPr>
          <w:delText>t</w:delText>
        </w:r>
        <w:r w:rsidDel="00900C48">
          <w:rPr>
            <w:rFonts w:ascii="Times New Roman" w:hAnsi="Times New Roman"/>
            <w:color w:val="191919"/>
            <w:spacing w:val="-12"/>
            <w:sz w:val="18"/>
            <w:szCs w:val="18"/>
          </w:rPr>
          <w:delText xml:space="preserve"> </w:delText>
        </w:r>
        <w:r w:rsidDel="00900C48">
          <w:rPr>
            <w:rFonts w:ascii="Times New Roman" w:hAnsi="Times New Roman"/>
            <w:color w:val="191919"/>
            <w:spacing w:val="-3"/>
            <w:sz w:val="18"/>
            <w:szCs w:val="18"/>
          </w:rPr>
          <w:delText>an</w:delText>
        </w:r>
        <w:r w:rsidDel="00900C48">
          <w:rPr>
            <w:rFonts w:ascii="Times New Roman" w:hAnsi="Times New Roman"/>
            <w:color w:val="191919"/>
            <w:sz w:val="18"/>
            <w:szCs w:val="18"/>
          </w:rPr>
          <w:delText>d</w:delText>
        </w:r>
        <w:r w:rsidDel="00900C48">
          <w:rPr>
            <w:rFonts w:ascii="Times New Roman" w:hAnsi="Times New Roman"/>
            <w:color w:val="191919"/>
            <w:spacing w:val="-22"/>
            <w:sz w:val="18"/>
            <w:szCs w:val="18"/>
          </w:rPr>
          <w:delText xml:space="preserve"> </w:delText>
        </w:r>
        <w:r w:rsidDel="00900C48">
          <w:rPr>
            <w:rFonts w:ascii="Times New Roman" w:hAnsi="Times New Roman"/>
            <w:color w:val="191919"/>
            <w:spacing w:val="-3"/>
            <w:sz w:val="18"/>
            <w:szCs w:val="18"/>
          </w:rPr>
          <w:delText>Adm</w:delText>
        </w:r>
      </w:del>
      <w:del w:id="75" w:author="mdavis47" w:date="2011-03-21T09:40:00Z">
        <w:r w:rsidDel="00900C48">
          <w:rPr>
            <w:rFonts w:ascii="Times New Roman" w:hAnsi="Times New Roman"/>
            <w:color w:val="191919"/>
            <w:spacing w:val="-3"/>
            <w:sz w:val="18"/>
            <w:szCs w:val="18"/>
          </w:rPr>
          <w:delText>i</w:delText>
        </w:r>
      </w:del>
      <w:del w:id="76" w:author="mdavis47" w:date="2011-03-21T09:41:00Z">
        <w:r w:rsidDel="00900C48">
          <w:rPr>
            <w:rFonts w:ascii="Times New Roman" w:hAnsi="Times New Roman"/>
            <w:color w:val="191919"/>
            <w:spacing w:val="-3"/>
            <w:sz w:val="18"/>
            <w:szCs w:val="18"/>
          </w:rPr>
          <w:delText>ssion</w:delText>
        </w:r>
        <w:r w:rsidDel="00900C48">
          <w:rPr>
            <w:rFonts w:ascii="Times New Roman" w:hAnsi="Times New Roman"/>
            <w:color w:val="191919"/>
            <w:sz w:val="18"/>
            <w:szCs w:val="18"/>
          </w:rPr>
          <w:delText>s</w:delText>
        </w:r>
        <w:r w:rsidDel="00900C48">
          <w:rPr>
            <w:rFonts w:ascii="Times New Roman" w:hAnsi="Times New Roman"/>
            <w:color w:val="191919"/>
            <w:spacing w:val="-12"/>
            <w:sz w:val="18"/>
            <w:szCs w:val="18"/>
          </w:rPr>
          <w:delText xml:space="preserve"> </w:delText>
        </w:r>
      </w:del>
      <w:ins w:id="77" w:author="mdavis47" w:date="2011-03-21T09:41:00Z">
        <w:r>
          <w:rPr>
            <w:rFonts w:ascii="Times New Roman" w:hAnsi="Times New Roman"/>
            <w:color w:val="191919"/>
            <w:spacing w:val="-12"/>
            <w:sz w:val="18"/>
            <w:szCs w:val="18"/>
          </w:rPr>
          <w:t xml:space="preserve"> </w:t>
        </w:r>
        <w:r w:rsidRPr="00900C48">
          <w:rPr>
            <w:rFonts w:ascii="Times New Roman" w:hAnsi="Times New Roman"/>
            <w:color w:val="191919"/>
            <w:spacing w:val="-12"/>
            <w:sz w:val="18"/>
            <w:szCs w:val="18"/>
          </w:rPr>
          <w:t>Enrollment Services</w:t>
        </w:r>
        <w:r>
          <w:rPr>
            <w:rFonts w:ascii="Times New Roman" w:hAnsi="Times New Roman"/>
            <w:color w:val="191919"/>
            <w:spacing w:val="-12"/>
            <w:sz w:val="18"/>
            <w:szCs w:val="18"/>
          </w:rPr>
          <w:t xml:space="preserve"> </w:t>
        </w:r>
      </w:ins>
      <w:r>
        <w:rPr>
          <w:rFonts w:ascii="Times New Roman" w:hAnsi="Times New Roman"/>
          <w:color w:val="191919"/>
          <w:spacing w:val="-3"/>
          <w:sz w:val="18"/>
          <w:szCs w:val="18"/>
        </w:rPr>
        <w:t>wil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revie</w:t>
      </w:r>
      <w:r>
        <w:rPr>
          <w:rFonts w:ascii="Times New Roman" w:hAnsi="Times New Roman"/>
          <w:color w:val="191919"/>
          <w:sz w:val="18"/>
          <w:szCs w:val="18"/>
        </w:rPr>
        <w:t>w</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prev</w:t>
      </w:r>
      <w:r>
        <w:rPr>
          <w:rFonts w:ascii="Times New Roman" w:hAnsi="Times New Roman"/>
          <w:color w:val="191919"/>
          <w:spacing w:val="-5"/>
          <w:sz w:val="18"/>
          <w:szCs w:val="18"/>
        </w:rPr>
        <w:t>i</w:t>
      </w:r>
      <w:r>
        <w:rPr>
          <w:rFonts w:ascii="Times New Roman" w:hAnsi="Times New Roman"/>
          <w:color w:val="191919"/>
          <w:spacing w:val="-3"/>
          <w:sz w:val="18"/>
          <w:szCs w:val="18"/>
        </w:rPr>
        <w:t>ou</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record,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D03216" w:rsidRDefault="00D03216" w:rsidP="00D03216">
      <w:pPr>
        <w:widowControl w:val="0"/>
        <w:autoSpaceDE w:val="0"/>
        <w:autoSpaceDN w:val="0"/>
        <w:adjustRightInd w:val="0"/>
        <w:spacing w:before="16" w:after="0" w:line="200" w:lineRule="exact"/>
        <w:ind w:left="180"/>
        <w:rPr>
          <w:rFonts w:ascii="Times New Roman" w:hAnsi="Times New Roman"/>
          <w:color w:val="000000"/>
          <w:sz w:val="20"/>
          <w:szCs w:val="20"/>
        </w:rPr>
      </w:pPr>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presen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revie</w:t>
      </w:r>
      <w:r w:rsidRPr="00EF6577">
        <w:rPr>
          <w:rFonts w:ascii="Times New Roman" w:hAnsi="Times New Roman"/>
          <w:color w:val="191919"/>
          <w:spacing w:val="-2"/>
          <w:sz w:val="18"/>
          <w:szCs w:val="18"/>
        </w:rPr>
        <w:t xml:space="preserve">w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Acceptanc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denia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determine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Director o</w:t>
      </w:r>
      <w:r w:rsidRPr="00EF6577">
        <w:rPr>
          <w:rFonts w:ascii="Times New Roman" w:hAnsi="Times New Roman"/>
          <w:color w:val="191919"/>
          <w:spacing w:val="-2"/>
          <w:sz w:val="18"/>
          <w:szCs w:val="18"/>
        </w:rPr>
        <w:t xml:space="preserve">f </w:t>
      </w:r>
      <w:del w:id="78" w:author="mdavis47" w:date="2011-03-21T09:41:00Z">
        <w:r w:rsidDel="00900C48">
          <w:rPr>
            <w:rFonts w:ascii="Times New Roman" w:hAnsi="Times New Roman"/>
            <w:color w:val="191919"/>
            <w:spacing w:val="-2"/>
            <w:sz w:val="18"/>
            <w:szCs w:val="18"/>
          </w:rPr>
          <w:delText>Admissions</w:delText>
        </w:r>
        <w:r w:rsidRPr="00EF6577" w:rsidDel="00900C48">
          <w:rPr>
            <w:rFonts w:ascii="Times New Roman" w:hAnsi="Times New Roman"/>
            <w:color w:val="191919"/>
            <w:spacing w:val="-2"/>
            <w:sz w:val="18"/>
            <w:szCs w:val="18"/>
          </w:rPr>
          <w:delText xml:space="preserve">, </w:delText>
        </w:r>
      </w:del>
      <w:ins w:id="79" w:author="mdavis47" w:date="2011-03-21T09:42:00Z">
        <w:r w:rsidRPr="00EF6577">
          <w:rPr>
            <w:rFonts w:ascii="Times New Roman" w:hAnsi="Times New Roman"/>
            <w:color w:val="191919"/>
            <w:spacing w:val="-2"/>
            <w:sz w:val="18"/>
            <w:szCs w:val="18"/>
          </w:rPr>
          <w:t xml:space="preserve"> Enrollment Services</w:t>
        </w:r>
      </w:ins>
      <w:ins w:id="80" w:author="mdavis47" w:date="2011-03-21T10:23:00Z">
        <w:r w:rsidRPr="00EF6577">
          <w:rPr>
            <w:rFonts w:ascii="Times New Roman" w:hAnsi="Times New Roman"/>
            <w:color w:val="191919"/>
            <w:spacing w:val="-2"/>
            <w:sz w:val="18"/>
            <w:szCs w:val="18"/>
          </w:rPr>
          <w:t xml:space="preserve"> </w:t>
        </w:r>
      </w:ins>
      <w:r>
        <w:rPr>
          <w:rFonts w:ascii="Times New Roman" w:hAnsi="Times New Roman"/>
          <w:color w:val="191919"/>
          <w:spacing w:val="-2"/>
          <w:sz w:val="18"/>
          <w:szCs w:val="18"/>
        </w:rPr>
        <w:t>subjec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righ</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appea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Committe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unab</w:t>
      </w:r>
      <w:r w:rsidRPr="00EF6577">
        <w:rPr>
          <w:rFonts w:ascii="Times New Roman" w:hAnsi="Times New Roman"/>
          <w:color w:val="191919"/>
          <w:spacing w:val="-2"/>
          <w:sz w:val="18"/>
          <w:szCs w:val="18"/>
        </w:rPr>
        <w:t xml:space="preserve">le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enroll durin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accepte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notif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Recruitmen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wishe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w:t>
      </w:r>
      <w:r w:rsidRPr="00EF6577">
        <w:rPr>
          <w:rFonts w:ascii="Times New Roman" w:hAnsi="Times New Roman"/>
          <w:color w:val="191919"/>
          <w:spacing w:val="-2"/>
          <w:sz w:val="18"/>
          <w:szCs w:val="18"/>
        </w:rPr>
        <w:t>e</w:t>
      </w:r>
      <w:r>
        <w:rPr>
          <w:rFonts w:ascii="Times New Roman" w:hAnsi="Times New Roman"/>
          <w:color w:val="191919"/>
          <w:spacing w:val="-2"/>
          <w:sz w:val="18"/>
          <w:szCs w:val="18"/>
        </w:rPr>
        <w:t>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a </w:t>
      </w:r>
      <w:r>
        <w:rPr>
          <w:rFonts w:ascii="Times New Roman" w:hAnsi="Times New Roman"/>
          <w:color w:val="191919"/>
          <w:spacing w:val="-2"/>
          <w:sz w:val="18"/>
          <w:szCs w:val="18"/>
        </w:rPr>
        <w:t>later date.</w:t>
      </w:r>
    </w:p>
    <w:p w:rsidR="00D03216" w:rsidRDefault="00D03216" w:rsidP="00D03216">
      <w:pPr>
        <w:widowControl w:val="0"/>
        <w:autoSpaceDE w:val="0"/>
        <w:autoSpaceDN w:val="0"/>
        <w:adjustRightInd w:val="0"/>
        <w:spacing w:before="16" w:after="0" w:line="200" w:lineRule="exact"/>
        <w:ind w:left="180"/>
        <w:rPr>
          <w:rFonts w:ascii="Times New Roman" w:hAnsi="Times New Roman"/>
          <w:color w:val="000000"/>
          <w:sz w:val="20"/>
          <w:szCs w:val="20"/>
        </w:rPr>
      </w:pPr>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considere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whe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requeste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receive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y t</w:t>
      </w:r>
      <w:r>
        <w:rPr>
          <w:rFonts w:ascii="Times New Roman" w:hAnsi="Times New Roman"/>
          <w:color w:val="191919"/>
          <w:spacing w:val="-2"/>
          <w:sz w:val="18"/>
          <w:szCs w:val="18"/>
        </w:rPr>
        <w: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y.</w:t>
      </w:r>
    </w:p>
    <w:p w:rsidR="00D03216" w:rsidRDefault="00D03216" w:rsidP="00D03216">
      <w:pPr>
        <w:widowControl w:val="0"/>
        <w:autoSpaceDE w:val="0"/>
        <w:autoSpaceDN w:val="0"/>
        <w:adjustRightInd w:val="0"/>
        <w:spacing w:before="7" w:after="0" w:line="200" w:lineRule="exact"/>
        <w:ind w:left="180"/>
        <w:rPr>
          <w:rFonts w:ascii="Times New Roman" w:hAnsi="Times New Roman"/>
          <w:color w:val="000000"/>
          <w:sz w:val="20"/>
          <w:szCs w:val="20"/>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81" w:name="_Toc295558961"/>
      <w:bookmarkStart w:id="82" w:name="_Toc297152486"/>
      <w:r w:rsidRPr="007E326C">
        <w:rPr>
          <w:rFonts w:ascii="Times New Roman" w:hAnsi="Times New Roman"/>
          <w:bCs w:val="0"/>
          <w:color w:val="191919"/>
          <w:spacing w:val="-2"/>
          <w:sz w:val="24"/>
          <w:szCs w:val="24"/>
        </w:rPr>
        <w:t>G</w:t>
      </w:r>
      <w:r w:rsidRPr="007E326C">
        <w:rPr>
          <w:rFonts w:ascii="Times New Roman" w:hAnsi="Times New Roman"/>
          <w:bCs w:val="0"/>
          <w:color w:val="191919"/>
          <w:spacing w:val="-2"/>
          <w:sz w:val="18"/>
          <w:szCs w:val="18"/>
        </w:rPr>
        <w:t>ENERA</w:t>
      </w:r>
      <w:r w:rsidRPr="007E326C">
        <w:rPr>
          <w:rFonts w:ascii="Times New Roman" w:hAnsi="Times New Roman"/>
          <w:bCs w:val="0"/>
          <w:color w:val="191919"/>
          <w:sz w:val="18"/>
          <w:szCs w:val="18"/>
        </w:rPr>
        <w:t xml:space="preserve">L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81"/>
      <w:bookmarkEnd w:id="82"/>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An applicant must submit the following credentials by May 1 for Fall Semester, November 15 for Spring Semester, April </w:t>
      </w:r>
      <w:del w:id="83" w:author="mdavis47" w:date="2011-04-07T08:04:00Z">
        <w:r w:rsidRPr="00EF6577" w:rsidDel="00E33B46">
          <w:rPr>
            <w:rFonts w:ascii="Times New Roman" w:hAnsi="Times New Roman"/>
            <w:color w:val="191919"/>
            <w:spacing w:val="-2"/>
            <w:sz w:val="18"/>
            <w:szCs w:val="18"/>
          </w:rPr>
          <w:delText xml:space="preserve">15 </w:delText>
        </w:r>
      </w:del>
      <w:ins w:id="84" w:author="mdavis47" w:date="2011-04-07T08:04:00Z">
        <w:r w:rsidRPr="00EF6577">
          <w:rPr>
            <w:rFonts w:ascii="Times New Roman" w:hAnsi="Times New Roman"/>
            <w:color w:val="191919"/>
            <w:spacing w:val="-2"/>
            <w:sz w:val="18"/>
            <w:szCs w:val="18"/>
          </w:rPr>
          <w:t xml:space="preserve">1 </w:t>
        </w:r>
      </w:ins>
      <w:r w:rsidRPr="00EF6577">
        <w:rPr>
          <w:rFonts w:ascii="Times New Roman" w:hAnsi="Times New Roman"/>
          <w:color w:val="191919"/>
          <w:spacing w:val="-2"/>
          <w:sz w:val="18"/>
          <w:szCs w:val="18"/>
        </w:rPr>
        <w:t>for Summer Semester.</w:t>
      </w:r>
    </w:p>
    <w:p w:rsidR="00D03216" w:rsidRDefault="00D03216" w:rsidP="00D03216">
      <w:pPr>
        <w:widowControl w:val="0"/>
        <w:autoSpaceDE w:val="0"/>
        <w:autoSpaceDN w:val="0"/>
        <w:adjustRightInd w:val="0"/>
        <w:spacing w:before="5" w:after="0" w:line="220" w:lineRule="exact"/>
        <w:ind w:left="180"/>
        <w:rPr>
          <w:rFonts w:ascii="Times New Roman" w:hAnsi="Times New Roman"/>
          <w:color w:val="000000"/>
        </w:rPr>
      </w:pPr>
    </w:p>
    <w:p w:rsidR="00D03216" w:rsidRPr="00EF6577" w:rsidDel="00607C5A" w:rsidRDefault="00D03216" w:rsidP="00D03216">
      <w:pPr>
        <w:pStyle w:val="ListParagraph"/>
        <w:widowControl w:val="0"/>
        <w:numPr>
          <w:ilvl w:val="1"/>
          <w:numId w:val="59"/>
        </w:numPr>
        <w:autoSpaceDE w:val="0"/>
        <w:autoSpaceDN w:val="0"/>
        <w:adjustRightInd w:val="0"/>
        <w:spacing w:after="0" w:line="250" w:lineRule="auto"/>
        <w:ind w:left="180" w:right="992"/>
        <w:jc w:val="both"/>
        <w:rPr>
          <w:del w:id="85" w:author="mdavis47" w:date="2011-03-21T10:23:00Z"/>
          <w:rFonts w:ascii="Times New Roman" w:hAnsi="Times New Roman"/>
          <w:color w:val="191919"/>
          <w:spacing w:val="-2"/>
          <w:sz w:val="18"/>
          <w:szCs w:val="18"/>
        </w:rPr>
      </w:pPr>
      <w:r w:rsidRPr="00EF6577">
        <w:rPr>
          <w:rFonts w:ascii="Times New Roman" w:hAnsi="Times New Roman"/>
          <w:color w:val="191919"/>
          <w:spacing w:val="-2"/>
          <w:sz w:val="18"/>
          <w:szCs w:val="18"/>
        </w:rPr>
        <w:t>A completed official application form with a $20 non-refundable application fee</w:t>
      </w:r>
      <w:del w:id="86" w:author="mdavis47" w:date="2011-03-21T10:23:00Z">
        <w:r w:rsidRPr="00EF6577" w:rsidDel="00607C5A">
          <w:rPr>
            <w:rFonts w:ascii="Times New Roman" w:hAnsi="Times New Roman"/>
            <w:color w:val="191919"/>
            <w:spacing w:val="-2"/>
            <w:sz w:val="18"/>
            <w:szCs w:val="18"/>
          </w:rPr>
          <w:delText>. Request an application form for admission from the</w:delText>
        </w:r>
      </w:del>
    </w:p>
    <w:p w:rsidR="00FB5CC6" w:rsidRDefault="00D03216">
      <w:pPr>
        <w:pStyle w:val="ListParagraph"/>
        <w:ind w:left="180" w:right="960"/>
        <w:rPr>
          <w:del w:id="87" w:author="mdavis47" w:date="2011-04-07T08:06:00Z"/>
          <w:rFonts w:ascii="Times New Roman" w:hAnsi="Times New Roman"/>
          <w:color w:val="191919"/>
          <w:spacing w:val="-2"/>
          <w:sz w:val="18"/>
          <w:szCs w:val="18"/>
          <w:rPrChange w:id="88" w:author="mdavis47" w:date="2011-04-07T12:14:00Z">
            <w:rPr>
              <w:del w:id="89" w:author="mdavis47" w:date="2011-04-07T08:06:00Z"/>
              <w:rFonts w:ascii="Times New Roman" w:hAnsi="Times New Roman"/>
              <w:color w:val="000000"/>
              <w:sz w:val="18"/>
              <w:szCs w:val="18"/>
            </w:rPr>
          </w:rPrChange>
        </w:rPr>
        <w:pPrChange w:id="90" w:author="mdavis47" w:date="2011-04-07T08:06:00Z">
          <w:pPr>
            <w:widowControl w:val="0"/>
            <w:autoSpaceDE w:val="0"/>
            <w:autoSpaceDN w:val="0"/>
            <w:adjustRightInd w:val="0"/>
            <w:spacing w:before="9" w:after="0" w:line="250" w:lineRule="auto"/>
            <w:ind w:left="480" w:right="2047"/>
          </w:pPr>
        </w:pPrChange>
      </w:pPr>
      <w:del w:id="91" w:author="mdavis47" w:date="2011-03-21T10:23:00Z">
        <w:r w:rsidDel="00607C5A">
          <w:delText>O</w:delText>
        </w:r>
        <w:r w:rsidRPr="00EF6577" w:rsidDel="00607C5A">
          <w:delText>f</w:delText>
        </w:r>
        <w:r w:rsidDel="00607C5A">
          <w:delText>fic</w:delText>
        </w:r>
        <w:r w:rsidRPr="00EF6577" w:rsidDel="00607C5A">
          <w:delText xml:space="preserve">e </w:delText>
        </w:r>
        <w:r w:rsidDel="00607C5A">
          <w:delText>o</w:delText>
        </w:r>
        <w:r w:rsidRPr="00EF6577" w:rsidDel="00607C5A">
          <w:delText xml:space="preserve">f </w:delText>
        </w:r>
        <w:r w:rsidDel="00607C5A">
          <w:delText>Recruitmen</w:delText>
        </w:r>
        <w:r w:rsidRPr="00EF6577" w:rsidDel="00607C5A">
          <w:delText xml:space="preserve">t </w:delText>
        </w:r>
        <w:r w:rsidDel="00607C5A">
          <w:delText>an</w:delText>
        </w:r>
        <w:r w:rsidRPr="00EF6577" w:rsidDel="00607C5A">
          <w:delText xml:space="preserve">d </w:delText>
        </w:r>
        <w:r w:rsidDel="00607C5A">
          <w:delText>Admissions</w:delText>
        </w:r>
        <w:r w:rsidRPr="00EF6577" w:rsidDel="00607C5A">
          <w:delText xml:space="preserve">, </w:delText>
        </w:r>
        <w:r w:rsidDel="00607C5A">
          <w:delText>Alban</w:delText>
        </w:r>
        <w:r w:rsidRPr="00EF6577" w:rsidDel="00607C5A">
          <w:delText xml:space="preserve">y </w:delText>
        </w:r>
        <w:r w:rsidDel="00607C5A">
          <w:delText>Stat</w:delText>
        </w:r>
        <w:r w:rsidRPr="00EF6577" w:rsidDel="00607C5A">
          <w:delText xml:space="preserve">e </w:delText>
        </w:r>
        <w:r w:rsidDel="00607C5A">
          <w:delText>Universit</w:delText>
        </w:r>
        <w:r w:rsidRPr="00EF6577" w:rsidDel="00607C5A">
          <w:delText xml:space="preserve">y, </w:delText>
        </w:r>
        <w:r w:rsidDel="00607C5A">
          <w:delText>50</w:delText>
        </w:r>
        <w:r w:rsidRPr="00EF6577" w:rsidDel="00607C5A">
          <w:delText xml:space="preserve">4 </w:delText>
        </w:r>
        <w:r w:rsidDel="00607C5A">
          <w:delText>Colleg</w:delText>
        </w:r>
        <w:r w:rsidRPr="00EF6577" w:rsidDel="00607C5A">
          <w:delText xml:space="preserve">e </w:delText>
        </w:r>
        <w:r w:rsidDel="00607C5A">
          <w:delText>Drive</w:delText>
        </w:r>
        <w:r w:rsidRPr="00EF6577" w:rsidDel="00607C5A">
          <w:delText xml:space="preserve">, </w:delText>
        </w:r>
        <w:r w:rsidDel="00607C5A">
          <w:delText>Alban</w:delText>
        </w:r>
        <w:r w:rsidRPr="00EF6577" w:rsidDel="00607C5A">
          <w:delText xml:space="preserve">y, </w:delText>
        </w:r>
        <w:r w:rsidDel="00607C5A">
          <w:delText>Geo</w:delText>
        </w:r>
        <w:r w:rsidRPr="00EF6577" w:rsidDel="00607C5A">
          <w:delText>r</w:delText>
        </w:r>
        <w:r w:rsidDel="00607C5A">
          <w:delText>gi</w:delText>
        </w:r>
        <w:r w:rsidRPr="00EF6577" w:rsidDel="00607C5A">
          <w:delText xml:space="preserve">a </w:delText>
        </w:r>
        <w:r w:rsidDel="00607C5A">
          <w:delText>31705-279</w:delText>
        </w:r>
        <w:r w:rsidRPr="00EF6577" w:rsidDel="00607C5A">
          <w:delText xml:space="preserve">7 </w:delText>
        </w:r>
        <w:r w:rsidDel="00607C5A">
          <w:delText>o</w:delText>
        </w:r>
        <w:r w:rsidRPr="00EF6577" w:rsidDel="00607C5A">
          <w:delText xml:space="preserve">r </w:delText>
        </w:r>
        <w:r w:rsidDel="00607C5A">
          <w:delText>online a</w:delText>
        </w:r>
        <w:r w:rsidRPr="00EF6577" w:rsidDel="00607C5A">
          <w:delText xml:space="preserve">t </w:delText>
        </w:r>
        <w:r w:rsidR="00566B75" w:rsidRPr="00623C29" w:rsidDel="00607C5A">
          <w:fldChar w:fldCharType="begin"/>
        </w:r>
        <w:r w:rsidR="00566B75" w:rsidRPr="00566B75">
          <w:rPr>
            <w:rPrChange w:id="92" w:author="mdavis47" w:date="2011-04-07T12:14:00Z">
              <w:rPr/>
            </w:rPrChange>
          </w:rPr>
          <w:delInstrText>HYPERLINK "http://www.asurams.edu"</w:delInstrText>
        </w:r>
        <w:r w:rsidR="00566B75" w:rsidRPr="00623C29" w:rsidDel="00607C5A">
          <w:rPr>
            <w:rPrChange w:id="93" w:author="mdavis47" w:date="2011-04-07T12:14:00Z">
              <w:rPr>
                <w:rFonts w:ascii="Calibri" w:eastAsia="Times New Roman" w:hAnsi="Calibri" w:cs="Times New Roman"/>
                <w:lang w:eastAsia="en-US"/>
              </w:rPr>
            </w:rPrChange>
          </w:rPr>
          <w:fldChar w:fldCharType="separate"/>
        </w:r>
      </w:del>
      <w:r w:rsidRPr="00EF6577">
        <w:t>Error! Hyperlink reference not valid.</w:t>
      </w:r>
      <w:del w:id="94" w:author="mdavis47" w:date="2011-03-21T10:23:00Z">
        <w:r w:rsidR="00566B75" w:rsidRPr="00623C29" w:rsidDel="00607C5A">
          <w:fldChar w:fldCharType="end"/>
        </w:r>
      </w:del>
      <w:ins w:id="95" w:author="mdavis47" w:date="2011-03-21T10:23:00Z">
        <w:r w:rsidRPr="005740C9">
          <w:t xml:space="preserve">  </w:t>
        </w:r>
        <w:r w:rsidR="00566B75" w:rsidRPr="00566B75">
          <w:rPr>
            <w:rFonts w:ascii="Times New Roman" w:hAnsi="Times New Roman"/>
            <w:color w:val="191919"/>
            <w:spacing w:val="-2"/>
            <w:sz w:val="18"/>
            <w:szCs w:val="18"/>
            <w:rPrChange w:id="96" w:author="mdavis47" w:date="2011-04-07T12:14:00Z">
              <w:rPr/>
            </w:rPrChange>
          </w:rPr>
          <w:t xml:space="preserve">The Application for Admission must be submitted online. It is available at </w:t>
        </w:r>
      </w:ins>
      <w:r>
        <w:rPr>
          <w:rFonts w:ascii="Times New Roman" w:hAnsi="Times New Roman"/>
          <w:color w:val="191919"/>
          <w:spacing w:val="-2"/>
          <w:sz w:val="18"/>
          <w:szCs w:val="18"/>
        </w:rPr>
        <w:t>http://</w:t>
      </w:r>
      <w:ins w:id="97" w:author="mdavis47" w:date="2011-04-07T08:06:00Z">
        <w:r w:rsidR="00566B75" w:rsidRPr="00566B75">
          <w:rPr>
            <w:rFonts w:ascii="Times New Roman" w:hAnsi="Times New Roman"/>
            <w:color w:val="191919"/>
            <w:spacing w:val="-2"/>
            <w:sz w:val="18"/>
            <w:szCs w:val="18"/>
            <w:rPrChange w:id="98" w:author="mdavis47" w:date="2011-04-07T12:14:00Z">
              <w:rPr>
                <w:color w:val="0000FF" w:themeColor="hyperlink"/>
                <w:u w:val="single"/>
              </w:rPr>
            </w:rPrChange>
          </w:rPr>
          <w:fldChar w:fldCharType="begin"/>
        </w:r>
      </w:ins>
      <w:r>
        <w:rPr>
          <w:rFonts w:ascii="Times New Roman" w:hAnsi="Times New Roman"/>
          <w:color w:val="191919"/>
          <w:spacing w:val="-2"/>
          <w:sz w:val="18"/>
          <w:szCs w:val="18"/>
        </w:rPr>
        <w:instrText>HYPERLINK "http://www.asurams.edu/"</w:instrText>
      </w:r>
      <w:ins w:id="99" w:author="mdavis47" w:date="2011-04-07T08:06:00Z">
        <w:r w:rsidR="00566B75" w:rsidRPr="00566B75">
          <w:rPr>
            <w:rFonts w:ascii="Times New Roman" w:hAnsi="Times New Roman"/>
            <w:color w:val="191919"/>
            <w:spacing w:val="-2"/>
            <w:sz w:val="18"/>
            <w:szCs w:val="18"/>
            <w:rPrChange w:id="100" w:author="mdavis47" w:date="2011-04-07T12:14:00Z">
              <w:rPr>
                <w:color w:val="0000FF" w:themeColor="hyperlink"/>
                <w:u w:val="single"/>
              </w:rPr>
            </w:rPrChange>
          </w:rPr>
          <w:fldChar w:fldCharType="separate"/>
        </w:r>
      </w:ins>
      <w:ins w:id="101" w:author="mdavis47" w:date="2011-03-21T10:23:00Z">
        <w:r w:rsidR="00566B75" w:rsidRPr="00566B75">
          <w:rPr>
            <w:rFonts w:ascii="Times New Roman" w:hAnsi="Times New Roman"/>
            <w:color w:val="191919"/>
            <w:spacing w:val="-2"/>
            <w:sz w:val="18"/>
            <w:szCs w:val="18"/>
            <w:rPrChange w:id="102" w:author="mdavis47" w:date="2011-04-07T12:14:00Z">
              <w:rPr>
                <w:rStyle w:val="Hyperlink"/>
              </w:rPr>
            </w:rPrChange>
          </w:rPr>
          <w:t>www.asurams.edu</w:t>
        </w:r>
      </w:ins>
      <w:ins w:id="103" w:author="mdavis47" w:date="2011-04-07T08:06:00Z">
        <w:r w:rsidR="00566B75" w:rsidRPr="00566B75">
          <w:rPr>
            <w:rFonts w:ascii="Times New Roman" w:hAnsi="Times New Roman"/>
            <w:color w:val="191919"/>
            <w:spacing w:val="-2"/>
            <w:sz w:val="18"/>
            <w:szCs w:val="18"/>
            <w:rPrChange w:id="104" w:author="mdavis47" w:date="2011-04-07T12:14:00Z">
              <w:rPr>
                <w:color w:val="0000FF" w:themeColor="hyperlink"/>
                <w:u w:val="single"/>
              </w:rPr>
            </w:rPrChange>
          </w:rPr>
          <w:fldChar w:fldCharType="end"/>
        </w:r>
      </w:ins>
      <w:r>
        <w:rPr>
          <w:rFonts w:ascii="Times New Roman" w:hAnsi="Times New Roman"/>
          <w:color w:val="191919"/>
          <w:spacing w:val="-2"/>
          <w:sz w:val="18"/>
          <w:szCs w:val="18"/>
        </w:rPr>
        <w:t>.</w:t>
      </w:r>
    </w:p>
    <w:p w:rsidR="00D03216" w:rsidRPr="00EF6577" w:rsidDel="00E33B46" w:rsidRDefault="00D03216" w:rsidP="00D03216">
      <w:pPr>
        <w:pStyle w:val="ListParagraph"/>
        <w:ind w:left="180" w:right="960"/>
        <w:rPr>
          <w:del w:id="105" w:author="mdavis47" w:date="2011-04-07T08:06:00Z"/>
          <w:rFonts w:ascii="Times New Roman" w:hAnsi="Times New Roman"/>
          <w:color w:val="191919"/>
          <w:spacing w:val="-2"/>
          <w:sz w:val="18"/>
          <w:szCs w:val="18"/>
        </w:rPr>
      </w:pPr>
    </w:p>
    <w:p w:rsidR="00D03216" w:rsidRPr="00EF6577" w:rsidRDefault="00D03216" w:rsidP="00D03216">
      <w:pPr>
        <w:pStyle w:val="ListParagraph"/>
        <w:ind w:left="180" w:right="960"/>
        <w:rPr>
          <w:rFonts w:ascii="Times New Roman" w:hAnsi="Times New Roman"/>
          <w:color w:val="191919"/>
          <w:spacing w:val="-2"/>
          <w:sz w:val="18"/>
          <w:szCs w:val="18"/>
        </w:rPr>
      </w:pPr>
    </w:p>
    <w:p w:rsidR="00D03216" w:rsidRPr="00EF6577" w:rsidRDefault="00D03216" w:rsidP="00D03216">
      <w:pPr>
        <w:pStyle w:val="ListParagraph"/>
        <w:widowControl w:val="0"/>
        <w:numPr>
          <w:ilvl w:val="0"/>
          <w:numId w:val="3"/>
        </w:numPr>
        <w:autoSpaceDE w:val="0"/>
        <w:autoSpaceDN w:val="0"/>
        <w:adjustRightInd w:val="0"/>
        <w:spacing w:after="0" w:line="250" w:lineRule="auto"/>
        <w:ind w:left="180" w:right="992"/>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 Certificate of Immunization and Pre-Medical Entrance form prior to enrollment. Albany State will forward to </w:t>
      </w:r>
      <w:del w:id="106" w:author="mdavis47" w:date="2011-04-07T08:07:00Z">
        <w:r w:rsidRPr="00EF6577" w:rsidDel="00E33B46">
          <w:rPr>
            <w:rFonts w:ascii="Times New Roman" w:hAnsi="Times New Roman"/>
            <w:color w:val="191919"/>
            <w:spacing w:val="-2"/>
            <w:sz w:val="18"/>
            <w:szCs w:val="18"/>
          </w:rPr>
          <w:delText xml:space="preserve">each </w:delText>
        </w:r>
      </w:del>
      <w:proofErr w:type="gramStart"/>
      <w:ins w:id="107" w:author="mdavis47" w:date="2011-04-07T08:07:00Z">
        <w:r w:rsidRPr="00EF6577">
          <w:rPr>
            <w:rFonts w:ascii="Times New Roman" w:hAnsi="Times New Roman"/>
            <w:color w:val="191919"/>
            <w:spacing w:val="-2"/>
            <w:sz w:val="18"/>
            <w:szCs w:val="18"/>
          </w:rPr>
          <w:t>accepted</w:t>
        </w:r>
        <w:proofErr w:type="gramEnd"/>
        <w:r w:rsidRPr="00EF6577">
          <w:rPr>
            <w:rFonts w:ascii="Times New Roman" w:hAnsi="Times New Roman"/>
            <w:color w:val="191919"/>
            <w:spacing w:val="-2"/>
            <w:sz w:val="18"/>
            <w:szCs w:val="18"/>
          </w:rPr>
          <w:t xml:space="preserve"> </w:t>
        </w:r>
      </w:ins>
      <w:r w:rsidRPr="00EF6577">
        <w:rPr>
          <w:rFonts w:ascii="Times New Roman" w:hAnsi="Times New Roman"/>
          <w:color w:val="191919"/>
          <w:spacing w:val="-2"/>
          <w:sz w:val="18"/>
          <w:szCs w:val="18"/>
        </w:rPr>
        <w:t>applicant</w:t>
      </w:r>
      <w:ins w:id="108" w:author="mdavis47" w:date="2011-04-07T08:07:00Z">
        <w:r w:rsidRPr="00EF6577">
          <w:rPr>
            <w:rFonts w:ascii="Times New Roman" w:hAnsi="Times New Roman"/>
            <w:color w:val="191919"/>
            <w:spacing w:val="-2"/>
            <w:sz w:val="18"/>
            <w:szCs w:val="18"/>
          </w:rPr>
          <w:t>s</w:t>
        </w:r>
      </w:ins>
      <w:r w:rsidRPr="00EF6577">
        <w:rPr>
          <w:rFonts w:ascii="Times New Roman" w:hAnsi="Times New Roman"/>
          <w:color w:val="191919"/>
          <w:spacing w:val="-2"/>
          <w:sz w:val="18"/>
          <w:szCs w:val="18"/>
        </w:rPr>
        <w:t xml:space="preserve"> an immunization and medical form to be completed immediately </w:t>
      </w:r>
      <w:ins w:id="109" w:author="mdavis47" w:date="2011-04-07T08:07:00Z">
        <w:r w:rsidRPr="00EF6577">
          <w:rPr>
            <w:rFonts w:ascii="Times New Roman" w:hAnsi="Times New Roman"/>
            <w:color w:val="191919"/>
            <w:spacing w:val="-2"/>
            <w:sz w:val="18"/>
            <w:szCs w:val="18"/>
          </w:rPr>
          <w:t>up</w:t>
        </w:r>
      </w:ins>
      <w:r w:rsidRPr="00EF6577">
        <w:rPr>
          <w:rFonts w:ascii="Times New Roman" w:hAnsi="Times New Roman"/>
          <w:color w:val="191919"/>
          <w:spacing w:val="-2"/>
          <w:sz w:val="18"/>
          <w:szCs w:val="18"/>
        </w:rPr>
        <w:t>on receipt.</w:t>
      </w:r>
    </w:p>
    <w:p w:rsidR="00D03216" w:rsidRDefault="00D03216" w:rsidP="00D03216">
      <w:pPr>
        <w:widowControl w:val="0"/>
        <w:autoSpaceDE w:val="0"/>
        <w:autoSpaceDN w:val="0"/>
        <w:adjustRightInd w:val="0"/>
        <w:spacing w:before="8" w:after="0" w:line="190" w:lineRule="exact"/>
        <w:ind w:left="180"/>
        <w:rPr>
          <w:rFonts w:ascii="Times New Roman" w:hAnsi="Times New Roman"/>
          <w:color w:val="000000"/>
          <w:sz w:val="19"/>
          <w:szCs w:val="19"/>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110" w:name="_Toc295558962"/>
      <w:bookmarkStart w:id="111" w:name="_Toc297152487"/>
      <w:r w:rsidRPr="007E326C">
        <w:rPr>
          <w:rFonts w:ascii="Times New Roman" w:hAnsi="Times New Roman"/>
          <w:bCs w:val="0"/>
          <w:color w:val="191919"/>
          <w:spacing w:val="-2"/>
          <w:sz w:val="24"/>
          <w:szCs w:val="24"/>
        </w:rPr>
        <w:t>F</w:t>
      </w:r>
      <w:r w:rsidRPr="007E326C">
        <w:rPr>
          <w:rFonts w:ascii="Times New Roman" w:hAnsi="Times New Roman"/>
          <w:bCs w:val="0"/>
          <w:color w:val="191919"/>
          <w:spacing w:val="-2"/>
          <w:sz w:val="18"/>
          <w:szCs w:val="18"/>
        </w:rPr>
        <w:t>RESHMA</w:t>
      </w:r>
      <w:r w:rsidRPr="007E326C">
        <w:rPr>
          <w:rFonts w:ascii="Times New Roman" w:hAnsi="Times New Roman"/>
          <w:bCs w:val="0"/>
          <w:color w:val="191919"/>
          <w:sz w:val="18"/>
          <w:szCs w:val="18"/>
        </w:rPr>
        <w:t>N</w:t>
      </w:r>
      <w:r w:rsidRPr="007E326C">
        <w:rPr>
          <w:rFonts w:ascii="Times New Roman" w:hAnsi="Times New Roman"/>
          <w:bCs w:val="0"/>
          <w:color w:val="191919"/>
          <w:spacing w:val="-3"/>
          <w:sz w:val="18"/>
          <w:szCs w:val="18"/>
        </w:rPr>
        <w:t xml:space="preserve"> </w:t>
      </w:r>
      <w:r w:rsidRPr="007E326C">
        <w:rPr>
          <w:rFonts w:ascii="Times New Roman" w:hAnsi="Times New Roman"/>
          <w:bCs w:val="0"/>
          <w:color w:val="191919"/>
          <w:spacing w:val="-2"/>
          <w:sz w:val="24"/>
          <w:szCs w:val="24"/>
        </w:rPr>
        <w:t>A</w:t>
      </w:r>
      <w:r w:rsidRPr="007E326C">
        <w:rPr>
          <w:rFonts w:ascii="Times New Roman" w:hAnsi="Times New Roman"/>
          <w:bCs w:val="0"/>
          <w:color w:val="191919"/>
          <w:spacing w:val="-2"/>
          <w:sz w:val="18"/>
          <w:szCs w:val="18"/>
        </w:rPr>
        <w:t>DMISSIONS</w:t>
      </w:r>
      <w:bookmarkEnd w:id="110"/>
      <w:bookmarkEnd w:id="111"/>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previou</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wor</w:t>
      </w:r>
      <w:r w:rsidRPr="00EF6577">
        <w:rPr>
          <w:rFonts w:ascii="Times New Roman" w:hAnsi="Times New Roman"/>
          <w:color w:val="191919"/>
          <w:spacing w:val="-2"/>
          <w:sz w:val="18"/>
          <w:szCs w:val="18"/>
        </w:rPr>
        <w:t xml:space="preserve">k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maile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counselo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principa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di</w:t>
      </w:r>
      <w:r w:rsidRPr="00EF6577">
        <w:rPr>
          <w:rFonts w:ascii="Times New Roman" w:hAnsi="Times New Roman"/>
          <w:color w:val="191919"/>
          <w:spacing w:val="-2"/>
          <w:sz w:val="18"/>
          <w:szCs w:val="18"/>
        </w:rPr>
        <w:t>r</w:t>
      </w:r>
      <w:r>
        <w:rPr>
          <w:rFonts w:ascii="Times New Roman" w:hAnsi="Times New Roman"/>
          <w:color w:val="191919"/>
          <w:spacing w:val="-2"/>
          <w:sz w:val="18"/>
          <w:szCs w:val="18"/>
        </w:rPr>
        <w:t>ectl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indicat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certif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graduatio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diplo</w:t>
      </w:r>
      <w:r w:rsidRPr="00EF6577">
        <w:rPr>
          <w:rFonts w:ascii="Times New Roman" w:hAnsi="Times New Roman"/>
          <w:color w:val="191919"/>
          <w:spacing w:val="-2"/>
          <w:sz w:val="18"/>
          <w:szCs w:val="18"/>
        </w:rPr>
        <w:t xml:space="preserve">ma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regionally 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regula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w:t>
      </w:r>
      <w:r w:rsidRPr="00EF6577">
        <w:rPr>
          <w:rFonts w:ascii="Times New Roman" w:hAnsi="Times New Roman"/>
          <w:color w:val="191919"/>
          <w:spacing w:val="-2"/>
          <w:sz w:val="18"/>
          <w:szCs w:val="18"/>
        </w:rPr>
        <w:t>e</w:t>
      </w:r>
      <w:r>
        <w:rPr>
          <w:rFonts w:ascii="Times New Roman" w:hAnsi="Times New Roman"/>
          <w:color w:val="191919"/>
          <w:spacing w:val="-2"/>
          <w:sz w:val="18"/>
          <w:szCs w:val="18"/>
        </w:rPr>
        <w:t>g</w:t>
      </w:r>
      <w:r w:rsidRPr="00EF6577">
        <w:rPr>
          <w:rFonts w:ascii="Times New Roman" w:hAnsi="Times New Roman"/>
          <w:color w:val="191919"/>
          <w:spacing w:val="-2"/>
          <w:sz w:val="18"/>
          <w:szCs w:val="18"/>
        </w:rPr>
        <w:t xml:space="preserve">e </w:t>
      </w:r>
      <w:del w:id="112" w:author="mdavis47" w:date="2011-04-07T08:08:00Z">
        <w:r w:rsidDel="00E33B46">
          <w:rPr>
            <w:rFonts w:ascii="Times New Roman" w:hAnsi="Times New Roman"/>
            <w:color w:val="191919"/>
            <w:spacing w:val="-2"/>
            <w:sz w:val="18"/>
            <w:szCs w:val="18"/>
          </w:rPr>
          <w:delText>Entranc</w:delText>
        </w:r>
        <w:r w:rsidRPr="00EF6577" w:rsidDel="00E33B46">
          <w:rPr>
            <w:rFonts w:ascii="Times New Roman" w:hAnsi="Times New Roman"/>
            <w:color w:val="191919"/>
            <w:spacing w:val="-2"/>
            <w:sz w:val="18"/>
            <w:szCs w:val="18"/>
          </w:rPr>
          <w:delText xml:space="preserve">e </w:delText>
        </w:r>
        <w:r w:rsidDel="00E33B46">
          <w:rPr>
            <w:rFonts w:ascii="Times New Roman" w:hAnsi="Times New Roman"/>
            <w:color w:val="191919"/>
            <w:spacing w:val="-2"/>
            <w:sz w:val="18"/>
            <w:szCs w:val="18"/>
          </w:rPr>
          <w:delText>Examina- tio</w:delText>
        </w:r>
        <w:r w:rsidRPr="00EF6577" w:rsidDel="00E33B46">
          <w:rPr>
            <w:rFonts w:ascii="Times New Roman" w:hAnsi="Times New Roman"/>
            <w:color w:val="191919"/>
            <w:spacing w:val="-2"/>
            <w:sz w:val="18"/>
            <w:szCs w:val="18"/>
          </w:rPr>
          <w:delText xml:space="preserve">n </w:delText>
        </w:r>
      </w:del>
      <w:r>
        <w:rPr>
          <w:rFonts w:ascii="Times New Roman" w:hAnsi="Times New Roman"/>
          <w:color w:val="191919"/>
          <w:spacing w:val="-2"/>
          <w:sz w:val="18"/>
          <w:szCs w:val="18"/>
        </w:rPr>
        <w:t>Board</w:t>
      </w:r>
      <w:del w:id="113" w:author="mdavis47" w:date="2011-04-07T08:08:00Z">
        <w:r w:rsidRPr="00EF6577" w:rsidDel="00E33B46">
          <w:rPr>
            <w:rFonts w:ascii="Times New Roman" w:hAnsi="Times New Roman"/>
            <w:color w:val="191919"/>
            <w:spacing w:val="-2"/>
            <w:sz w:val="18"/>
            <w:szCs w:val="18"/>
          </w:rPr>
          <w:delText>’s</w:delText>
        </w:r>
      </w:del>
      <w:r w:rsidRPr="00EF6577">
        <w:rPr>
          <w:rFonts w:ascii="Times New Roman" w:hAnsi="Times New Roman"/>
          <w:color w:val="191919"/>
          <w:spacing w:val="-2"/>
          <w:sz w:val="18"/>
          <w:szCs w:val="18"/>
        </w:rPr>
        <w:t xml:space="preserve"> </w:t>
      </w:r>
      <w:del w:id="114" w:author="mdavis47" w:date="2011-04-07T08:11:00Z">
        <w:r w:rsidDel="00E33B46">
          <w:rPr>
            <w:rFonts w:ascii="Times New Roman" w:hAnsi="Times New Roman"/>
            <w:color w:val="191919"/>
            <w:spacing w:val="-2"/>
            <w:sz w:val="18"/>
            <w:szCs w:val="18"/>
          </w:rPr>
          <w:delText>Scholasti</w:delText>
        </w:r>
        <w:r w:rsidRPr="00EF6577" w:rsidDel="00E33B46">
          <w:rPr>
            <w:rFonts w:ascii="Times New Roman" w:hAnsi="Times New Roman"/>
            <w:color w:val="191919"/>
            <w:spacing w:val="-2"/>
            <w:sz w:val="18"/>
            <w:szCs w:val="18"/>
          </w:rPr>
          <w:delText xml:space="preserve">c </w:delText>
        </w:r>
        <w:r w:rsidDel="00E33B46">
          <w:rPr>
            <w:rFonts w:ascii="Times New Roman" w:hAnsi="Times New Roman"/>
            <w:color w:val="191919"/>
            <w:spacing w:val="-2"/>
            <w:sz w:val="18"/>
            <w:szCs w:val="18"/>
          </w:rPr>
          <w:delText>Assessmen</w:delText>
        </w:r>
        <w:r w:rsidRPr="00EF6577" w:rsidDel="00E33B46">
          <w:rPr>
            <w:rFonts w:ascii="Times New Roman" w:hAnsi="Times New Roman"/>
            <w:color w:val="191919"/>
            <w:spacing w:val="-2"/>
            <w:sz w:val="18"/>
            <w:szCs w:val="18"/>
          </w:rPr>
          <w:delText>t T</w:delText>
        </w:r>
        <w:r w:rsidDel="00E33B46">
          <w:rPr>
            <w:rFonts w:ascii="Times New Roman" w:hAnsi="Times New Roman"/>
            <w:color w:val="191919"/>
            <w:spacing w:val="-2"/>
            <w:sz w:val="18"/>
            <w:szCs w:val="18"/>
          </w:rPr>
          <w:delText>es</w:delText>
        </w:r>
        <w:r w:rsidRPr="00EF6577" w:rsidDel="00E33B46">
          <w:rPr>
            <w:rFonts w:ascii="Times New Roman" w:hAnsi="Times New Roman"/>
            <w:color w:val="191919"/>
            <w:spacing w:val="-2"/>
            <w:sz w:val="18"/>
            <w:szCs w:val="18"/>
          </w:rPr>
          <w:delText>t</w:delText>
        </w:r>
      </w:del>
      <w:ins w:id="115" w:author="mdavis47" w:date="2011-04-07T08:11:00Z">
        <w:r>
          <w:rPr>
            <w:rFonts w:ascii="Times New Roman" w:hAnsi="Times New Roman"/>
            <w:color w:val="191919"/>
            <w:spacing w:val="-2"/>
            <w:sz w:val="18"/>
            <w:szCs w:val="18"/>
          </w:rPr>
          <w:t>SAT Reasoning Test</w:t>
        </w:r>
      </w:ins>
      <w:r w:rsidRPr="00EF6577">
        <w:rPr>
          <w:rFonts w:ascii="Times New Roman" w:hAnsi="Times New Roman"/>
          <w:color w:val="191919"/>
          <w:spacing w:val="-2"/>
          <w:sz w:val="18"/>
          <w:szCs w:val="18"/>
        </w:rPr>
        <w:t xml:space="preserve"> </w:t>
      </w:r>
      <w:del w:id="116" w:author="mdavis47" w:date="2011-04-07T08:11:00Z">
        <w:r w:rsidDel="00E33B46">
          <w:rPr>
            <w:rFonts w:ascii="Times New Roman" w:hAnsi="Times New Roman"/>
            <w:color w:val="191919"/>
            <w:spacing w:val="-2"/>
            <w:sz w:val="18"/>
            <w:szCs w:val="18"/>
          </w:rPr>
          <w:delText>(S</w:delText>
        </w:r>
        <w:r w:rsidRPr="00EF6577" w:rsidDel="00E33B46">
          <w:rPr>
            <w:rFonts w:ascii="Times New Roman" w:hAnsi="Times New Roman"/>
            <w:color w:val="191919"/>
            <w:spacing w:val="-2"/>
            <w:sz w:val="18"/>
            <w:szCs w:val="18"/>
          </w:rPr>
          <w:delText>A</w:delText>
        </w:r>
        <w:r w:rsidDel="00E33B46">
          <w:rPr>
            <w:rFonts w:ascii="Times New Roman" w:hAnsi="Times New Roman"/>
            <w:color w:val="191919"/>
            <w:spacing w:val="-2"/>
            <w:sz w:val="18"/>
            <w:szCs w:val="18"/>
          </w:rPr>
          <w:delText>T</w:delText>
        </w:r>
        <w:r w:rsidRPr="00EF6577" w:rsidDel="00E33B46">
          <w:rPr>
            <w:rFonts w:ascii="Times New Roman" w:hAnsi="Times New Roman"/>
            <w:color w:val="191919"/>
            <w:spacing w:val="-2"/>
            <w:sz w:val="18"/>
            <w:szCs w:val="18"/>
          </w:rPr>
          <w:delText xml:space="preserve">) </w:delText>
        </w:r>
        <w:r w:rsidR="00566B75" w:rsidRPr="00566B75">
          <w:rPr>
            <w:rFonts w:ascii="Times New Roman" w:hAnsi="Times New Roman"/>
            <w:color w:val="191919"/>
            <w:spacing w:val="-2"/>
            <w:sz w:val="18"/>
            <w:szCs w:val="18"/>
            <w:rPrChange w:id="117" w:author="mdavis47" w:date="2011-04-07T08:11:00Z">
              <w:rPr>
                <w:rFonts w:ascii="Times New Roman" w:hAnsi="Times New Roman"/>
                <w:color w:val="191919"/>
                <w:spacing w:val="-2"/>
                <w:sz w:val="18"/>
                <w:szCs w:val="18"/>
                <w:u w:val="single"/>
              </w:rPr>
            </w:rPrChange>
          </w:rPr>
          <w:delText>or</w:delText>
        </w:r>
        <w:r w:rsidRPr="00EF6577" w:rsidDel="00E33B46">
          <w:rPr>
            <w:rFonts w:ascii="Times New Roman" w:hAnsi="Times New Roman"/>
            <w:color w:val="191919"/>
            <w:spacing w:val="-2"/>
            <w:sz w:val="18"/>
            <w:szCs w:val="18"/>
          </w:rPr>
          <w:delText xml:space="preserve"> </w:delText>
        </w:r>
      </w:del>
      <w:ins w:id="118" w:author="mdavis47" w:date="2011-04-07T08:11:00Z">
        <w:r w:rsidRPr="00EF6577">
          <w:rPr>
            <w:rFonts w:ascii="Times New Roman" w:hAnsi="Times New Roman"/>
            <w:color w:val="191919"/>
            <w:spacing w:val="-2"/>
            <w:sz w:val="18"/>
            <w:szCs w:val="18"/>
          </w:rPr>
          <w:t xml:space="preserve">OR </w:t>
        </w:r>
      </w:ins>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ins w:id="119" w:author="mdavis47" w:date="2011-04-07T08:12:00Z">
        <w:r w:rsidRPr="00EF6577">
          <w:rPr>
            <w:rFonts w:ascii="Times New Roman" w:hAnsi="Times New Roman"/>
            <w:color w:val="191919"/>
            <w:spacing w:val="-2"/>
            <w:sz w:val="18"/>
            <w:szCs w:val="18"/>
          </w:rPr>
          <w:t>ACT (</w:t>
        </w:r>
      </w:ins>
      <w:r>
        <w:rPr>
          <w:rFonts w:ascii="Times New Roman" w:hAnsi="Times New Roman"/>
          <w:color w:val="191919"/>
          <w:spacing w:val="-2"/>
          <w:sz w:val="18"/>
          <w:szCs w:val="18"/>
        </w:rPr>
        <w:t>America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e T</w:t>
      </w:r>
      <w:r>
        <w:rPr>
          <w:rFonts w:ascii="Times New Roman" w:hAnsi="Times New Roman"/>
          <w:color w:val="191919"/>
          <w:spacing w:val="-2"/>
          <w:sz w:val="18"/>
          <w:szCs w:val="18"/>
        </w:rPr>
        <w:t>estin</w:t>
      </w:r>
      <w:r w:rsidRPr="00EF6577">
        <w:rPr>
          <w:rFonts w:ascii="Times New Roman" w:hAnsi="Times New Roman"/>
          <w:color w:val="191919"/>
          <w:spacing w:val="-2"/>
          <w:sz w:val="18"/>
          <w:szCs w:val="18"/>
        </w:rPr>
        <w:t>g</w:t>
      </w:r>
      <w:ins w:id="120" w:author="mdavis47" w:date="2011-04-07T08:13:00Z">
        <w:r w:rsidRPr="00EF6577">
          <w:rPr>
            <w:rFonts w:ascii="Times New Roman" w:hAnsi="Times New Roman"/>
            <w:color w:val="191919"/>
            <w:spacing w:val="-2"/>
            <w:sz w:val="18"/>
            <w:szCs w:val="18"/>
          </w:rPr>
          <w:t>)</w:t>
        </w:r>
      </w:ins>
      <w:r w:rsidRPr="00EF6577">
        <w:rPr>
          <w:rFonts w:ascii="Times New Roman" w:hAnsi="Times New Roman"/>
          <w:color w:val="191919"/>
          <w:spacing w:val="-2"/>
          <w:sz w:val="18"/>
          <w:szCs w:val="18"/>
        </w:rPr>
        <w:t xml:space="preserve"> </w:t>
      </w:r>
      <w:del w:id="121" w:author="mdavis47" w:date="2011-04-07T08:13:00Z">
        <w:r w:rsidDel="00657221">
          <w:rPr>
            <w:rFonts w:ascii="Times New Roman" w:hAnsi="Times New Roman"/>
            <w:color w:val="191919"/>
            <w:spacing w:val="-2"/>
            <w:sz w:val="18"/>
            <w:szCs w:val="18"/>
          </w:rPr>
          <w:delText>(ACT</w:delText>
        </w:r>
        <w:r w:rsidRPr="00EF6577" w:rsidDel="00657221">
          <w:rPr>
            <w:rFonts w:ascii="Times New Roman" w:hAnsi="Times New Roman"/>
            <w:color w:val="191919"/>
            <w:spacing w:val="-2"/>
            <w:sz w:val="18"/>
            <w:szCs w:val="18"/>
          </w:rPr>
          <w:delText xml:space="preserve">) </w:delText>
        </w:r>
        <w:r w:rsidDel="00657221">
          <w:rPr>
            <w:rFonts w:ascii="Times New Roman" w:hAnsi="Times New Roman"/>
            <w:color w:val="191919"/>
            <w:spacing w:val="-2"/>
            <w:sz w:val="18"/>
            <w:szCs w:val="18"/>
          </w:rPr>
          <w:delText>Program</w:delText>
        </w:r>
        <w:r w:rsidRPr="00EF6577" w:rsidDel="00657221">
          <w:rPr>
            <w:rFonts w:ascii="Times New Roman" w:hAnsi="Times New Roman"/>
            <w:color w:val="191919"/>
            <w:spacing w:val="-2"/>
            <w:sz w:val="18"/>
            <w:szCs w:val="18"/>
          </w:rPr>
          <w:delText xml:space="preserve">’s </w:delText>
        </w:r>
        <w:r w:rsidDel="00657221">
          <w:rPr>
            <w:rFonts w:ascii="Times New Roman" w:hAnsi="Times New Roman"/>
            <w:color w:val="191919"/>
            <w:spacing w:val="-2"/>
            <w:sz w:val="18"/>
            <w:szCs w:val="18"/>
          </w:rPr>
          <w:delText>A</w:delText>
        </w:r>
      </w:del>
      <w:ins w:id="122" w:author="mdavis47" w:date="2011-04-07T08:13:00Z">
        <w:r>
          <w:rPr>
            <w:rFonts w:ascii="Times New Roman" w:hAnsi="Times New Roman"/>
            <w:color w:val="191919"/>
            <w:spacing w:val="-2"/>
            <w:sz w:val="18"/>
            <w:szCs w:val="18"/>
          </w:rPr>
          <w:t>a</w:t>
        </w:r>
      </w:ins>
      <w:r>
        <w:rPr>
          <w:rFonts w:ascii="Times New Roman" w:hAnsi="Times New Roman"/>
          <w:color w:val="191919"/>
          <w:spacing w:val="-2"/>
          <w:sz w:val="18"/>
          <w:szCs w:val="18"/>
        </w:rPr>
        <w:t>ssessmen</w:t>
      </w:r>
      <w:r w:rsidRPr="00EF6577">
        <w:rPr>
          <w:rFonts w:ascii="Times New Roman" w:hAnsi="Times New Roman"/>
          <w:color w:val="191919"/>
          <w:spacing w:val="-2"/>
          <w:sz w:val="18"/>
          <w:szCs w:val="18"/>
        </w:rPr>
        <w:t xml:space="preserve">t </w:t>
      </w:r>
      <w:ins w:id="123" w:author="mdavis47" w:date="2011-04-07T08:13:00Z">
        <w:r w:rsidRPr="00EF6577">
          <w:rPr>
            <w:rFonts w:ascii="Times New Roman" w:hAnsi="Times New Roman"/>
            <w:color w:val="191919"/>
            <w:spacing w:val="-2"/>
            <w:sz w:val="18"/>
            <w:szCs w:val="18"/>
          </w:rPr>
          <w:t>t</w:t>
        </w:r>
      </w:ins>
      <w:del w:id="124" w:author="mdavis47" w:date="2011-04-07T08:13:00Z">
        <w:r w:rsidRPr="00EF6577" w:rsidDel="00657221">
          <w:rPr>
            <w:rFonts w:ascii="Times New Roman" w:hAnsi="Times New Roman"/>
            <w:color w:val="191919"/>
            <w:spacing w:val="-2"/>
            <w:sz w:val="18"/>
            <w:szCs w:val="18"/>
          </w:rPr>
          <w:delText>T</w:delText>
        </w:r>
      </w:del>
      <w:r>
        <w:rPr>
          <w:rFonts w:ascii="Times New Roman" w:hAnsi="Times New Roman"/>
          <w:color w:val="191919"/>
          <w:spacing w:val="-2"/>
          <w:sz w:val="18"/>
          <w:szCs w:val="18"/>
        </w:rPr>
        <w:t>es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State Universit</w:t>
      </w:r>
      <w:r w:rsidRPr="00EF6577">
        <w:rPr>
          <w:rFonts w:ascii="Times New Roman" w:hAnsi="Times New Roman"/>
          <w:color w:val="191919"/>
          <w:spacing w:val="-2"/>
          <w:sz w:val="18"/>
          <w:szCs w:val="18"/>
        </w:rPr>
        <w:t>y.</w:t>
      </w:r>
      <w:ins w:id="125" w:author="mdavis47" w:date="2011-04-07T12:12:00Z">
        <w:r w:rsidRPr="00EF6577">
          <w:rPr>
            <w:rFonts w:ascii="Times New Roman" w:hAnsi="Times New Roman"/>
            <w:color w:val="191919"/>
            <w:spacing w:val="-2"/>
            <w:sz w:val="18"/>
            <w:szCs w:val="18"/>
          </w:rPr>
          <w:t xml:space="preserve"> Albany State University’s SAT School Code is 5004; ACT School Code is </w:t>
        </w:r>
      </w:ins>
      <w:ins w:id="126" w:author="mdavis47" w:date="2011-04-07T12:14:00Z">
        <w:r w:rsidRPr="00EF6577">
          <w:rPr>
            <w:rFonts w:ascii="Times New Roman" w:hAnsi="Times New Roman"/>
            <w:color w:val="191919"/>
            <w:spacing w:val="-2"/>
            <w:sz w:val="18"/>
            <w:szCs w:val="18"/>
          </w:rPr>
          <w:t>0782.</w:t>
        </w:r>
      </w:ins>
    </w:p>
    <w:p w:rsidR="00D03216" w:rsidRDefault="00D03216" w:rsidP="00D03216">
      <w:pPr>
        <w:widowControl w:val="0"/>
        <w:autoSpaceDE w:val="0"/>
        <w:autoSpaceDN w:val="0"/>
        <w:adjustRightInd w:val="0"/>
        <w:spacing w:before="16" w:after="0" w:line="200" w:lineRule="exact"/>
        <w:ind w:left="180"/>
        <w:rPr>
          <w:rFonts w:ascii="Times New Roman" w:hAnsi="Times New Roman"/>
          <w:color w:val="000000"/>
          <w:sz w:val="20"/>
          <w:szCs w:val="20"/>
        </w:rPr>
      </w:pPr>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ou</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whos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graduate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ago</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hol</w:t>
      </w:r>
      <w:r w:rsidRPr="00EF6577">
        <w:rPr>
          <w:rFonts w:ascii="Times New Roman" w:hAnsi="Times New Roman"/>
          <w:color w:val="191919"/>
          <w:spacing w:val="-2"/>
          <w:sz w:val="18"/>
          <w:szCs w:val="18"/>
        </w:rPr>
        <w:t xml:space="preserve">d a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 diplom</w:t>
      </w:r>
      <w:r w:rsidRPr="00EF6577">
        <w:rPr>
          <w:rFonts w:ascii="Times New Roman" w:hAnsi="Times New Roman"/>
          <w:color w:val="191919"/>
          <w:spacing w:val="-2"/>
          <w:sz w:val="18"/>
          <w:szCs w:val="18"/>
        </w:rPr>
        <w:t xml:space="preserve">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satisfactoril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GED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fewe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transferabl</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semester 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EF6577">
        <w:rPr>
          <w:rFonts w:ascii="Times New Roman" w:hAnsi="Times New Roman"/>
          <w:color w:val="191919"/>
          <w:spacing w:val="-2"/>
          <w:sz w:val="18"/>
          <w:szCs w:val="18"/>
        </w:rPr>
        <w:t xml:space="preserve">AT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d c</w:t>
      </w:r>
      <w:r>
        <w:rPr>
          <w:rFonts w:ascii="Times New Roman" w:hAnsi="Times New Roman"/>
          <w:color w:val="191919"/>
          <w:spacing w:val="-2"/>
          <w:sz w:val="18"/>
          <w:szCs w:val="18"/>
        </w:rPr>
        <w:t>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any 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s</w:t>
      </w:r>
      <w:del w:id="127" w:author="mdavis47" w:date="2011-03-21T10:24:00Z">
        <w:r w:rsidRPr="00EF6577" w:rsidDel="00607C5A">
          <w:rPr>
            <w:rFonts w:ascii="Times New Roman" w:hAnsi="Times New Roman"/>
            <w:color w:val="191919"/>
            <w:spacing w:val="-2"/>
            <w:sz w:val="18"/>
            <w:szCs w:val="18"/>
          </w:rPr>
          <w:delText xml:space="preserve"> </w:delText>
        </w:r>
        <w:r w:rsidDel="00607C5A">
          <w:rPr>
            <w:rFonts w:ascii="Times New Roman" w:hAnsi="Times New Roman"/>
            <w:color w:val="191919"/>
            <w:spacing w:val="-2"/>
            <w:sz w:val="18"/>
            <w:szCs w:val="18"/>
          </w:rPr>
          <w:delText>unde</w:delText>
        </w:r>
        <w:r w:rsidRPr="00EF6577" w:rsidDel="00607C5A">
          <w:rPr>
            <w:rFonts w:ascii="Times New Roman" w:hAnsi="Times New Roman"/>
            <w:color w:val="191919"/>
            <w:spacing w:val="-2"/>
            <w:sz w:val="18"/>
            <w:szCs w:val="18"/>
          </w:rPr>
          <w:delText xml:space="preserve">r </w:delText>
        </w:r>
        <w:r w:rsidDel="00607C5A">
          <w:rPr>
            <w:rFonts w:ascii="Times New Roman" w:hAnsi="Times New Roman"/>
            <w:color w:val="191919"/>
            <w:spacing w:val="-2"/>
            <w:sz w:val="18"/>
            <w:szCs w:val="18"/>
          </w:rPr>
          <w:delText>th</w:delText>
        </w:r>
        <w:r w:rsidRPr="00EF6577" w:rsidDel="00607C5A">
          <w:rPr>
            <w:rFonts w:ascii="Times New Roman" w:hAnsi="Times New Roman"/>
            <w:color w:val="191919"/>
            <w:spacing w:val="-2"/>
            <w:sz w:val="18"/>
            <w:szCs w:val="18"/>
          </w:rPr>
          <w:delText xml:space="preserve">e </w:delText>
        </w:r>
        <w:r w:rsidDel="00607C5A">
          <w:rPr>
            <w:rFonts w:ascii="Times New Roman" w:hAnsi="Times New Roman"/>
            <w:color w:val="191919"/>
            <w:spacing w:val="-2"/>
            <w:sz w:val="18"/>
            <w:szCs w:val="18"/>
          </w:rPr>
          <w:delText>ne</w:delText>
        </w:r>
        <w:r w:rsidRPr="00EF6577" w:rsidDel="00607C5A">
          <w:rPr>
            <w:rFonts w:ascii="Times New Roman" w:hAnsi="Times New Roman"/>
            <w:color w:val="191919"/>
            <w:spacing w:val="-2"/>
            <w:sz w:val="18"/>
            <w:szCs w:val="18"/>
          </w:rPr>
          <w:delText xml:space="preserve">w </w:delText>
        </w:r>
        <w:r w:rsidDel="00607C5A">
          <w:rPr>
            <w:rFonts w:ascii="Times New Roman" w:hAnsi="Times New Roman"/>
            <w:color w:val="191919"/>
            <w:spacing w:val="-2"/>
            <w:sz w:val="18"/>
            <w:szCs w:val="18"/>
          </w:rPr>
          <w:delText>phas</w:delText>
        </w:r>
        <w:r w:rsidRPr="00EF6577" w:rsidDel="00607C5A">
          <w:rPr>
            <w:rFonts w:ascii="Times New Roman" w:hAnsi="Times New Roman"/>
            <w:color w:val="191919"/>
            <w:spacing w:val="-2"/>
            <w:sz w:val="18"/>
            <w:szCs w:val="18"/>
          </w:rPr>
          <w:delText>e</w:delText>
        </w:r>
        <w:r w:rsidDel="00607C5A">
          <w:rPr>
            <w:rFonts w:ascii="Times New Roman" w:hAnsi="Times New Roman"/>
            <w:color w:val="191919"/>
            <w:spacing w:val="-2"/>
            <w:sz w:val="18"/>
            <w:szCs w:val="18"/>
          </w:rPr>
          <w:delText>-i</w:delText>
        </w:r>
        <w:r w:rsidRPr="00EF6577" w:rsidDel="00607C5A">
          <w:rPr>
            <w:rFonts w:ascii="Times New Roman" w:hAnsi="Times New Roman"/>
            <w:color w:val="191919"/>
            <w:spacing w:val="-2"/>
            <w:sz w:val="18"/>
            <w:szCs w:val="18"/>
          </w:rPr>
          <w:delText xml:space="preserve">n </w:delText>
        </w:r>
        <w:r w:rsidDel="00607C5A">
          <w:rPr>
            <w:rFonts w:ascii="Times New Roman" w:hAnsi="Times New Roman"/>
            <w:color w:val="191919"/>
            <w:spacing w:val="-2"/>
            <w:sz w:val="18"/>
            <w:szCs w:val="18"/>
          </w:rPr>
          <w:delText>ad- missio</w:delText>
        </w:r>
        <w:r w:rsidRPr="00EF6577" w:rsidDel="00607C5A">
          <w:rPr>
            <w:rFonts w:ascii="Times New Roman" w:hAnsi="Times New Roman"/>
            <w:color w:val="191919"/>
            <w:spacing w:val="-2"/>
            <w:sz w:val="18"/>
            <w:szCs w:val="18"/>
          </w:rPr>
          <w:delText xml:space="preserve">n </w:delText>
        </w:r>
        <w:r w:rsidDel="00607C5A">
          <w:rPr>
            <w:rFonts w:ascii="Times New Roman" w:hAnsi="Times New Roman"/>
            <w:color w:val="191919"/>
            <w:spacing w:val="-2"/>
            <w:sz w:val="18"/>
            <w:szCs w:val="18"/>
          </w:rPr>
          <w:delText>criteria</w:delText>
        </w:r>
      </w:del>
      <w:ins w:id="128" w:author="mdavis47" w:date="2011-03-21T10:24:00Z">
        <w:r>
          <w:rPr>
            <w:rFonts w:ascii="Times New Roman" w:hAnsi="Times New Roman"/>
            <w:color w:val="191919"/>
            <w:spacing w:val="-2"/>
            <w:sz w:val="18"/>
            <w:szCs w:val="18"/>
          </w:rPr>
          <w:t>.</w:t>
        </w:r>
      </w:ins>
      <w:del w:id="129" w:author="mdavis47" w:date="2011-03-21T10:24:00Z">
        <w:r w:rsidDel="00607C5A">
          <w:rPr>
            <w:rFonts w:ascii="Times New Roman" w:hAnsi="Times New Roman"/>
            <w:color w:val="191919"/>
            <w:spacing w:val="-2"/>
            <w:sz w:val="18"/>
            <w:szCs w:val="18"/>
          </w:rPr>
          <w:delText>:</w:delText>
        </w:r>
      </w:del>
    </w:p>
    <w:p w:rsidR="00D03216" w:rsidRDefault="00D03216" w:rsidP="00D03216">
      <w:pPr>
        <w:widowControl w:val="0"/>
        <w:autoSpaceDE w:val="0"/>
        <w:autoSpaceDN w:val="0"/>
        <w:adjustRightInd w:val="0"/>
        <w:spacing w:before="4" w:after="0" w:line="130" w:lineRule="exact"/>
        <w:ind w:left="180"/>
        <w:rPr>
          <w:rFonts w:ascii="Times New Roman" w:hAnsi="Times New Roman"/>
          <w:color w:val="000000"/>
          <w:sz w:val="13"/>
          <w:szCs w:val="13"/>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130" w:name="_Toc295558963"/>
      <w:bookmarkStart w:id="131" w:name="_Toc297152488"/>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0"/>
          <w:sz w:val="24"/>
          <w:szCs w:val="24"/>
        </w:rPr>
        <w:t>A</w:t>
      </w:r>
      <w:r w:rsidRPr="007E326C">
        <w:rPr>
          <w:rFonts w:ascii="Times New Roman" w:hAnsi="Times New Roman"/>
          <w:bCs w:val="0"/>
          <w:color w:val="191919"/>
          <w:sz w:val="24"/>
          <w:szCs w:val="24"/>
        </w:rPr>
        <w:t>T</w:t>
      </w:r>
      <w:r w:rsidRPr="007E326C">
        <w:rPr>
          <w:rFonts w:ascii="Times New Roman" w:hAnsi="Times New Roman"/>
          <w:bCs w:val="0"/>
          <w:color w:val="191919"/>
          <w:spacing w:val="-9"/>
          <w:sz w:val="24"/>
          <w:szCs w:val="24"/>
        </w:rPr>
        <w:t xml:space="preserve">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130"/>
      <w:bookmarkEnd w:id="131"/>
      <w:ins w:id="132" w:author="mdavis47" w:date="2011-04-07T12:11:00Z">
        <w:r w:rsidRPr="007E326C">
          <w:rPr>
            <w:rFonts w:ascii="Times New Roman" w:hAnsi="Times New Roman"/>
            <w:bCs w:val="0"/>
            <w:color w:val="191919"/>
            <w:spacing w:val="-2"/>
            <w:sz w:val="18"/>
            <w:szCs w:val="18"/>
          </w:rPr>
          <w:t xml:space="preserve"> </w:t>
        </w:r>
      </w:ins>
    </w:p>
    <w:tbl>
      <w:tblPr>
        <w:tblW w:w="0" w:type="auto"/>
        <w:tblInd w:w="466" w:type="dxa"/>
        <w:tblLayout w:type="fixed"/>
        <w:tblCellMar>
          <w:left w:w="0" w:type="dxa"/>
          <w:right w:w="0" w:type="dxa"/>
        </w:tblCellMar>
        <w:tblLook w:val="0000"/>
        <w:tblPrChange w:id="133" w:author="mdavis47" w:date="2011-04-07T08:23:00Z">
          <w:tblPr>
            <w:tblW w:w="0" w:type="auto"/>
            <w:tblInd w:w="466" w:type="dxa"/>
            <w:tblLayout w:type="fixed"/>
            <w:tblCellMar>
              <w:left w:w="0" w:type="dxa"/>
              <w:right w:w="0" w:type="dxa"/>
            </w:tblCellMar>
            <w:tblLook w:val="0000"/>
          </w:tblPr>
        </w:tblPrChange>
      </w:tblPr>
      <w:tblGrid>
        <w:gridCol w:w="907"/>
        <w:gridCol w:w="1717"/>
        <w:gridCol w:w="1563"/>
        <w:gridCol w:w="1766"/>
        <w:gridCol w:w="1850"/>
        <w:gridCol w:w="1541"/>
        <w:gridCol w:w="270"/>
        <w:tblGridChange w:id="134">
          <w:tblGrid>
            <w:gridCol w:w="907"/>
            <w:gridCol w:w="1717"/>
            <w:gridCol w:w="1563"/>
            <w:gridCol w:w="1766"/>
            <w:gridCol w:w="1850"/>
            <w:gridCol w:w="1375"/>
          </w:tblGrid>
        </w:tblGridChange>
      </w:tblGrid>
      <w:tr w:rsidR="00D03216" w:rsidRPr="007A7452" w:rsidTr="00680470">
        <w:trPr>
          <w:gridAfter w:val="1"/>
          <w:wAfter w:w="270" w:type="dxa"/>
          <w:trHeight w:hRule="exact" w:val="253"/>
          <w:trPrChange w:id="135" w:author="mdavis47" w:date="2011-04-07T08:23:00Z">
            <w:trPr>
              <w:trHeight w:hRule="exact" w:val="253"/>
            </w:trPr>
          </w:trPrChange>
        </w:trPr>
        <w:tc>
          <w:tcPr>
            <w:tcW w:w="907" w:type="dxa"/>
            <w:tcBorders>
              <w:top w:val="nil"/>
              <w:left w:val="nil"/>
              <w:bottom w:val="nil"/>
              <w:right w:val="nil"/>
            </w:tcBorders>
            <w:tcPrChange w:id="136" w:author="mdavis47" w:date="2011-04-07T08:23:00Z">
              <w:tcPr>
                <w:tcW w:w="90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hanging="7"/>
              <w:rPr>
                <w:rFonts w:ascii="Times New Roman" w:hAnsi="Times New Roman"/>
                <w:sz w:val="24"/>
                <w:szCs w:val="24"/>
              </w:rPr>
            </w:pPr>
            <w:r w:rsidRPr="007A7452">
              <w:rPr>
                <w:rFonts w:ascii="Times New Roman" w:hAnsi="Times New Roman"/>
                <w:b/>
                <w:bCs/>
                <w:color w:val="191919"/>
                <w:spacing w:val="-22"/>
                <w:sz w:val="18"/>
                <w:szCs w:val="18"/>
              </w:rPr>
              <w:t>Y</w:t>
            </w:r>
            <w:r w:rsidRPr="007A7452">
              <w:rPr>
                <w:rFonts w:ascii="Times New Roman" w:hAnsi="Times New Roman"/>
                <w:b/>
                <w:bCs/>
                <w:color w:val="191919"/>
                <w:spacing w:val="-2"/>
                <w:sz w:val="18"/>
                <w:szCs w:val="18"/>
              </w:rPr>
              <w:t>ear</w:t>
            </w:r>
          </w:p>
        </w:tc>
        <w:tc>
          <w:tcPr>
            <w:tcW w:w="1717" w:type="dxa"/>
            <w:tcBorders>
              <w:top w:val="nil"/>
              <w:left w:val="nil"/>
              <w:bottom w:val="nil"/>
              <w:right w:val="nil"/>
            </w:tcBorders>
            <w:tcPrChange w:id="137" w:author="mdavis47" w:date="2011-04-07T08:23:00Z">
              <w:tcPr>
                <w:tcW w:w="171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firstLine="10"/>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563" w:type="dxa"/>
            <w:tcBorders>
              <w:top w:val="nil"/>
              <w:left w:val="nil"/>
              <w:bottom w:val="nil"/>
              <w:right w:val="nil"/>
            </w:tcBorders>
            <w:tcPrChange w:id="138" w:author="mdavis47" w:date="2011-04-07T08:23:00Z">
              <w:tcPr>
                <w:tcW w:w="1563"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firstLine="15"/>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18"/>
                <w:sz w:val="18"/>
                <w:szCs w:val="18"/>
              </w:rPr>
              <w:t>V</w:t>
            </w:r>
            <w:r w:rsidRPr="007A7452">
              <w:rPr>
                <w:rFonts w:ascii="Times New Roman" w:hAnsi="Times New Roman"/>
                <w:b/>
                <w:bCs/>
                <w:color w:val="191919"/>
                <w:spacing w:val="-2"/>
                <w:sz w:val="18"/>
                <w:szCs w:val="18"/>
              </w:rPr>
              <w:t>erbal</w:t>
            </w:r>
          </w:p>
        </w:tc>
        <w:tc>
          <w:tcPr>
            <w:tcW w:w="1766" w:type="dxa"/>
            <w:tcBorders>
              <w:top w:val="nil"/>
              <w:left w:val="nil"/>
              <w:bottom w:val="nil"/>
              <w:right w:val="nil"/>
            </w:tcBorders>
            <w:tcPrChange w:id="139" w:author="mdavis47" w:date="2011-04-07T08:23:00Z">
              <w:tcPr>
                <w:tcW w:w="1766"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hanging="82"/>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50" w:type="dxa"/>
            <w:tcBorders>
              <w:top w:val="nil"/>
              <w:left w:val="nil"/>
              <w:bottom w:val="nil"/>
              <w:right w:val="nil"/>
            </w:tcBorders>
            <w:tcPrChange w:id="140" w:author="mdavis47" w:date="2011-04-07T08:23:00Z">
              <w:tcPr>
                <w:tcW w:w="1850"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hanging="3"/>
              <w:rPr>
                <w:rFonts w:ascii="Times New Roman" w:hAnsi="Times New Roman"/>
                <w:sz w:val="24"/>
                <w:szCs w:val="24"/>
              </w:rPr>
            </w:pPr>
            <w:r w:rsidRPr="007A7452">
              <w:rPr>
                <w:rFonts w:ascii="Times New Roman" w:hAnsi="Times New Roman"/>
                <w:b/>
                <w:bCs/>
                <w:color w:val="191919"/>
                <w:spacing w:val="-2"/>
                <w:sz w:val="18"/>
                <w:szCs w:val="18"/>
              </w:rPr>
              <w:t>*Minimum</w:t>
            </w:r>
          </w:p>
        </w:tc>
        <w:tc>
          <w:tcPr>
            <w:tcW w:w="1541" w:type="dxa"/>
            <w:tcBorders>
              <w:top w:val="nil"/>
              <w:left w:val="nil"/>
              <w:bottom w:val="nil"/>
              <w:right w:val="nil"/>
            </w:tcBorders>
            <w:tcPrChange w:id="141" w:author="mdavis47" w:date="2011-04-07T08:23:00Z">
              <w:tcPr>
                <w:tcW w:w="1375" w:type="dxa"/>
                <w:tcBorders>
                  <w:top w:val="nil"/>
                  <w:left w:val="nil"/>
                  <w:bottom w:val="nil"/>
                  <w:right w:val="nil"/>
                </w:tcBorders>
              </w:tcPr>
            </w:tcPrChange>
          </w:tcPr>
          <w:p w:rsidR="00FB5CC6" w:rsidRDefault="00D03216">
            <w:pPr>
              <w:widowControl w:val="0"/>
              <w:autoSpaceDE w:val="0"/>
              <w:autoSpaceDN w:val="0"/>
              <w:adjustRightInd w:val="0"/>
              <w:spacing w:before="24" w:after="0"/>
              <w:ind w:left="180"/>
              <w:rPr>
                <w:rFonts w:ascii="Times New Roman" w:hAnsi="Times New Roman"/>
                <w:sz w:val="24"/>
                <w:szCs w:val="24"/>
              </w:rPr>
              <w:pPrChange w:id="142" w:author="mdavis47" w:date="2011-04-07T08:25:00Z">
                <w:pPr>
                  <w:widowControl w:val="0"/>
                  <w:autoSpaceDE w:val="0"/>
                  <w:autoSpaceDN w:val="0"/>
                  <w:adjustRightInd w:val="0"/>
                  <w:spacing w:before="24" w:after="0"/>
                  <w:ind w:left="490"/>
                </w:pPr>
              </w:pPrChange>
            </w:pPr>
            <w:del w:id="143" w:author="mdavis47" w:date="2011-03-21T10:25:00Z">
              <w:r w:rsidRPr="007A7452" w:rsidDel="00607C5A">
                <w:rPr>
                  <w:rFonts w:ascii="Times New Roman" w:hAnsi="Times New Roman"/>
                  <w:b/>
                  <w:bCs/>
                  <w:color w:val="191919"/>
                  <w:spacing w:val="-2"/>
                  <w:sz w:val="18"/>
                  <w:szCs w:val="18"/>
                </w:rPr>
                <w:delText>*Minimum</w:delText>
              </w:r>
            </w:del>
          </w:p>
        </w:tc>
      </w:tr>
      <w:tr w:rsidR="00D03216" w:rsidRPr="007A7452" w:rsidTr="00680470">
        <w:trPr>
          <w:gridAfter w:val="1"/>
          <w:wAfter w:w="270" w:type="dxa"/>
          <w:trHeight w:hRule="exact" w:val="218"/>
          <w:trPrChange w:id="144" w:author="mdavis47" w:date="2011-04-07T08:23:00Z">
            <w:trPr>
              <w:trHeight w:hRule="exact" w:val="218"/>
            </w:trPr>
          </w:trPrChange>
        </w:trPr>
        <w:tc>
          <w:tcPr>
            <w:tcW w:w="907" w:type="dxa"/>
            <w:tcBorders>
              <w:top w:val="nil"/>
              <w:left w:val="nil"/>
              <w:bottom w:val="nil"/>
              <w:right w:val="nil"/>
            </w:tcBorders>
            <w:tcPrChange w:id="145" w:author="mdavis47" w:date="2011-04-07T08:23:00Z">
              <w:tcPr>
                <w:tcW w:w="907" w:type="dxa"/>
                <w:tcBorders>
                  <w:top w:val="nil"/>
                  <w:left w:val="nil"/>
                  <w:bottom w:val="nil"/>
                  <w:right w:val="nil"/>
                </w:tcBorders>
              </w:tcPr>
            </w:tcPrChange>
          </w:tcPr>
          <w:p w:rsidR="00FB5CC6" w:rsidRDefault="00D03216">
            <w:pPr>
              <w:widowControl w:val="0"/>
              <w:autoSpaceDE w:val="0"/>
              <w:autoSpaceDN w:val="0"/>
              <w:adjustRightInd w:val="0"/>
              <w:spacing w:after="0" w:line="197" w:lineRule="exact"/>
              <w:ind w:left="180" w:hanging="7"/>
              <w:rPr>
                <w:rFonts w:ascii="Times New Roman" w:hAnsi="Times New Roman"/>
                <w:sz w:val="24"/>
                <w:szCs w:val="24"/>
              </w:rPr>
              <w:pPrChange w:id="146" w:author="mdavis47" w:date="2011-04-07T08:23:00Z">
                <w:pPr>
                  <w:widowControl w:val="0"/>
                  <w:autoSpaceDE w:val="0"/>
                  <w:autoSpaceDN w:val="0"/>
                  <w:adjustRightInd w:val="0"/>
                  <w:spacing w:after="0" w:line="197" w:lineRule="exact"/>
                  <w:ind w:left="40"/>
                </w:pPr>
              </w:pPrChange>
            </w:pPr>
            <w:del w:id="147" w:author="mdavis47" w:date="2011-04-07T08:26:00Z">
              <w:r w:rsidRPr="007A7452" w:rsidDel="00847058">
                <w:rPr>
                  <w:rFonts w:ascii="Times New Roman" w:hAnsi="Times New Roman"/>
                  <w:b/>
                  <w:bCs/>
                  <w:color w:val="191919"/>
                  <w:spacing w:val="-2"/>
                  <w:sz w:val="18"/>
                  <w:szCs w:val="18"/>
                </w:rPr>
                <w:delText>Index</w:delText>
              </w:r>
            </w:del>
          </w:p>
        </w:tc>
        <w:tc>
          <w:tcPr>
            <w:tcW w:w="1717" w:type="dxa"/>
            <w:tcBorders>
              <w:top w:val="nil"/>
              <w:left w:val="nil"/>
              <w:bottom w:val="nil"/>
              <w:right w:val="nil"/>
            </w:tcBorders>
            <w:tcPrChange w:id="148" w:author="mdavis47" w:date="2011-04-07T08:23:00Z">
              <w:tcPr>
                <w:tcW w:w="171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7" w:lineRule="exact"/>
              <w:ind w:left="180" w:firstLine="10"/>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563" w:type="dxa"/>
            <w:tcBorders>
              <w:top w:val="nil"/>
              <w:left w:val="nil"/>
              <w:bottom w:val="nil"/>
              <w:right w:val="nil"/>
            </w:tcBorders>
            <w:tcPrChange w:id="149" w:author="mdavis47" w:date="2011-04-07T08:23:00Z">
              <w:tcPr>
                <w:tcW w:w="1563"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7" w:lineRule="exact"/>
              <w:ind w:left="180" w:firstLine="15"/>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66" w:type="dxa"/>
            <w:tcBorders>
              <w:top w:val="nil"/>
              <w:left w:val="nil"/>
              <w:bottom w:val="nil"/>
              <w:right w:val="nil"/>
            </w:tcBorders>
            <w:tcPrChange w:id="150" w:author="mdavis47" w:date="2011-04-07T08:23:00Z">
              <w:tcPr>
                <w:tcW w:w="1766"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7" w:lineRule="exact"/>
              <w:ind w:left="180" w:right="709" w:hanging="82"/>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50" w:type="dxa"/>
            <w:tcBorders>
              <w:top w:val="nil"/>
              <w:left w:val="nil"/>
              <w:bottom w:val="nil"/>
              <w:right w:val="nil"/>
            </w:tcBorders>
            <w:tcPrChange w:id="151" w:author="mdavis47" w:date="2011-04-07T08:23:00Z">
              <w:tcPr>
                <w:tcW w:w="1850"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7" w:lineRule="exact"/>
              <w:ind w:left="180" w:hanging="3"/>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541" w:type="dxa"/>
            <w:tcBorders>
              <w:top w:val="nil"/>
              <w:left w:val="nil"/>
              <w:bottom w:val="nil"/>
              <w:right w:val="nil"/>
            </w:tcBorders>
            <w:tcPrChange w:id="152" w:author="mdavis47" w:date="2011-04-07T08:23:00Z">
              <w:tcPr>
                <w:tcW w:w="1375" w:type="dxa"/>
                <w:tcBorders>
                  <w:top w:val="nil"/>
                  <w:left w:val="nil"/>
                  <w:bottom w:val="nil"/>
                  <w:right w:val="nil"/>
                </w:tcBorders>
              </w:tcPr>
            </w:tcPrChange>
          </w:tcPr>
          <w:p w:rsidR="00FB5CC6" w:rsidRDefault="00D03216">
            <w:pPr>
              <w:widowControl w:val="0"/>
              <w:autoSpaceDE w:val="0"/>
              <w:autoSpaceDN w:val="0"/>
              <w:adjustRightInd w:val="0"/>
              <w:spacing w:after="0" w:line="197" w:lineRule="exact"/>
              <w:ind w:left="180" w:firstLine="0"/>
              <w:rPr>
                <w:rFonts w:ascii="Times New Roman" w:hAnsi="Times New Roman"/>
                <w:sz w:val="24"/>
                <w:szCs w:val="24"/>
              </w:rPr>
              <w:pPrChange w:id="153" w:author="mdavis47" w:date="2011-04-07T08:25:00Z">
                <w:pPr>
                  <w:widowControl w:val="0"/>
                  <w:autoSpaceDE w:val="0"/>
                  <w:autoSpaceDN w:val="0"/>
                  <w:adjustRightInd w:val="0"/>
                  <w:spacing w:after="0" w:line="197" w:lineRule="exact"/>
                  <w:ind w:left="532"/>
                </w:pPr>
              </w:pPrChange>
            </w:pPr>
            <w:del w:id="154" w:author="mdavis47" w:date="2011-03-21T10:25:00Z">
              <w:r w:rsidRPr="007A7452" w:rsidDel="00607C5A">
                <w:rPr>
                  <w:rFonts w:ascii="Times New Roman" w:hAnsi="Times New Roman"/>
                  <w:b/>
                  <w:bCs/>
                  <w:color w:val="191919"/>
                  <w:spacing w:val="-2"/>
                  <w:sz w:val="18"/>
                  <w:szCs w:val="18"/>
                </w:rPr>
                <w:delText>F</w:delText>
              </w:r>
              <w:r w:rsidRPr="007A7452" w:rsidDel="00607C5A">
                <w:rPr>
                  <w:rFonts w:ascii="Times New Roman" w:hAnsi="Times New Roman"/>
                  <w:b/>
                  <w:bCs/>
                  <w:color w:val="191919"/>
                  <w:spacing w:val="-5"/>
                  <w:sz w:val="18"/>
                  <w:szCs w:val="18"/>
                </w:rPr>
                <w:delText>r</w:delText>
              </w:r>
              <w:r w:rsidRPr="007A7452" w:rsidDel="00607C5A">
                <w:rPr>
                  <w:rFonts w:ascii="Times New Roman" w:hAnsi="Times New Roman"/>
                  <w:b/>
                  <w:bCs/>
                  <w:color w:val="191919"/>
                  <w:spacing w:val="-2"/>
                  <w:sz w:val="18"/>
                  <w:szCs w:val="18"/>
                </w:rPr>
                <w:delText>eshman</w:delText>
              </w:r>
            </w:del>
            <w:ins w:id="155" w:author="mdavis47" w:date="2011-04-07T08:25:00Z">
              <w:r>
                <w:rPr>
                  <w:rFonts w:ascii="Times New Roman" w:hAnsi="Times New Roman"/>
                  <w:b/>
                  <w:bCs/>
                  <w:color w:val="191919"/>
                  <w:spacing w:val="-2"/>
                  <w:sz w:val="18"/>
                  <w:szCs w:val="18"/>
                </w:rPr>
                <w:t xml:space="preserve"> </w:t>
              </w:r>
            </w:ins>
            <w:r>
              <w:rPr>
                <w:rFonts w:ascii="Times New Roman" w:hAnsi="Times New Roman"/>
                <w:b/>
                <w:bCs/>
                <w:color w:val="191919"/>
                <w:spacing w:val="-2"/>
                <w:sz w:val="18"/>
                <w:szCs w:val="18"/>
              </w:rPr>
              <w:t xml:space="preserve">     </w:t>
            </w:r>
            <w:ins w:id="156" w:author="mdavis47" w:date="2011-04-07T08:25:00Z">
              <w:r>
                <w:rPr>
                  <w:rFonts w:ascii="Times New Roman" w:hAnsi="Times New Roman"/>
                  <w:b/>
                  <w:bCs/>
                  <w:color w:val="191919"/>
                  <w:spacing w:val="-2"/>
                  <w:sz w:val="18"/>
                  <w:szCs w:val="18"/>
                </w:rPr>
                <w:t>Index</w:t>
              </w:r>
            </w:ins>
          </w:p>
        </w:tc>
      </w:tr>
      <w:tr w:rsidR="00D03216" w:rsidRPr="007A7452" w:rsidTr="00680470">
        <w:trPr>
          <w:trHeight w:hRule="exact" w:val="216"/>
          <w:trPrChange w:id="157" w:author="mdavis47" w:date="2011-04-07T08:25:00Z">
            <w:trPr>
              <w:trHeight w:hRule="exact" w:val="216"/>
            </w:trPr>
          </w:trPrChange>
        </w:trPr>
        <w:tc>
          <w:tcPr>
            <w:tcW w:w="907" w:type="dxa"/>
            <w:tcBorders>
              <w:top w:val="nil"/>
              <w:left w:val="nil"/>
              <w:bottom w:val="nil"/>
              <w:right w:val="nil"/>
            </w:tcBorders>
            <w:tcPrChange w:id="158" w:author="mdavis47" w:date="2011-04-07T08:25:00Z">
              <w:tcPr>
                <w:tcW w:w="90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del w:id="159" w:author="mdavis47" w:date="2011-03-21T10:24:00Z">
              <w:r w:rsidRPr="007A7452" w:rsidDel="00607C5A">
                <w:rPr>
                  <w:rFonts w:ascii="Times New Roman" w:hAnsi="Times New Roman"/>
                  <w:color w:val="191919"/>
                  <w:spacing w:val="-2"/>
                  <w:sz w:val="18"/>
                  <w:szCs w:val="18"/>
                </w:rPr>
                <w:delText>2008</w:delText>
              </w:r>
            </w:del>
            <w:ins w:id="160" w:author="mdavis47" w:date="2011-04-07T08:14:00Z">
              <w:r>
                <w:rPr>
                  <w:rFonts w:ascii="Times New Roman" w:hAnsi="Times New Roman"/>
                  <w:color w:val="191919"/>
                  <w:spacing w:val="-2"/>
                  <w:sz w:val="18"/>
                  <w:szCs w:val="18"/>
                </w:rPr>
                <w:t>2011</w:t>
              </w:r>
            </w:ins>
          </w:p>
        </w:tc>
        <w:tc>
          <w:tcPr>
            <w:tcW w:w="1717" w:type="dxa"/>
            <w:tcBorders>
              <w:top w:val="nil"/>
              <w:left w:val="nil"/>
              <w:bottom w:val="nil"/>
              <w:right w:val="nil"/>
            </w:tcBorders>
            <w:tcPrChange w:id="161" w:author="mdavis47" w:date="2011-04-07T08:25:00Z">
              <w:tcPr>
                <w:tcW w:w="171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563" w:type="dxa"/>
            <w:tcBorders>
              <w:top w:val="nil"/>
              <w:left w:val="nil"/>
              <w:bottom w:val="nil"/>
              <w:right w:val="nil"/>
            </w:tcBorders>
            <w:tcPrChange w:id="162" w:author="mdavis47" w:date="2011-04-07T08:25:00Z">
              <w:tcPr>
                <w:tcW w:w="1563"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Change w:id="163" w:author="mdavis47" w:date="2011-04-07T08:25:00Z">
              <w:tcPr>
                <w:tcW w:w="1766"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Change w:id="164" w:author="mdavis47" w:date="2011-04-07T08:25:00Z">
              <w:tcPr>
                <w:tcW w:w="1850"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750" w:hanging="3"/>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811" w:type="dxa"/>
            <w:gridSpan w:val="2"/>
            <w:tcBorders>
              <w:top w:val="nil"/>
              <w:left w:val="nil"/>
              <w:bottom w:val="nil"/>
              <w:right w:val="nil"/>
            </w:tcBorders>
            <w:tcPrChange w:id="165" w:author="mdavis47" w:date="2011-04-07T08:25:00Z">
              <w:tcPr>
                <w:tcW w:w="1375" w:type="dxa"/>
                <w:tcBorders>
                  <w:top w:val="nil"/>
                  <w:left w:val="nil"/>
                  <w:bottom w:val="nil"/>
                  <w:right w:val="nil"/>
                </w:tcBorders>
              </w:tcPr>
            </w:tcPrChange>
          </w:tcPr>
          <w:p w:rsidR="00FB5CC6" w:rsidRDefault="00D03216">
            <w:pPr>
              <w:widowControl w:val="0"/>
              <w:autoSpaceDE w:val="0"/>
              <w:autoSpaceDN w:val="0"/>
              <w:adjustRightInd w:val="0"/>
              <w:spacing w:after="0" w:line="195" w:lineRule="exact"/>
              <w:ind w:left="180" w:firstLine="0"/>
              <w:rPr>
                <w:rFonts w:ascii="Times New Roman" w:hAnsi="Times New Roman"/>
                <w:sz w:val="24"/>
                <w:szCs w:val="24"/>
              </w:rPr>
              <w:pPrChange w:id="166" w:author="mdavis47" w:date="2011-04-07T08:25:00Z">
                <w:pPr>
                  <w:widowControl w:val="0"/>
                  <w:autoSpaceDE w:val="0"/>
                  <w:autoSpaceDN w:val="0"/>
                  <w:adjustRightInd w:val="0"/>
                  <w:spacing w:after="0" w:line="195" w:lineRule="exact"/>
                  <w:ind w:left="737"/>
                </w:pPr>
              </w:pPrChange>
            </w:pPr>
            <w:ins w:id="167" w:author="mdavis47" w:date="2011-04-07T08:26:00Z">
              <w:r>
                <w:rPr>
                  <w:rFonts w:ascii="Times New Roman" w:hAnsi="Times New Roman"/>
                  <w:color w:val="191919"/>
                  <w:spacing w:val="-2"/>
                  <w:sz w:val="18"/>
                  <w:szCs w:val="18"/>
                </w:rPr>
                <w:t xml:space="preserve">       </w:t>
              </w:r>
            </w:ins>
            <w:r w:rsidRPr="007A7452">
              <w:rPr>
                <w:rFonts w:ascii="Times New Roman" w:hAnsi="Times New Roman"/>
                <w:color w:val="191919"/>
                <w:spacing w:val="-2"/>
                <w:sz w:val="18"/>
                <w:szCs w:val="18"/>
              </w:rPr>
              <w:t>1940</w:t>
            </w:r>
          </w:p>
        </w:tc>
      </w:tr>
      <w:tr w:rsidR="00D03216" w:rsidRPr="007A7452" w:rsidTr="00680470">
        <w:trPr>
          <w:gridAfter w:val="1"/>
          <w:wAfter w:w="270" w:type="dxa"/>
          <w:trHeight w:hRule="exact" w:val="234"/>
          <w:trPrChange w:id="168" w:author="mdavis47" w:date="2011-04-07T08:23:00Z">
            <w:trPr>
              <w:trHeight w:hRule="exact" w:val="234"/>
            </w:trPr>
          </w:trPrChange>
        </w:trPr>
        <w:tc>
          <w:tcPr>
            <w:tcW w:w="907" w:type="dxa"/>
            <w:tcBorders>
              <w:top w:val="nil"/>
              <w:left w:val="nil"/>
              <w:bottom w:val="nil"/>
              <w:right w:val="nil"/>
            </w:tcBorders>
            <w:tcPrChange w:id="169" w:author="mdavis47" w:date="2011-04-07T08:23:00Z">
              <w:tcPr>
                <w:tcW w:w="90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del w:id="170" w:author="mdavis47" w:date="2011-03-21T10:24:00Z">
              <w:r w:rsidRPr="007A7452" w:rsidDel="00607C5A">
                <w:rPr>
                  <w:rFonts w:ascii="Times New Roman" w:hAnsi="Times New Roman"/>
                  <w:color w:val="191919"/>
                  <w:spacing w:val="-2"/>
                  <w:sz w:val="18"/>
                  <w:szCs w:val="18"/>
                </w:rPr>
                <w:delText>2009</w:delText>
              </w:r>
            </w:del>
            <w:ins w:id="171" w:author="mdavis47" w:date="2011-04-07T08:15:00Z">
              <w:r>
                <w:rPr>
                  <w:rFonts w:ascii="Times New Roman" w:hAnsi="Times New Roman"/>
                  <w:color w:val="191919"/>
                  <w:spacing w:val="-2"/>
                  <w:sz w:val="18"/>
                  <w:szCs w:val="18"/>
                </w:rPr>
                <w:t>2012</w:t>
              </w:r>
            </w:ins>
          </w:p>
        </w:tc>
        <w:tc>
          <w:tcPr>
            <w:tcW w:w="1717" w:type="dxa"/>
            <w:tcBorders>
              <w:top w:val="nil"/>
              <w:left w:val="nil"/>
              <w:bottom w:val="nil"/>
              <w:right w:val="nil"/>
            </w:tcBorders>
            <w:tcPrChange w:id="172" w:author="mdavis47" w:date="2011-04-07T08:23:00Z">
              <w:tcPr>
                <w:tcW w:w="171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w:t>
            </w:r>
            <w:ins w:id="173" w:author="mdavis47" w:date="2011-04-07T08:15:00Z">
              <w:r>
                <w:rPr>
                  <w:rFonts w:ascii="Times New Roman" w:hAnsi="Times New Roman"/>
                  <w:color w:val="191919"/>
                  <w:spacing w:val="-2"/>
                  <w:sz w:val="18"/>
                  <w:szCs w:val="18"/>
                </w:rPr>
                <w:t>7</w:t>
              </w:r>
            </w:ins>
            <w:del w:id="174" w:author="mdavis47" w:date="2011-04-07T08:15:00Z">
              <w:r w:rsidRPr="007A7452" w:rsidDel="00657221">
                <w:rPr>
                  <w:rFonts w:ascii="Times New Roman" w:hAnsi="Times New Roman"/>
                  <w:color w:val="191919"/>
                  <w:spacing w:val="-2"/>
                  <w:sz w:val="18"/>
                  <w:szCs w:val="18"/>
                </w:rPr>
                <w:delText>6</w:delText>
              </w:r>
            </w:del>
          </w:p>
        </w:tc>
        <w:tc>
          <w:tcPr>
            <w:tcW w:w="1563" w:type="dxa"/>
            <w:tcBorders>
              <w:top w:val="nil"/>
              <w:left w:val="nil"/>
              <w:bottom w:val="nil"/>
              <w:right w:val="nil"/>
            </w:tcBorders>
            <w:tcPrChange w:id="175" w:author="mdavis47" w:date="2011-04-07T08:23:00Z">
              <w:tcPr>
                <w:tcW w:w="1563"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Change w:id="176" w:author="mdavis47" w:date="2011-04-07T08:23:00Z">
              <w:tcPr>
                <w:tcW w:w="1766"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Change w:id="177" w:author="mdavis47" w:date="2011-04-07T08:23:00Z">
              <w:tcPr>
                <w:tcW w:w="1850" w:type="dxa"/>
                <w:tcBorders>
                  <w:top w:val="nil"/>
                  <w:left w:val="nil"/>
                  <w:bottom w:val="nil"/>
                  <w:right w:val="nil"/>
                </w:tcBorders>
              </w:tcPr>
            </w:tcPrChange>
          </w:tcPr>
          <w:p w:rsidR="00D03216" w:rsidRPr="00847058" w:rsidRDefault="00566B75" w:rsidP="00D03216">
            <w:pPr>
              <w:widowControl w:val="0"/>
              <w:autoSpaceDE w:val="0"/>
              <w:autoSpaceDN w:val="0"/>
              <w:adjustRightInd w:val="0"/>
              <w:spacing w:after="0" w:line="195" w:lineRule="exact"/>
              <w:ind w:left="180" w:right="750" w:hanging="3"/>
              <w:jc w:val="center"/>
              <w:rPr>
                <w:rFonts w:ascii="Times New Roman" w:hAnsi="Times New Roman"/>
                <w:i/>
                <w:sz w:val="24"/>
                <w:szCs w:val="24"/>
                <w:rPrChange w:id="178" w:author="mdavis47" w:date="2011-04-07T08:25:00Z">
                  <w:rPr>
                    <w:rFonts w:ascii="Times New Roman" w:hAnsi="Times New Roman"/>
                    <w:sz w:val="24"/>
                    <w:szCs w:val="24"/>
                  </w:rPr>
                </w:rPrChange>
              </w:rPr>
            </w:pPr>
            <w:r w:rsidRPr="00566B75">
              <w:rPr>
                <w:rFonts w:ascii="Times New Roman" w:hAnsi="Times New Roman"/>
                <w:i/>
                <w:color w:val="191919"/>
                <w:spacing w:val="-2"/>
                <w:sz w:val="18"/>
                <w:szCs w:val="18"/>
                <w:rPrChange w:id="179" w:author="mdavis47" w:date="2011-04-07T08:25:00Z">
                  <w:rPr>
                    <w:rFonts w:ascii="Times New Roman" w:hAnsi="Times New Roman"/>
                    <w:color w:val="191919"/>
                    <w:spacing w:val="-2"/>
                    <w:sz w:val="18"/>
                    <w:szCs w:val="18"/>
                    <w:u w:val="single"/>
                  </w:rPr>
                </w:rPrChange>
              </w:rPr>
              <w:t>2.22</w:t>
            </w:r>
          </w:p>
        </w:tc>
        <w:tc>
          <w:tcPr>
            <w:tcW w:w="1541" w:type="dxa"/>
            <w:tcBorders>
              <w:top w:val="nil"/>
              <w:left w:val="nil"/>
              <w:bottom w:val="nil"/>
              <w:right w:val="nil"/>
            </w:tcBorders>
            <w:tcPrChange w:id="180" w:author="mdavis47" w:date="2011-04-07T08:23:00Z">
              <w:tcPr>
                <w:tcW w:w="1375" w:type="dxa"/>
                <w:tcBorders>
                  <w:top w:val="nil"/>
                  <w:left w:val="nil"/>
                  <w:bottom w:val="nil"/>
                  <w:right w:val="nil"/>
                </w:tcBorders>
              </w:tcPr>
            </w:tcPrChange>
          </w:tcPr>
          <w:p w:rsidR="00FB5CC6" w:rsidRDefault="00D03216">
            <w:pPr>
              <w:widowControl w:val="0"/>
              <w:autoSpaceDE w:val="0"/>
              <w:autoSpaceDN w:val="0"/>
              <w:adjustRightInd w:val="0"/>
              <w:spacing w:after="0" w:line="195" w:lineRule="exact"/>
              <w:ind w:left="180" w:firstLine="0"/>
              <w:rPr>
                <w:rFonts w:ascii="Times New Roman" w:hAnsi="Times New Roman"/>
                <w:sz w:val="24"/>
                <w:szCs w:val="24"/>
              </w:rPr>
              <w:pPrChange w:id="181" w:author="mdavis47" w:date="2011-04-07T08:25:00Z">
                <w:pPr>
                  <w:widowControl w:val="0"/>
                  <w:autoSpaceDE w:val="0"/>
                  <w:autoSpaceDN w:val="0"/>
                  <w:adjustRightInd w:val="0"/>
                  <w:spacing w:after="0" w:line="195" w:lineRule="exact"/>
                  <w:ind w:left="737"/>
                </w:pPr>
              </w:pPrChange>
            </w:pPr>
            <w:ins w:id="182" w:author="mdavis47" w:date="2011-04-07T08:26:00Z">
              <w:r>
                <w:rPr>
                  <w:rFonts w:ascii="Times New Roman" w:hAnsi="Times New Roman"/>
                  <w:color w:val="191919"/>
                  <w:spacing w:val="-2"/>
                  <w:sz w:val="18"/>
                  <w:szCs w:val="18"/>
                </w:rPr>
                <w:t xml:space="preserve">       </w:t>
              </w:r>
            </w:ins>
            <w:r w:rsidR="00566B75" w:rsidRPr="00566B75">
              <w:rPr>
                <w:rFonts w:ascii="Times New Roman" w:hAnsi="Times New Roman"/>
                <w:color w:val="191919"/>
                <w:spacing w:val="-2"/>
                <w:sz w:val="18"/>
                <w:szCs w:val="18"/>
                <w:rPrChange w:id="183" w:author="mdavis47" w:date="2011-04-07T08:26:00Z">
                  <w:rPr>
                    <w:rFonts w:ascii="Times New Roman" w:hAnsi="Times New Roman"/>
                    <w:color w:val="191919"/>
                    <w:spacing w:val="-2"/>
                    <w:sz w:val="18"/>
                    <w:szCs w:val="18"/>
                    <w:u w:val="single"/>
                  </w:rPr>
                </w:rPrChange>
              </w:rPr>
              <w:t>1940</w:t>
            </w:r>
          </w:p>
        </w:tc>
      </w:tr>
    </w:tbl>
    <w:p w:rsidR="00D03216" w:rsidRPr="00EF6577" w:rsidRDefault="00D03216" w:rsidP="00D03216">
      <w:pPr>
        <w:pStyle w:val="Heading2"/>
        <w:spacing w:before="0"/>
        <w:ind w:left="180" w:firstLine="0"/>
        <w:rPr>
          <w:rFonts w:ascii="Times New Roman" w:hAnsi="Times New Roman"/>
          <w:b w:val="0"/>
          <w:color w:val="000000"/>
          <w:sz w:val="18"/>
          <w:szCs w:val="18"/>
        </w:rPr>
      </w:pPr>
      <w:bookmarkStart w:id="184" w:name="_Toc295558964"/>
      <w:bookmarkStart w:id="185" w:name="_Toc297152489"/>
      <w:r w:rsidRPr="00EF6577">
        <w:rPr>
          <w:rFonts w:ascii="Times New Roman" w:hAnsi="Times New Roman"/>
          <w:bCs w:val="0"/>
          <w:color w:val="191919"/>
          <w:spacing w:val="-2"/>
          <w:sz w:val="22"/>
          <w:szCs w:val="22"/>
        </w:rPr>
        <w:t>M</w:t>
      </w:r>
      <w:r w:rsidRPr="00EF6577">
        <w:rPr>
          <w:rFonts w:ascii="Times New Roman" w:hAnsi="Times New Roman"/>
          <w:bCs w:val="0"/>
          <w:color w:val="191919"/>
          <w:spacing w:val="-2"/>
          <w:sz w:val="18"/>
          <w:szCs w:val="18"/>
        </w:rPr>
        <w:t xml:space="preserve">INIMUM </w:t>
      </w:r>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DMISSION </w:t>
      </w:r>
      <w:r w:rsidRPr="00EF6577">
        <w:rPr>
          <w:rFonts w:ascii="Times New Roman" w:hAnsi="Times New Roman"/>
          <w:bCs w:val="0"/>
          <w:color w:val="191919"/>
          <w:spacing w:val="-2"/>
          <w:sz w:val="22"/>
          <w:szCs w:val="22"/>
        </w:rPr>
        <w:t>R</w:t>
      </w:r>
      <w:r w:rsidRPr="00EF6577">
        <w:rPr>
          <w:rFonts w:ascii="Times New Roman" w:hAnsi="Times New Roman"/>
          <w:bCs w:val="0"/>
          <w:color w:val="191919"/>
          <w:spacing w:val="-2"/>
          <w:sz w:val="18"/>
          <w:szCs w:val="18"/>
        </w:rPr>
        <w:t>EQUIREMENTS</w:t>
      </w:r>
      <w:bookmarkEnd w:id="184"/>
      <w:bookmarkEnd w:id="185"/>
    </w:p>
    <w:p w:rsidR="00FB5CC6" w:rsidRDefault="00D03216">
      <w:pPr>
        <w:widowControl w:val="0"/>
        <w:autoSpaceDE w:val="0"/>
        <w:autoSpaceDN w:val="0"/>
        <w:adjustRightInd w:val="0"/>
        <w:spacing w:before="6" w:after="0" w:line="250" w:lineRule="auto"/>
        <w:ind w:left="180" w:right="993" w:firstLine="0"/>
        <w:jc w:val="both"/>
        <w:rPr>
          <w:del w:id="186" w:author="mdavis47" w:date="2011-04-07T08:30:00Z"/>
          <w:rFonts w:ascii="Times New Roman" w:hAnsi="Times New Roman"/>
          <w:color w:val="000000"/>
          <w:sz w:val="18"/>
          <w:szCs w:val="18"/>
        </w:rPr>
        <w:pPrChange w:id="187" w:author="mdavis47" w:date="2011-04-07T08:31:00Z">
          <w:pPr>
            <w:widowControl w:val="0"/>
            <w:autoSpaceDE w:val="0"/>
            <w:autoSpaceDN w:val="0"/>
            <w:adjustRightInd w:val="0"/>
            <w:spacing w:before="6" w:after="0" w:line="250" w:lineRule="auto"/>
            <w:ind w:left="120" w:right="993"/>
          </w:pPr>
        </w:pPrChange>
      </w:pPr>
      <w:r>
        <w:rPr>
          <w:rFonts w:ascii="Times New Roman" w:hAnsi="Times New Roman"/>
          <w:b/>
          <w:bCs/>
          <w:i/>
          <w:iCs/>
          <w:color w:val="191919"/>
          <w:spacing w:val="-2"/>
          <w:sz w:val="18"/>
          <w:szCs w:val="18"/>
        </w:rPr>
        <w:t>*Student</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mus</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hav</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tw</w:t>
      </w:r>
      <w:r>
        <w:rPr>
          <w:rFonts w:ascii="Times New Roman" w:hAnsi="Times New Roman"/>
          <w:b/>
          <w:bCs/>
          <w:i/>
          <w:iCs/>
          <w:color w:val="191919"/>
          <w:sz w:val="18"/>
          <w:szCs w:val="18"/>
        </w:rPr>
        <w:t>o</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o</w:t>
      </w:r>
      <w:r>
        <w:rPr>
          <w:rFonts w:ascii="Times New Roman" w:hAnsi="Times New Roman"/>
          <w:b/>
          <w:bCs/>
          <w:i/>
          <w:iCs/>
          <w:color w:val="191919"/>
          <w:sz w:val="18"/>
          <w:szCs w:val="18"/>
        </w:rPr>
        <w:t>f</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fou</w:t>
      </w:r>
      <w:r>
        <w:rPr>
          <w:rFonts w:ascii="Times New Roman" w:hAnsi="Times New Roman"/>
          <w:b/>
          <w:bCs/>
          <w:i/>
          <w:iCs/>
          <w:color w:val="191919"/>
          <w:sz w:val="18"/>
          <w:szCs w:val="18"/>
        </w:rPr>
        <w:t>r</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1"/>
          <w:sz w:val="18"/>
          <w:szCs w:val="18"/>
        </w:rPr>
        <w:t>V</w:t>
      </w:r>
      <w:r>
        <w:rPr>
          <w:rFonts w:ascii="Times New Roman" w:hAnsi="Times New Roman"/>
          <w:b/>
          <w:bCs/>
          <w:i/>
          <w:iCs/>
          <w:color w:val="191919"/>
          <w:spacing w:val="-2"/>
          <w:sz w:val="18"/>
          <w:szCs w:val="18"/>
        </w:rPr>
        <w:t>erbal/AC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English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HSG</w:t>
      </w:r>
      <w:r>
        <w:rPr>
          <w:rFonts w:ascii="Times New Roman" w:hAnsi="Times New Roman"/>
          <w:b/>
          <w:bCs/>
          <w:i/>
          <w:iCs/>
          <w:color w:val="191919"/>
          <w:spacing w:val="-15"/>
          <w:sz w:val="18"/>
          <w:szCs w:val="18"/>
        </w:rPr>
        <w:t>P</w:t>
      </w:r>
      <w:r>
        <w:rPr>
          <w:rFonts w:ascii="Times New Roman" w:hAnsi="Times New Roman"/>
          <w:b/>
          <w:bCs/>
          <w:i/>
          <w:iCs/>
          <w:color w:val="191919"/>
          <w:spacing w:val="-2"/>
          <w:sz w:val="18"/>
          <w:szCs w:val="18"/>
        </w:rPr>
        <w:t>A</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Freshma</w:t>
      </w:r>
      <w:r>
        <w:rPr>
          <w:rFonts w:ascii="Times New Roman" w:hAnsi="Times New Roman"/>
          <w:b/>
          <w:bCs/>
          <w:i/>
          <w:iCs/>
          <w:color w:val="191919"/>
          <w:sz w:val="18"/>
          <w:szCs w:val="18"/>
        </w:rPr>
        <w:t>n</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Index</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plu</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C</w:t>
      </w:r>
      <w:ins w:id="188" w:author="mdavis47" w:date="2011-04-07T08:28:00Z">
        <w:r>
          <w:rPr>
            <w:rFonts w:ascii="Times New Roman" w:hAnsi="Times New Roman"/>
            <w:b/>
            <w:bCs/>
            <w:i/>
            <w:iCs/>
            <w:color w:val="191919"/>
            <w:spacing w:val="-2"/>
            <w:sz w:val="18"/>
            <w:szCs w:val="18"/>
          </w:rPr>
          <w:t xml:space="preserve">ollege </w:t>
        </w:r>
      </w:ins>
      <w:r>
        <w:rPr>
          <w:rFonts w:ascii="Times New Roman" w:hAnsi="Times New Roman"/>
          <w:b/>
          <w:bCs/>
          <w:i/>
          <w:iCs/>
          <w:color w:val="191919"/>
          <w:spacing w:val="-2"/>
          <w:sz w:val="18"/>
          <w:szCs w:val="18"/>
        </w:rPr>
        <w:t>P</w:t>
      </w:r>
      <w:del w:id="189" w:author="mdavis47" w:date="2011-04-07T08:28:00Z">
        <w:r w:rsidDel="00847058">
          <w:rPr>
            <w:rFonts w:ascii="Times New Roman" w:hAnsi="Times New Roman"/>
            <w:b/>
            <w:bCs/>
            <w:i/>
            <w:iCs/>
            <w:color w:val="191919"/>
            <w:spacing w:val="-2"/>
            <w:sz w:val="18"/>
            <w:szCs w:val="18"/>
          </w:rPr>
          <w:delText>P</w:delText>
        </w:r>
      </w:del>
      <w:ins w:id="190" w:author="mdavis47" w:date="2011-04-07T08:28:00Z">
        <w:r>
          <w:rPr>
            <w:rFonts w:ascii="Times New Roman" w:hAnsi="Times New Roman"/>
            <w:b/>
            <w:bCs/>
            <w:i/>
            <w:iCs/>
            <w:color w:val="191919"/>
            <w:spacing w:val="-2"/>
            <w:sz w:val="18"/>
            <w:szCs w:val="18"/>
          </w:rPr>
          <w:t xml:space="preserve">reparatory </w:t>
        </w:r>
      </w:ins>
      <w:r>
        <w:rPr>
          <w:rFonts w:ascii="Times New Roman" w:hAnsi="Times New Roman"/>
          <w:b/>
          <w:bCs/>
          <w:i/>
          <w:iCs/>
          <w:color w:val="191919"/>
          <w:sz w:val="18"/>
          <w:szCs w:val="18"/>
        </w:rPr>
        <w:t>C</w:t>
      </w:r>
      <w:ins w:id="191" w:author="mdavis47" w:date="2011-04-07T08:29:00Z">
        <w:r>
          <w:rPr>
            <w:rFonts w:ascii="Times New Roman" w:hAnsi="Times New Roman"/>
            <w:b/>
            <w:bCs/>
            <w:i/>
            <w:iCs/>
            <w:color w:val="191919"/>
            <w:sz w:val="18"/>
            <w:szCs w:val="18"/>
          </w:rPr>
          <w:t>urriculum</w:t>
        </w:r>
      </w:ins>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uni</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re</w:t>
      </w:r>
      <w:del w:id="192" w:author="mdavis47" w:date="2011-04-07T08:29:00Z">
        <w:r w:rsidDel="00847058">
          <w:rPr>
            <w:rFonts w:ascii="Times New Roman" w:hAnsi="Times New Roman"/>
            <w:b/>
            <w:bCs/>
            <w:i/>
            <w:iCs/>
            <w:color w:val="191919"/>
            <w:spacing w:val="-2"/>
            <w:sz w:val="18"/>
            <w:szCs w:val="18"/>
          </w:rPr>
          <w:delText xml:space="preserve">- </w:delText>
        </w:r>
      </w:del>
      <w:r>
        <w:rPr>
          <w:rFonts w:ascii="Times New Roman" w:hAnsi="Times New Roman"/>
          <w:b/>
          <w:bCs/>
          <w:i/>
          <w:iCs/>
          <w:color w:val="191919"/>
          <w:spacing w:val="-2"/>
          <w:sz w:val="18"/>
          <w:szCs w:val="18"/>
        </w:rPr>
        <w:t>quirement</w:t>
      </w:r>
      <w:r>
        <w:rPr>
          <w:rFonts w:ascii="Times New Roman" w:hAnsi="Times New Roman"/>
          <w:b/>
          <w:bCs/>
          <w:i/>
          <w:iCs/>
          <w:color w:val="191919"/>
          <w:sz w:val="18"/>
          <w:szCs w:val="18"/>
        </w:rPr>
        <w:t>s</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t</w:t>
      </w:r>
      <w:r>
        <w:rPr>
          <w:rFonts w:ascii="Times New Roman" w:hAnsi="Times New Roman"/>
          <w:b/>
          <w:bCs/>
          <w:i/>
          <w:iCs/>
          <w:color w:val="191919"/>
          <w:sz w:val="18"/>
          <w:szCs w:val="18"/>
        </w:rPr>
        <w:t>o</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b</w:t>
      </w:r>
      <w:r>
        <w:rPr>
          <w:rFonts w:ascii="Times New Roman" w:hAnsi="Times New Roman"/>
          <w:b/>
          <w:bCs/>
          <w:i/>
          <w:iCs/>
          <w:color w:val="191919"/>
          <w:sz w:val="18"/>
          <w:szCs w:val="18"/>
        </w:rPr>
        <w:t>e</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accepte</w:t>
      </w:r>
      <w:r>
        <w:rPr>
          <w:rFonts w:ascii="Times New Roman" w:hAnsi="Times New Roman"/>
          <w:b/>
          <w:bCs/>
          <w:i/>
          <w:iCs/>
          <w:color w:val="191919"/>
          <w:sz w:val="18"/>
          <w:szCs w:val="18"/>
        </w:rPr>
        <w:t>d</w:t>
      </w:r>
      <w:del w:id="193" w:author="mdavis47" w:date="2011-04-07T08:29:00Z">
        <w:r w:rsidDel="00847058">
          <w:rPr>
            <w:rFonts w:ascii="Times New Roman" w:hAnsi="Times New Roman"/>
            <w:b/>
            <w:bCs/>
            <w:i/>
            <w:iCs/>
            <w:color w:val="191919"/>
            <w:spacing w:val="-3"/>
            <w:sz w:val="18"/>
            <w:szCs w:val="18"/>
          </w:rPr>
          <w:delText xml:space="preserve"> </w:delText>
        </w:r>
        <w:r w:rsidDel="00847058">
          <w:rPr>
            <w:rFonts w:ascii="Times New Roman" w:hAnsi="Times New Roman"/>
            <w:b/>
            <w:bCs/>
            <w:i/>
            <w:iCs/>
            <w:color w:val="191919"/>
            <w:spacing w:val="-2"/>
            <w:sz w:val="18"/>
            <w:szCs w:val="18"/>
          </w:rPr>
          <w:delText>prio</w:delText>
        </w:r>
        <w:r w:rsidDel="00847058">
          <w:rPr>
            <w:rFonts w:ascii="Times New Roman" w:hAnsi="Times New Roman"/>
            <w:b/>
            <w:bCs/>
            <w:i/>
            <w:iCs/>
            <w:color w:val="191919"/>
            <w:sz w:val="18"/>
            <w:szCs w:val="18"/>
          </w:rPr>
          <w:delText>r</w:delText>
        </w:r>
        <w:r w:rsidDel="00847058">
          <w:rPr>
            <w:rFonts w:ascii="Times New Roman" w:hAnsi="Times New Roman"/>
            <w:b/>
            <w:bCs/>
            <w:i/>
            <w:iCs/>
            <w:color w:val="191919"/>
            <w:spacing w:val="-4"/>
            <w:sz w:val="18"/>
            <w:szCs w:val="18"/>
          </w:rPr>
          <w:delText xml:space="preserve"> </w:delText>
        </w:r>
        <w:r w:rsidDel="00847058">
          <w:rPr>
            <w:rFonts w:ascii="Times New Roman" w:hAnsi="Times New Roman"/>
            <w:b/>
            <w:bCs/>
            <w:i/>
            <w:iCs/>
            <w:color w:val="191919"/>
            <w:spacing w:val="-2"/>
            <w:sz w:val="18"/>
            <w:szCs w:val="18"/>
          </w:rPr>
          <w:delText>t</w:delText>
        </w:r>
        <w:r w:rsidDel="00847058">
          <w:rPr>
            <w:rFonts w:ascii="Times New Roman" w:hAnsi="Times New Roman"/>
            <w:b/>
            <w:bCs/>
            <w:i/>
            <w:iCs/>
            <w:color w:val="191919"/>
            <w:sz w:val="18"/>
            <w:szCs w:val="18"/>
          </w:rPr>
          <w:delText>o</w:delText>
        </w:r>
        <w:r w:rsidDel="00847058">
          <w:rPr>
            <w:rFonts w:ascii="Times New Roman" w:hAnsi="Times New Roman"/>
            <w:b/>
            <w:bCs/>
            <w:i/>
            <w:iCs/>
            <w:color w:val="191919"/>
            <w:spacing w:val="-4"/>
            <w:sz w:val="18"/>
            <w:szCs w:val="18"/>
          </w:rPr>
          <w:delText xml:space="preserve"> </w:delText>
        </w:r>
        <w:r w:rsidDel="00847058">
          <w:rPr>
            <w:rFonts w:ascii="Times New Roman" w:hAnsi="Times New Roman"/>
            <w:b/>
            <w:bCs/>
            <w:i/>
            <w:iCs/>
            <w:color w:val="191919"/>
            <w:spacing w:val="-2"/>
            <w:sz w:val="18"/>
            <w:szCs w:val="18"/>
          </w:rPr>
          <w:delText>2001</w:delText>
        </w:r>
      </w:del>
      <w:del w:id="194" w:author="mdavis47" w:date="2011-04-07T08:30:00Z">
        <w:r w:rsidDel="00847058">
          <w:rPr>
            <w:rFonts w:ascii="Times New Roman" w:hAnsi="Times New Roman"/>
            <w:b/>
            <w:bCs/>
            <w:i/>
            <w:iCs/>
            <w:color w:val="191919"/>
            <w:spacing w:val="-2"/>
            <w:sz w:val="18"/>
            <w:szCs w:val="18"/>
          </w:rPr>
          <w:delText>.</w:delText>
        </w:r>
      </w:del>
    </w:p>
    <w:p w:rsidR="00FB5CC6" w:rsidRDefault="00D03216">
      <w:pPr>
        <w:widowControl w:val="0"/>
        <w:autoSpaceDE w:val="0"/>
        <w:autoSpaceDN w:val="0"/>
        <w:adjustRightInd w:val="0"/>
        <w:spacing w:before="6" w:after="0" w:line="250" w:lineRule="auto"/>
        <w:ind w:left="180" w:right="993" w:firstLine="0"/>
        <w:jc w:val="both"/>
        <w:rPr>
          <w:ins w:id="195" w:author="mdavis47" w:date="2011-04-07T08:30:00Z"/>
          <w:rFonts w:ascii="Times New Roman" w:hAnsi="Times New Roman"/>
          <w:b/>
          <w:bCs/>
          <w:i/>
          <w:iCs/>
          <w:color w:val="191919"/>
          <w:spacing w:val="-2"/>
          <w:sz w:val="18"/>
          <w:szCs w:val="18"/>
        </w:rPr>
        <w:pPrChange w:id="196" w:author="mdavis47" w:date="2011-04-07T08:32:00Z">
          <w:pPr>
            <w:widowControl w:val="0"/>
            <w:numPr>
              <w:numId w:val="5"/>
            </w:numPr>
            <w:autoSpaceDE w:val="0"/>
            <w:autoSpaceDN w:val="0"/>
            <w:adjustRightInd w:val="0"/>
            <w:spacing w:before="3" w:after="0"/>
            <w:ind w:left="1440" w:hanging="360"/>
          </w:pPr>
        </w:pPrChange>
      </w:pPr>
      <w:ins w:id="197" w:author="mdavis47" w:date="2011-04-07T08:31:00Z">
        <w:r>
          <w:rPr>
            <w:rFonts w:ascii="Times New Roman" w:hAnsi="Times New Roman"/>
            <w:b/>
            <w:bCs/>
            <w:i/>
            <w:iCs/>
            <w:color w:val="191919"/>
            <w:spacing w:val="-2"/>
            <w:sz w:val="18"/>
            <w:szCs w:val="18"/>
          </w:rPr>
          <w:t>*</w:t>
        </w:r>
      </w:ins>
      <w:r w:rsidR="00566B75" w:rsidRPr="00566B75">
        <w:rPr>
          <w:rFonts w:ascii="Times New Roman" w:hAnsi="Times New Roman"/>
          <w:b/>
          <w:bCs/>
          <w:i/>
          <w:iCs/>
          <w:color w:val="191919"/>
          <w:spacing w:val="-2"/>
          <w:sz w:val="18"/>
          <w:szCs w:val="18"/>
          <w:rPrChange w:id="198" w:author="mdavis47" w:date="2011-04-07T08:30:00Z">
            <w:rPr>
              <w:rFonts w:ascii="Times New Roman" w:hAnsi="Times New Roman"/>
              <w:b/>
              <w:bCs/>
              <w:i/>
              <w:iCs/>
              <w:color w:val="191919"/>
              <w:spacing w:val="-2"/>
              <w:sz w:val="18"/>
              <w:szCs w:val="18"/>
              <w:u w:val="single"/>
            </w:rPr>
          </w:rPrChange>
        </w:rPr>
        <w:t>Freshma</w:t>
      </w:r>
      <w:r w:rsidR="00566B75" w:rsidRPr="00566B75">
        <w:rPr>
          <w:rFonts w:ascii="Times New Roman" w:hAnsi="Times New Roman"/>
          <w:b/>
          <w:bCs/>
          <w:i/>
          <w:iCs/>
          <w:color w:val="191919"/>
          <w:sz w:val="18"/>
          <w:szCs w:val="18"/>
          <w:rPrChange w:id="199" w:author="mdavis47" w:date="2011-04-07T08:30:00Z">
            <w:rPr>
              <w:rFonts w:ascii="Times New Roman" w:hAnsi="Times New Roman"/>
              <w:b/>
              <w:bCs/>
              <w:i/>
              <w:iCs/>
              <w:color w:val="191919"/>
              <w:sz w:val="18"/>
              <w:szCs w:val="18"/>
              <w:u w:val="single"/>
            </w:rPr>
          </w:rPrChange>
        </w:rPr>
        <w:t>n</w:t>
      </w:r>
      <w:r w:rsidR="00566B75" w:rsidRPr="00566B75">
        <w:rPr>
          <w:rFonts w:ascii="Times New Roman" w:hAnsi="Times New Roman"/>
          <w:b/>
          <w:bCs/>
          <w:i/>
          <w:iCs/>
          <w:color w:val="191919"/>
          <w:spacing w:val="-4"/>
          <w:sz w:val="18"/>
          <w:szCs w:val="18"/>
          <w:rPrChange w:id="200" w:author="mdavis47" w:date="2011-04-07T08:30:00Z">
            <w:rPr>
              <w:rFonts w:ascii="Times New Roman" w:hAnsi="Times New Roman"/>
              <w:b/>
              <w:bCs/>
              <w:i/>
              <w:iCs/>
              <w:color w:val="191919"/>
              <w:spacing w:val="-4"/>
              <w:sz w:val="18"/>
              <w:szCs w:val="18"/>
              <w:u w:val="single"/>
            </w:rPr>
          </w:rPrChange>
        </w:rPr>
        <w:t xml:space="preserve"> </w:t>
      </w:r>
      <w:r w:rsidR="00566B75" w:rsidRPr="00566B75">
        <w:rPr>
          <w:rFonts w:ascii="Times New Roman" w:hAnsi="Times New Roman"/>
          <w:b/>
          <w:bCs/>
          <w:i/>
          <w:iCs/>
          <w:color w:val="191919"/>
          <w:spacing w:val="-2"/>
          <w:sz w:val="18"/>
          <w:szCs w:val="18"/>
          <w:rPrChange w:id="201" w:author="mdavis47" w:date="2011-04-07T08:30:00Z">
            <w:rPr>
              <w:rFonts w:ascii="Times New Roman" w:hAnsi="Times New Roman"/>
              <w:b/>
              <w:bCs/>
              <w:i/>
              <w:iCs/>
              <w:color w:val="191919"/>
              <w:spacing w:val="-2"/>
              <w:sz w:val="18"/>
              <w:szCs w:val="18"/>
              <w:u w:val="single"/>
            </w:rPr>
          </w:rPrChange>
        </w:rPr>
        <w:t>Inde</w:t>
      </w:r>
      <w:r w:rsidR="00566B75" w:rsidRPr="00566B75">
        <w:rPr>
          <w:rFonts w:ascii="Times New Roman" w:hAnsi="Times New Roman"/>
          <w:b/>
          <w:bCs/>
          <w:i/>
          <w:iCs/>
          <w:color w:val="191919"/>
          <w:sz w:val="18"/>
          <w:szCs w:val="18"/>
          <w:rPrChange w:id="202" w:author="mdavis47" w:date="2011-04-07T08:30:00Z">
            <w:rPr>
              <w:rFonts w:ascii="Times New Roman" w:hAnsi="Times New Roman"/>
              <w:b/>
              <w:bCs/>
              <w:i/>
              <w:iCs/>
              <w:color w:val="191919"/>
              <w:sz w:val="18"/>
              <w:szCs w:val="18"/>
              <w:u w:val="single"/>
            </w:rPr>
          </w:rPrChange>
        </w:rPr>
        <w:t>x</w:t>
      </w:r>
      <w:r w:rsidR="00566B75" w:rsidRPr="00566B75">
        <w:rPr>
          <w:rFonts w:ascii="Times New Roman" w:hAnsi="Times New Roman"/>
          <w:b/>
          <w:bCs/>
          <w:i/>
          <w:iCs/>
          <w:color w:val="191919"/>
          <w:spacing w:val="-4"/>
          <w:sz w:val="18"/>
          <w:szCs w:val="18"/>
          <w:rPrChange w:id="203" w:author="mdavis47" w:date="2011-04-07T08:30:00Z">
            <w:rPr>
              <w:rFonts w:ascii="Times New Roman" w:hAnsi="Times New Roman"/>
              <w:b/>
              <w:bCs/>
              <w:i/>
              <w:iCs/>
              <w:color w:val="191919"/>
              <w:spacing w:val="-4"/>
              <w:sz w:val="18"/>
              <w:szCs w:val="18"/>
              <w:u w:val="single"/>
            </w:rPr>
          </w:rPrChange>
        </w:rPr>
        <w:t xml:space="preserve"> </w:t>
      </w:r>
      <w:r w:rsidR="00566B75" w:rsidRPr="00566B75">
        <w:rPr>
          <w:rFonts w:ascii="Times New Roman" w:hAnsi="Times New Roman"/>
          <w:b/>
          <w:bCs/>
          <w:i/>
          <w:iCs/>
          <w:color w:val="191919"/>
          <w:sz w:val="18"/>
          <w:szCs w:val="18"/>
          <w:rPrChange w:id="204" w:author="mdavis47" w:date="2011-04-07T08:30:00Z">
            <w:rPr>
              <w:rFonts w:ascii="Times New Roman" w:hAnsi="Times New Roman"/>
              <w:b/>
              <w:bCs/>
              <w:i/>
              <w:iCs/>
              <w:color w:val="191919"/>
              <w:sz w:val="18"/>
              <w:szCs w:val="18"/>
              <w:u w:val="single"/>
            </w:rPr>
          </w:rPrChange>
        </w:rPr>
        <w:t>=</w:t>
      </w:r>
      <w:r w:rsidR="00566B75" w:rsidRPr="00566B75">
        <w:rPr>
          <w:rFonts w:ascii="Times New Roman" w:hAnsi="Times New Roman"/>
          <w:b/>
          <w:bCs/>
          <w:i/>
          <w:iCs/>
          <w:color w:val="191919"/>
          <w:spacing w:val="-4"/>
          <w:sz w:val="18"/>
          <w:szCs w:val="18"/>
          <w:rPrChange w:id="205" w:author="mdavis47" w:date="2011-04-07T08:30:00Z">
            <w:rPr>
              <w:rFonts w:ascii="Times New Roman" w:hAnsi="Times New Roman"/>
              <w:b/>
              <w:bCs/>
              <w:i/>
              <w:iCs/>
              <w:color w:val="191919"/>
              <w:spacing w:val="-4"/>
              <w:sz w:val="18"/>
              <w:szCs w:val="18"/>
              <w:u w:val="single"/>
            </w:rPr>
          </w:rPrChange>
        </w:rPr>
        <w:t xml:space="preserve"> </w:t>
      </w:r>
      <w:del w:id="206" w:author="mdavis47" w:date="2011-04-07T08:30:00Z">
        <w:r w:rsidR="00566B75" w:rsidRPr="00566B75">
          <w:rPr>
            <w:rFonts w:ascii="Times New Roman" w:hAnsi="Times New Roman"/>
            <w:b/>
            <w:bCs/>
            <w:i/>
            <w:iCs/>
            <w:color w:val="191919"/>
            <w:spacing w:val="-18"/>
            <w:sz w:val="18"/>
            <w:szCs w:val="18"/>
            <w:rPrChange w:id="207" w:author="mdavis47" w:date="2011-04-07T08:30:00Z">
              <w:rPr>
                <w:rFonts w:ascii="Times New Roman" w:hAnsi="Times New Roman"/>
                <w:b/>
                <w:bCs/>
                <w:i/>
                <w:iCs/>
                <w:color w:val="191919"/>
                <w:spacing w:val="-18"/>
                <w:sz w:val="18"/>
                <w:szCs w:val="18"/>
                <w:u w:val="single"/>
              </w:rPr>
            </w:rPrChange>
          </w:rPr>
          <w:delText>T</w:delText>
        </w:r>
        <w:r w:rsidR="00566B75" w:rsidRPr="00566B75">
          <w:rPr>
            <w:rFonts w:ascii="Times New Roman" w:hAnsi="Times New Roman"/>
            <w:b/>
            <w:bCs/>
            <w:i/>
            <w:iCs/>
            <w:color w:val="191919"/>
            <w:spacing w:val="-2"/>
            <w:sz w:val="18"/>
            <w:szCs w:val="18"/>
            <w:rPrChange w:id="208" w:author="mdavis47" w:date="2011-04-07T08:30:00Z">
              <w:rPr>
                <w:rFonts w:ascii="Times New Roman" w:hAnsi="Times New Roman"/>
                <w:b/>
                <w:bCs/>
                <w:i/>
                <w:iCs/>
                <w:color w:val="191919"/>
                <w:spacing w:val="-2"/>
                <w:sz w:val="18"/>
                <w:szCs w:val="18"/>
                <w:u w:val="single"/>
              </w:rPr>
            </w:rPrChange>
          </w:rPr>
          <w:delText>ota</w:delText>
        </w:r>
        <w:r w:rsidR="00566B75" w:rsidRPr="00566B75">
          <w:rPr>
            <w:rFonts w:ascii="Times New Roman" w:hAnsi="Times New Roman"/>
            <w:b/>
            <w:bCs/>
            <w:i/>
            <w:iCs/>
            <w:color w:val="191919"/>
            <w:sz w:val="18"/>
            <w:szCs w:val="18"/>
            <w:rPrChange w:id="209" w:author="mdavis47" w:date="2011-04-07T08:30:00Z">
              <w:rPr>
                <w:rFonts w:ascii="Times New Roman" w:hAnsi="Times New Roman"/>
                <w:b/>
                <w:bCs/>
                <w:i/>
                <w:iCs/>
                <w:color w:val="191919"/>
                <w:sz w:val="18"/>
                <w:szCs w:val="18"/>
                <w:u w:val="single"/>
              </w:rPr>
            </w:rPrChange>
          </w:rPr>
          <w:delText>l</w:delText>
        </w:r>
        <w:r w:rsidR="00566B75" w:rsidRPr="00566B75">
          <w:rPr>
            <w:rFonts w:ascii="Times New Roman" w:hAnsi="Times New Roman"/>
            <w:b/>
            <w:bCs/>
            <w:i/>
            <w:iCs/>
            <w:color w:val="191919"/>
            <w:spacing w:val="-4"/>
            <w:sz w:val="18"/>
            <w:szCs w:val="18"/>
            <w:rPrChange w:id="210"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pacing w:val="-2"/>
            <w:sz w:val="18"/>
            <w:szCs w:val="18"/>
            <w:rPrChange w:id="211" w:author="mdavis47" w:date="2011-04-07T08:30:00Z">
              <w:rPr>
                <w:rFonts w:ascii="Times New Roman" w:hAnsi="Times New Roman"/>
                <w:b/>
                <w:bCs/>
                <w:i/>
                <w:iCs/>
                <w:color w:val="191919"/>
                <w:spacing w:val="-2"/>
                <w:sz w:val="18"/>
                <w:szCs w:val="18"/>
                <w:u w:val="single"/>
              </w:rPr>
            </w:rPrChange>
          </w:rPr>
          <w:delText>S</w:delText>
        </w:r>
        <w:r w:rsidR="00566B75" w:rsidRPr="00566B75">
          <w:rPr>
            <w:rFonts w:ascii="Times New Roman" w:hAnsi="Times New Roman"/>
            <w:b/>
            <w:bCs/>
            <w:i/>
            <w:iCs/>
            <w:color w:val="191919"/>
            <w:spacing w:val="-12"/>
            <w:sz w:val="18"/>
            <w:szCs w:val="18"/>
            <w:rPrChange w:id="212" w:author="mdavis47" w:date="2011-04-07T08:30:00Z">
              <w:rPr>
                <w:rFonts w:ascii="Times New Roman" w:hAnsi="Times New Roman"/>
                <w:b/>
                <w:bCs/>
                <w:i/>
                <w:iCs/>
                <w:color w:val="191919"/>
                <w:spacing w:val="-12"/>
                <w:sz w:val="18"/>
                <w:szCs w:val="18"/>
                <w:u w:val="single"/>
              </w:rPr>
            </w:rPrChange>
          </w:rPr>
          <w:delText>A</w:delText>
        </w:r>
        <w:r w:rsidR="00566B75" w:rsidRPr="00566B75">
          <w:rPr>
            <w:rFonts w:ascii="Times New Roman" w:hAnsi="Times New Roman"/>
            <w:b/>
            <w:bCs/>
            <w:i/>
            <w:iCs/>
            <w:color w:val="191919"/>
            <w:spacing w:val="-2"/>
            <w:sz w:val="18"/>
            <w:szCs w:val="18"/>
            <w:rPrChange w:id="213" w:author="mdavis47" w:date="2011-04-07T08:30:00Z">
              <w:rPr>
                <w:rFonts w:ascii="Times New Roman" w:hAnsi="Times New Roman"/>
                <w:b/>
                <w:bCs/>
                <w:i/>
                <w:iCs/>
                <w:color w:val="191919"/>
                <w:spacing w:val="-2"/>
                <w:sz w:val="18"/>
                <w:szCs w:val="18"/>
                <w:u w:val="single"/>
              </w:rPr>
            </w:rPrChange>
          </w:rPr>
          <w:delText>T/AC</w:delText>
        </w:r>
        <w:r w:rsidR="00566B75" w:rsidRPr="00566B75">
          <w:rPr>
            <w:rFonts w:ascii="Times New Roman" w:hAnsi="Times New Roman"/>
            <w:b/>
            <w:bCs/>
            <w:i/>
            <w:iCs/>
            <w:color w:val="191919"/>
            <w:sz w:val="18"/>
            <w:szCs w:val="18"/>
            <w:rPrChange w:id="214" w:author="mdavis47" w:date="2011-04-07T08:30:00Z">
              <w:rPr>
                <w:rFonts w:ascii="Times New Roman" w:hAnsi="Times New Roman"/>
                <w:b/>
                <w:bCs/>
                <w:i/>
                <w:iCs/>
                <w:color w:val="191919"/>
                <w:sz w:val="18"/>
                <w:szCs w:val="18"/>
                <w:u w:val="single"/>
              </w:rPr>
            </w:rPrChange>
          </w:rPr>
          <w:delText>T</w:delText>
        </w:r>
        <w:r w:rsidR="00566B75" w:rsidRPr="00566B75">
          <w:rPr>
            <w:rFonts w:ascii="Times New Roman" w:hAnsi="Times New Roman"/>
            <w:b/>
            <w:bCs/>
            <w:i/>
            <w:iCs/>
            <w:color w:val="191919"/>
            <w:spacing w:val="-4"/>
            <w:sz w:val="18"/>
            <w:szCs w:val="18"/>
            <w:rPrChange w:id="215"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pacing w:val="-2"/>
            <w:sz w:val="18"/>
            <w:szCs w:val="18"/>
            <w:rPrChange w:id="216" w:author="mdavis47" w:date="2011-04-07T08:30:00Z">
              <w:rPr>
                <w:rFonts w:ascii="Times New Roman" w:hAnsi="Times New Roman"/>
                <w:b/>
                <w:bCs/>
                <w:i/>
                <w:iCs/>
                <w:color w:val="191919"/>
                <w:spacing w:val="-2"/>
                <w:sz w:val="18"/>
                <w:szCs w:val="18"/>
                <w:u w:val="single"/>
              </w:rPr>
            </w:rPrChange>
          </w:rPr>
          <w:delText>score</w:delText>
        </w:r>
        <w:r w:rsidR="00566B75" w:rsidRPr="00566B75">
          <w:rPr>
            <w:rFonts w:ascii="Times New Roman" w:hAnsi="Times New Roman"/>
            <w:b/>
            <w:bCs/>
            <w:i/>
            <w:iCs/>
            <w:color w:val="191919"/>
            <w:sz w:val="18"/>
            <w:szCs w:val="18"/>
            <w:rPrChange w:id="217" w:author="mdavis47" w:date="2011-04-07T08:30:00Z">
              <w:rPr>
                <w:rFonts w:ascii="Times New Roman" w:hAnsi="Times New Roman"/>
                <w:b/>
                <w:bCs/>
                <w:i/>
                <w:iCs/>
                <w:color w:val="191919"/>
                <w:sz w:val="18"/>
                <w:szCs w:val="18"/>
                <w:u w:val="single"/>
              </w:rPr>
            </w:rPrChange>
          </w:rPr>
          <w:delText>s</w:delText>
        </w:r>
        <w:r w:rsidR="00566B75" w:rsidRPr="00566B75">
          <w:rPr>
            <w:rFonts w:ascii="Times New Roman" w:hAnsi="Times New Roman"/>
            <w:b/>
            <w:bCs/>
            <w:i/>
            <w:iCs/>
            <w:color w:val="191919"/>
            <w:spacing w:val="-4"/>
            <w:sz w:val="18"/>
            <w:szCs w:val="18"/>
            <w:rPrChange w:id="218"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z w:val="18"/>
            <w:szCs w:val="18"/>
            <w:rPrChange w:id="219" w:author="mdavis47" w:date="2011-04-07T08:30:00Z">
              <w:rPr>
                <w:rFonts w:ascii="Times New Roman" w:hAnsi="Times New Roman"/>
                <w:b/>
                <w:bCs/>
                <w:i/>
                <w:iCs/>
                <w:color w:val="191919"/>
                <w:sz w:val="18"/>
                <w:szCs w:val="18"/>
                <w:u w:val="single"/>
              </w:rPr>
            </w:rPrChange>
          </w:rPr>
          <w:delText>+</w:delText>
        </w:r>
        <w:r w:rsidR="00566B75" w:rsidRPr="00566B75">
          <w:rPr>
            <w:rFonts w:ascii="Times New Roman" w:hAnsi="Times New Roman"/>
            <w:b/>
            <w:bCs/>
            <w:i/>
            <w:iCs/>
            <w:color w:val="191919"/>
            <w:spacing w:val="-4"/>
            <w:sz w:val="18"/>
            <w:szCs w:val="18"/>
            <w:rPrChange w:id="220"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pacing w:val="-2"/>
            <w:sz w:val="18"/>
            <w:szCs w:val="18"/>
            <w:rPrChange w:id="221" w:author="mdavis47" w:date="2011-04-07T08:30:00Z">
              <w:rPr>
                <w:rFonts w:ascii="Times New Roman" w:hAnsi="Times New Roman"/>
                <w:b/>
                <w:bCs/>
                <w:i/>
                <w:iCs/>
                <w:color w:val="191919"/>
                <w:spacing w:val="-2"/>
                <w:sz w:val="18"/>
                <w:szCs w:val="18"/>
                <w:u w:val="single"/>
              </w:rPr>
            </w:rPrChange>
          </w:rPr>
          <w:delText>(Hig</w:delText>
        </w:r>
        <w:r w:rsidR="00566B75" w:rsidRPr="00566B75">
          <w:rPr>
            <w:rFonts w:ascii="Times New Roman" w:hAnsi="Times New Roman"/>
            <w:b/>
            <w:bCs/>
            <w:i/>
            <w:iCs/>
            <w:color w:val="191919"/>
            <w:sz w:val="18"/>
            <w:szCs w:val="18"/>
            <w:rPrChange w:id="222" w:author="mdavis47" w:date="2011-04-07T08:30:00Z">
              <w:rPr>
                <w:rFonts w:ascii="Times New Roman" w:hAnsi="Times New Roman"/>
                <w:b/>
                <w:bCs/>
                <w:i/>
                <w:iCs/>
                <w:color w:val="191919"/>
                <w:sz w:val="18"/>
                <w:szCs w:val="18"/>
                <w:u w:val="single"/>
              </w:rPr>
            </w:rPrChange>
          </w:rPr>
          <w:delText>h</w:delText>
        </w:r>
        <w:r w:rsidR="00566B75" w:rsidRPr="00566B75">
          <w:rPr>
            <w:rFonts w:ascii="Times New Roman" w:hAnsi="Times New Roman"/>
            <w:b/>
            <w:bCs/>
            <w:i/>
            <w:iCs/>
            <w:color w:val="191919"/>
            <w:spacing w:val="-4"/>
            <w:sz w:val="18"/>
            <w:szCs w:val="18"/>
            <w:rPrChange w:id="223"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pacing w:val="-2"/>
            <w:sz w:val="18"/>
            <w:szCs w:val="18"/>
            <w:rPrChange w:id="224" w:author="mdavis47" w:date="2011-04-07T08:30:00Z">
              <w:rPr>
                <w:rFonts w:ascii="Times New Roman" w:hAnsi="Times New Roman"/>
                <w:b/>
                <w:bCs/>
                <w:i/>
                <w:iCs/>
                <w:color w:val="191919"/>
                <w:spacing w:val="-2"/>
                <w:sz w:val="18"/>
                <w:szCs w:val="18"/>
                <w:u w:val="single"/>
              </w:rPr>
            </w:rPrChange>
          </w:rPr>
          <w:delText>Schoo</w:delText>
        </w:r>
        <w:r w:rsidR="00566B75" w:rsidRPr="00566B75">
          <w:rPr>
            <w:rFonts w:ascii="Times New Roman" w:hAnsi="Times New Roman"/>
            <w:b/>
            <w:bCs/>
            <w:i/>
            <w:iCs/>
            <w:color w:val="191919"/>
            <w:sz w:val="18"/>
            <w:szCs w:val="18"/>
            <w:rPrChange w:id="225" w:author="mdavis47" w:date="2011-04-07T08:30:00Z">
              <w:rPr>
                <w:rFonts w:ascii="Times New Roman" w:hAnsi="Times New Roman"/>
                <w:b/>
                <w:bCs/>
                <w:i/>
                <w:iCs/>
                <w:color w:val="191919"/>
                <w:sz w:val="18"/>
                <w:szCs w:val="18"/>
                <w:u w:val="single"/>
              </w:rPr>
            </w:rPrChange>
          </w:rPr>
          <w:delText>l</w:delText>
        </w:r>
        <w:r w:rsidR="00566B75" w:rsidRPr="00566B75">
          <w:rPr>
            <w:rFonts w:ascii="Times New Roman" w:hAnsi="Times New Roman"/>
            <w:b/>
            <w:bCs/>
            <w:i/>
            <w:iCs/>
            <w:color w:val="191919"/>
            <w:spacing w:val="-4"/>
            <w:sz w:val="18"/>
            <w:szCs w:val="18"/>
            <w:rPrChange w:id="226"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pacing w:val="-2"/>
            <w:sz w:val="18"/>
            <w:szCs w:val="18"/>
            <w:rPrChange w:id="227" w:author="mdavis47" w:date="2011-04-07T08:30:00Z">
              <w:rPr>
                <w:rFonts w:ascii="Times New Roman" w:hAnsi="Times New Roman"/>
                <w:b/>
                <w:bCs/>
                <w:i/>
                <w:iCs/>
                <w:color w:val="191919"/>
                <w:spacing w:val="-2"/>
                <w:sz w:val="18"/>
                <w:szCs w:val="18"/>
                <w:u w:val="single"/>
              </w:rPr>
            </w:rPrChange>
          </w:rPr>
          <w:delText>Grad</w:delText>
        </w:r>
        <w:r w:rsidR="00566B75" w:rsidRPr="00566B75">
          <w:rPr>
            <w:rFonts w:ascii="Times New Roman" w:hAnsi="Times New Roman"/>
            <w:b/>
            <w:bCs/>
            <w:i/>
            <w:iCs/>
            <w:color w:val="191919"/>
            <w:sz w:val="18"/>
            <w:szCs w:val="18"/>
            <w:rPrChange w:id="228" w:author="mdavis47" w:date="2011-04-07T08:30:00Z">
              <w:rPr>
                <w:rFonts w:ascii="Times New Roman" w:hAnsi="Times New Roman"/>
                <w:b/>
                <w:bCs/>
                <w:i/>
                <w:iCs/>
                <w:color w:val="191919"/>
                <w:sz w:val="18"/>
                <w:szCs w:val="18"/>
                <w:u w:val="single"/>
              </w:rPr>
            </w:rPrChange>
          </w:rPr>
          <w:delText>e</w:delText>
        </w:r>
        <w:r w:rsidR="00566B75" w:rsidRPr="00566B75">
          <w:rPr>
            <w:rFonts w:ascii="Times New Roman" w:hAnsi="Times New Roman"/>
            <w:b/>
            <w:bCs/>
            <w:i/>
            <w:iCs/>
            <w:color w:val="191919"/>
            <w:spacing w:val="-4"/>
            <w:sz w:val="18"/>
            <w:szCs w:val="18"/>
            <w:rPrChange w:id="229"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pacing w:val="-2"/>
            <w:sz w:val="18"/>
            <w:szCs w:val="18"/>
            <w:rPrChange w:id="230" w:author="mdavis47" w:date="2011-04-07T08:30:00Z">
              <w:rPr>
                <w:rFonts w:ascii="Times New Roman" w:hAnsi="Times New Roman"/>
                <w:b/>
                <w:bCs/>
                <w:i/>
                <w:iCs/>
                <w:color w:val="191919"/>
                <w:spacing w:val="-2"/>
                <w:sz w:val="18"/>
                <w:szCs w:val="18"/>
                <w:u w:val="single"/>
              </w:rPr>
            </w:rPrChange>
          </w:rPr>
          <w:delText>Poin</w:delText>
        </w:r>
        <w:r w:rsidR="00566B75" w:rsidRPr="00566B75">
          <w:rPr>
            <w:rFonts w:ascii="Times New Roman" w:hAnsi="Times New Roman"/>
            <w:b/>
            <w:bCs/>
            <w:i/>
            <w:iCs/>
            <w:color w:val="191919"/>
            <w:sz w:val="18"/>
            <w:szCs w:val="18"/>
            <w:rPrChange w:id="231" w:author="mdavis47" w:date="2011-04-07T08:30:00Z">
              <w:rPr>
                <w:rFonts w:ascii="Times New Roman" w:hAnsi="Times New Roman"/>
                <w:b/>
                <w:bCs/>
                <w:i/>
                <w:iCs/>
                <w:color w:val="191919"/>
                <w:sz w:val="18"/>
                <w:szCs w:val="18"/>
                <w:u w:val="single"/>
              </w:rPr>
            </w:rPrChange>
          </w:rPr>
          <w:delText>t</w:delText>
        </w:r>
        <w:r w:rsidR="00566B75" w:rsidRPr="00566B75">
          <w:rPr>
            <w:rFonts w:ascii="Times New Roman" w:hAnsi="Times New Roman"/>
            <w:b/>
            <w:bCs/>
            <w:i/>
            <w:iCs/>
            <w:color w:val="191919"/>
            <w:spacing w:val="-10"/>
            <w:sz w:val="18"/>
            <w:szCs w:val="18"/>
            <w:rPrChange w:id="232" w:author="mdavis47" w:date="2011-04-07T08:30:00Z">
              <w:rPr>
                <w:rFonts w:ascii="Times New Roman" w:hAnsi="Times New Roman"/>
                <w:b/>
                <w:bCs/>
                <w:i/>
                <w:iCs/>
                <w:color w:val="191919"/>
                <w:spacing w:val="-10"/>
                <w:sz w:val="18"/>
                <w:szCs w:val="18"/>
                <w:u w:val="single"/>
              </w:rPr>
            </w:rPrChange>
          </w:rPr>
          <w:delText xml:space="preserve"> </w:delText>
        </w:r>
        <w:r w:rsidR="00566B75" w:rsidRPr="00566B75">
          <w:rPr>
            <w:rFonts w:ascii="Times New Roman" w:hAnsi="Times New Roman"/>
            <w:b/>
            <w:bCs/>
            <w:i/>
            <w:iCs/>
            <w:color w:val="191919"/>
            <w:spacing w:val="-15"/>
            <w:sz w:val="18"/>
            <w:szCs w:val="18"/>
            <w:rPrChange w:id="233" w:author="mdavis47" w:date="2011-04-07T08:30:00Z">
              <w:rPr>
                <w:rFonts w:ascii="Times New Roman" w:hAnsi="Times New Roman"/>
                <w:b/>
                <w:bCs/>
                <w:i/>
                <w:iCs/>
                <w:color w:val="191919"/>
                <w:spacing w:val="-15"/>
                <w:sz w:val="18"/>
                <w:szCs w:val="18"/>
                <w:u w:val="single"/>
              </w:rPr>
            </w:rPrChange>
          </w:rPr>
          <w:delText>A</w:delText>
        </w:r>
        <w:r w:rsidR="00566B75" w:rsidRPr="00566B75">
          <w:rPr>
            <w:rFonts w:ascii="Times New Roman" w:hAnsi="Times New Roman"/>
            <w:b/>
            <w:bCs/>
            <w:i/>
            <w:iCs/>
            <w:color w:val="191919"/>
            <w:spacing w:val="-2"/>
            <w:sz w:val="18"/>
            <w:szCs w:val="18"/>
            <w:rPrChange w:id="234" w:author="mdavis47" w:date="2011-04-07T08:30:00Z">
              <w:rPr>
                <w:rFonts w:ascii="Times New Roman" w:hAnsi="Times New Roman"/>
                <w:b/>
                <w:bCs/>
                <w:i/>
                <w:iCs/>
                <w:color w:val="191919"/>
                <w:spacing w:val="-2"/>
                <w:sz w:val="18"/>
                <w:szCs w:val="18"/>
                <w:u w:val="single"/>
              </w:rPr>
            </w:rPrChange>
          </w:rPr>
          <w:delText>verag</w:delText>
        </w:r>
        <w:r w:rsidR="00566B75" w:rsidRPr="00566B75">
          <w:rPr>
            <w:rFonts w:ascii="Times New Roman" w:hAnsi="Times New Roman"/>
            <w:b/>
            <w:bCs/>
            <w:i/>
            <w:iCs/>
            <w:color w:val="191919"/>
            <w:sz w:val="18"/>
            <w:szCs w:val="18"/>
            <w:rPrChange w:id="235" w:author="mdavis47" w:date="2011-04-07T08:30:00Z">
              <w:rPr>
                <w:rFonts w:ascii="Times New Roman" w:hAnsi="Times New Roman"/>
                <w:b/>
                <w:bCs/>
                <w:i/>
                <w:iCs/>
                <w:color w:val="191919"/>
                <w:sz w:val="18"/>
                <w:szCs w:val="18"/>
                <w:u w:val="single"/>
              </w:rPr>
            </w:rPrChange>
          </w:rPr>
          <w:delText>e</w:delText>
        </w:r>
        <w:r w:rsidR="00566B75" w:rsidRPr="00566B75">
          <w:rPr>
            <w:rFonts w:ascii="Times New Roman" w:hAnsi="Times New Roman"/>
            <w:b/>
            <w:bCs/>
            <w:i/>
            <w:iCs/>
            <w:color w:val="191919"/>
            <w:spacing w:val="-4"/>
            <w:sz w:val="18"/>
            <w:szCs w:val="18"/>
            <w:rPrChange w:id="236"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pacing w:val="-2"/>
            <w:sz w:val="18"/>
            <w:szCs w:val="18"/>
            <w:rPrChange w:id="237" w:author="mdavis47" w:date="2011-04-07T08:30:00Z">
              <w:rPr>
                <w:rFonts w:ascii="Times New Roman" w:hAnsi="Times New Roman"/>
                <w:b/>
                <w:bCs/>
                <w:i/>
                <w:iCs/>
                <w:color w:val="191919"/>
                <w:spacing w:val="-2"/>
                <w:sz w:val="18"/>
                <w:szCs w:val="18"/>
                <w:u w:val="single"/>
              </w:rPr>
            </w:rPrChange>
          </w:rPr>
          <w:delText>(HSG</w:delText>
        </w:r>
        <w:r w:rsidR="00566B75" w:rsidRPr="00566B75">
          <w:rPr>
            <w:rFonts w:ascii="Times New Roman" w:hAnsi="Times New Roman"/>
            <w:b/>
            <w:bCs/>
            <w:i/>
            <w:iCs/>
            <w:color w:val="191919"/>
            <w:spacing w:val="-15"/>
            <w:sz w:val="18"/>
            <w:szCs w:val="18"/>
            <w:rPrChange w:id="238" w:author="mdavis47" w:date="2011-04-07T08:30:00Z">
              <w:rPr>
                <w:rFonts w:ascii="Times New Roman" w:hAnsi="Times New Roman"/>
                <w:b/>
                <w:bCs/>
                <w:i/>
                <w:iCs/>
                <w:color w:val="191919"/>
                <w:spacing w:val="-15"/>
                <w:sz w:val="18"/>
                <w:szCs w:val="18"/>
                <w:u w:val="single"/>
              </w:rPr>
            </w:rPrChange>
          </w:rPr>
          <w:delText>P</w:delText>
        </w:r>
        <w:r w:rsidR="00566B75" w:rsidRPr="00566B75">
          <w:rPr>
            <w:rFonts w:ascii="Times New Roman" w:hAnsi="Times New Roman"/>
            <w:b/>
            <w:bCs/>
            <w:i/>
            <w:iCs/>
            <w:color w:val="191919"/>
            <w:spacing w:val="-2"/>
            <w:sz w:val="18"/>
            <w:szCs w:val="18"/>
            <w:rPrChange w:id="239" w:author="mdavis47" w:date="2011-04-07T08:30:00Z">
              <w:rPr>
                <w:rFonts w:ascii="Times New Roman" w:hAnsi="Times New Roman"/>
                <w:b/>
                <w:bCs/>
                <w:i/>
                <w:iCs/>
                <w:color w:val="191919"/>
                <w:spacing w:val="-2"/>
                <w:sz w:val="18"/>
                <w:szCs w:val="18"/>
                <w:u w:val="single"/>
              </w:rPr>
            </w:rPrChange>
          </w:rPr>
          <w:delText>A</w:delText>
        </w:r>
        <w:r w:rsidR="00566B75" w:rsidRPr="00566B75">
          <w:rPr>
            <w:rFonts w:ascii="Times New Roman" w:hAnsi="Times New Roman"/>
            <w:b/>
            <w:bCs/>
            <w:i/>
            <w:iCs/>
            <w:color w:val="191919"/>
            <w:sz w:val="18"/>
            <w:szCs w:val="18"/>
            <w:rPrChange w:id="240" w:author="mdavis47" w:date="2011-04-07T08:30:00Z">
              <w:rPr>
                <w:rFonts w:ascii="Times New Roman" w:hAnsi="Times New Roman"/>
                <w:b/>
                <w:bCs/>
                <w:i/>
                <w:iCs/>
                <w:color w:val="191919"/>
                <w:sz w:val="18"/>
                <w:szCs w:val="18"/>
                <w:u w:val="single"/>
              </w:rPr>
            </w:rPrChange>
          </w:rPr>
          <w:delText>)</w:delText>
        </w:r>
        <w:r w:rsidR="00566B75" w:rsidRPr="00566B75">
          <w:rPr>
            <w:rFonts w:ascii="Times New Roman" w:hAnsi="Times New Roman"/>
            <w:b/>
            <w:bCs/>
            <w:i/>
            <w:iCs/>
            <w:color w:val="191919"/>
            <w:spacing w:val="-4"/>
            <w:sz w:val="18"/>
            <w:szCs w:val="18"/>
            <w:rPrChange w:id="241"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z w:val="18"/>
            <w:szCs w:val="18"/>
            <w:rPrChange w:id="242" w:author="mdavis47" w:date="2011-04-07T08:30:00Z">
              <w:rPr>
                <w:rFonts w:ascii="Times New Roman" w:hAnsi="Times New Roman"/>
                <w:b/>
                <w:bCs/>
                <w:i/>
                <w:iCs/>
                <w:color w:val="191919"/>
                <w:sz w:val="18"/>
                <w:szCs w:val="18"/>
                <w:u w:val="single"/>
              </w:rPr>
            </w:rPrChange>
          </w:rPr>
          <w:delText>x</w:delText>
        </w:r>
        <w:r w:rsidR="00566B75" w:rsidRPr="00566B75">
          <w:rPr>
            <w:rFonts w:ascii="Times New Roman" w:hAnsi="Times New Roman"/>
            <w:b/>
            <w:bCs/>
            <w:i/>
            <w:iCs/>
            <w:color w:val="191919"/>
            <w:spacing w:val="-4"/>
            <w:sz w:val="18"/>
            <w:szCs w:val="18"/>
            <w:rPrChange w:id="243" w:author="mdavis47" w:date="2011-04-07T08:30:00Z">
              <w:rPr>
                <w:rFonts w:ascii="Times New Roman" w:hAnsi="Times New Roman"/>
                <w:b/>
                <w:bCs/>
                <w:i/>
                <w:iCs/>
                <w:color w:val="191919"/>
                <w:spacing w:val="-4"/>
                <w:sz w:val="18"/>
                <w:szCs w:val="18"/>
                <w:u w:val="single"/>
              </w:rPr>
            </w:rPrChange>
          </w:rPr>
          <w:delText xml:space="preserve"> </w:delText>
        </w:r>
        <w:r w:rsidR="00566B75" w:rsidRPr="00566B75">
          <w:rPr>
            <w:rFonts w:ascii="Times New Roman" w:hAnsi="Times New Roman"/>
            <w:b/>
            <w:bCs/>
            <w:i/>
            <w:iCs/>
            <w:color w:val="191919"/>
            <w:spacing w:val="-2"/>
            <w:sz w:val="18"/>
            <w:szCs w:val="18"/>
            <w:rPrChange w:id="244" w:author="mdavis47" w:date="2011-04-07T08:30:00Z">
              <w:rPr>
                <w:rFonts w:ascii="Times New Roman" w:hAnsi="Times New Roman"/>
                <w:b/>
                <w:bCs/>
                <w:i/>
                <w:iCs/>
                <w:color w:val="191919"/>
                <w:spacing w:val="-2"/>
                <w:sz w:val="18"/>
                <w:szCs w:val="18"/>
                <w:u w:val="single"/>
              </w:rPr>
            </w:rPrChange>
          </w:rPr>
          <w:delText>500)</w:delText>
        </w:r>
      </w:del>
      <w:ins w:id="245" w:author="mdavis47" w:date="2011-04-07T08:30:00Z">
        <w:r w:rsidR="00566B75" w:rsidRPr="00566B75">
          <w:rPr>
            <w:rFonts w:ascii="Helvetica" w:hAnsi="Helvetica" w:cs="Helvetica"/>
            <w:color w:val="222222"/>
            <w:sz w:val="19"/>
            <w:szCs w:val="19"/>
            <w:rPrChange w:id="246" w:author="mdavis47" w:date="2011-04-07T08:30:00Z">
              <w:rPr>
                <w:rFonts w:ascii="Helvetica" w:hAnsi="Helvetica" w:cs="Helvetica"/>
                <w:color w:val="222222"/>
                <w:sz w:val="19"/>
                <w:szCs w:val="19"/>
                <w:u w:val="single"/>
              </w:rPr>
            </w:rPrChange>
          </w:rPr>
          <w:t xml:space="preserve"> </w:t>
        </w:r>
        <w:r w:rsidR="00566B75" w:rsidRPr="00566B75">
          <w:rPr>
            <w:rFonts w:ascii="Times New Roman" w:hAnsi="Times New Roman"/>
            <w:b/>
            <w:bCs/>
            <w:i/>
            <w:iCs/>
            <w:color w:val="191919"/>
            <w:spacing w:val="-2"/>
            <w:sz w:val="18"/>
            <w:szCs w:val="18"/>
            <w:rPrChange w:id="247" w:author="mdavis47" w:date="2011-04-07T08:30:00Z">
              <w:rPr>
                <w:rFonts w:ascii="Times New Roman" w:hAnsi="Times New Roman"/>
                <w:b/>
                <w:bCs/>
                <w:i/>
                <w:iCs/>
                <w:color w:val="191919"/>
                <w:spacing w:val="-2"/>
                <w:sz w:val="18"/>
                <w:szCs w:val="18"/>
                <w:u w:val="single"/>
              </w:rPr>
            </w:rPrChange>
          </w:rPr>
          <w:t xml:space="preserve">FI = 500 x (HSGPA) + SAT Verbal/Critical Reading + SAT I Math </w:t>
        </w:r>
      </w:ins>
      <w:ins w:id="248" w:author="mdavis47" w:date="2011-04-07T08:31:00Z">
        <w:r>
          <w:rPr>
            <w:rFonts w:ascii="Times New Roman" w:hAnsi="Times New Roman"/>
            <w:b/>
            <w:bCs/>
            <w:i/>
            <w:iCs/>
            <w:color w:val="191919"/>
            <w:spacing w:val="-2"/>
            <w:sz w:val="18"/>
            <w:szCs w:val="18"/>
          </w:rPr>
          <w:t>(OR)</w:t>
        </w:r>
      </w:ins>
      <w:ins w:id="249" w:author="mdavis47" w:date="2011-04-07T08:30:00Z">
        <w:r w:rsidR="00566B75" w:rsidRPr="00566B75">
          <w:rPr>
            <w:rFonts w:ascii="Times New Roman" w:hAnsi="Times New Roman"/>
            <w:b/>
            <w:bCs/>
            <w:i/>
            <w:iCs/>
            <w:color w:val="191919"/>
            <w:spacing w:val="-2"/>
            <w:sz w:val="18"/>
            <w:szCs w:val="18"/>
            <w:rPrChange w:id="250" w:author="mdavis47" w:date="2011-04-07T08:30:00Z">
              <w:rPr>
                <w:rFonts w:ascii="Times New Roman" w:hAnsi="Times New Roman"/>
                <w:b/>
                <w:bCs/>
                <w:i/>
                <w:iCs/>
                <w:color w:val="191919"/>
                <w:spacing w:val="-2"/>
                <w:sz w:val="18"/>
                <w:szCs w:val="18"/>
                <w:u w:val="single"/>
              </w:rPr>
            </w:rPrChange>
          </w:rPr>
          <w:t xml:space="preserve"> FI = 500 x (HSGPA) + (ACT Composite x 42) + 88 </w:t>
        </w:r>
      </w:ins>
    </w:p>
    <w:p w:rsidR="00D03216" w:rsidRDefault="00D03216" w:rsidP="00D03216">
      <w:pPr>
        <w:widowControl w:val="0"/>
        <w:autoSpaceDE w:val="0"/>
        <w:autoSpaceDN w:val="0"/>
        <w:adjustRightInd w:val="0"/>
        <w:spacing w:before="3" w:after="0"/>
        <w:ind w:left="180" w:firstLine="0"/>
        <w:rPr>
          <w:rFonts w:ascii="Times New Roman" w:hAnsi="Times New Roman"/>
          <w:color w:val="000000"/>
          <w:sz w:val="18"/>
          <w:szCs w:val="18"/>
        </w:rPr>
      </w:pPr>
    </w:p>
    <w:p w:rsidR="00D03216" w:rsidRPr="007E326C" w:rsidRDefault="00D03216" w:rsidP="00D03216">
      <w:pPr>
        <w:pStyle w:val="Heading2"/>
        <w:spacing w:before="0"/>
        <w:ind w:left="180" w:firstLine="0"/>
        <w:rPr>
          <w:rFonts w:ascii="Times New Roman" w:hAnsi="Times New Roman"/>
          <w:color w:val="000000"/>
          <w:sz w:val="24"/>
          <w:szCs w:val="24"/>
        </w:rPr>
      </w:pPr>
      <w:bookmarkStart w:id="251" w:name="_Toc295558965"/>
      <w:bookmarkStart w:id="252" w:name="_Toc297152490"/>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OLLEG</w:t>
      </w:r>
      <w:r w:rsidRPr="007E326C">
        <w:rPr>
          <w:rFonts w:ascii="Times New Roman" w:hAnsi="Times New Roman"/>
          <w:bCs w:val="0"/>
          <w:color w:val="191919"/>
          <w:sz w:val="18"/>
          <w:szCs w:val="18"/>
        </w:rPr>
        <w:t>E</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P</w:t>
      </w:r>
      <w:r w:rsidRPr="007E326C">
        <w:rPr>
          <w:rFonts w:ascii="Times New Roman" w:hAnsi="Times New Roman"/>
          <w:bCs w:val="0"/>
          <w:color w:val="191919"/>
          <w:spacing w:val="-2"/>
          <w:sz w:val="18"/>
          <w:szCs w:val="18"/>
        </w:rPr>
        <w:t>RE</w:t>
      </w:r>
      <w:r w:rsidRPr="007E326C">
        <w:rPr>
          <w:rFonts w:ascii="Times New Roman" w:hAnsi="Times New Roman"/>
          <w:bCs w:val="0"/>
          <w:color w:val="191919"/>
          <w:spacing w:val="-16"/>
          <w:sz w:val="18"/>
          <w:szCs w:val="18"/>
        </w:rPr>
        <w:t>P</w:t>
      </w:r>
      <w:r w:rsidRPr="007E326C">
        <w:rPr>
          <w:rFonts w:ascii="Times New Roman" w:hAnsi="Times New Roman"/>
          <w:bCs w:val="0"/>
          <w:color w:val="191919"/>
          <w:spacing w:val="-2"/>
          <w:sz w:val="18"/>
          <w:szCs w:val="18"/>
        </w:rPr>
        <w:t>AR</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6"/>
          <w:sz w:val="18"/>
          <w:szCs w:val="18"/>
        </w:rPr>
        <w:t>T</w:t>
      </w:r>
      <w:r w:rsidRPr="007E326C">
        <w:rPr>
          <w:rFonts w:ascii="Times New Roman" w:hAnsi="Times New Roman"/>
          <w:bCs w:val="0"/>
          <w:color w:val="191919"/>
          <w:spacing w:val="-2"/>
          <w:sz w:val="18"/>
          <w:szCs w:val="18"/>
        </w:rPr>
        <w:t>O</w:t>
      </w:r>
      <w:r w:rsidRPr="007E326C">
        <w:rPr>
          <w:rFonts w:ascii="Times New Roman" w:hAnsi="Times New Roman"/>
          <w:bCs w:val="0"/>
          <w:color w:val="191919"/>
          <w:spacing w:val="-9"/>
          <w:sz w:val="18"/>
          <w:szCs w:val="18"/>
        </w:rPr>
        <w:t>R</w:t>
      </w:r>
      <w:r w:rsidRPr="007E326C">
        <w:rPr>
          <w:rFonts w:ascii="Times New Roman" w:hAnsi="Times New Roman"/>
          <w:bCs w:val="0"/>
          <w:color w:val="191919"/>
          <w:sz w:val="18"/>
          <w:szCs w:val="18"/>
        </w:rPr>
        <w:t>Y</w:t>
      </w:r>
      <w:r w:rsidRPr="007E326C">
        <w:rPr>
          <w:rFonts w:ascii="Times New Roman" w:hAnsi="Times New Roman"/>
          <w:bCs w:val="0"/>
          <w:color w:val="191919"/>
          <w:spacing w:val="4"/>
          <w:sz w:val="18"/>
          <w:szCs w:val="18"/>
        </w:rPr>
        <w:t xml:space="preserve"> </w:t>
      </w:r>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URRICULU</w:t>
      </w:r>
      <w:r w:rsidRPr="007E326C">
        <w:rPr>
          <w:rFonts w:ascii="Times New Roman" w:hAnsi="Times New Roman"/>
          <w:bCs w:val="0"/>
          <w:color w:val="191919"/>
          <w:sz w:val="18"/>
          <w:szCs w:val="18"/>
        </w:rPr>
        <w:t>M</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(CPC)</w:t>
      </w:r>
      <w:bookmarkEnd w:id="251"/>
      <w:bookmarkEnd w:id="252"/>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entranc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score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exempte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takin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w:t>
      </w:r>
      <w:r w:rsidRPr="00EF6577">
        <w:rPr>
          <w:rFonts w:ascii="Times New Roman" w:hAnsi="Times New Roman"/>
          <w:color w:val="191919"/>
          <w:spacing w:val="-2"/>
          <w:sz w:val="18"/>
          <w:szCs w:val="18"/>
        </w:rPr>
        <w:t>t</w:t>
      </w:r>
      <w:r>
        <w:rPr>
          <w:rFonts w:ascii="Times New Roman" w:hAnsi="Times New Roman"/>
          <w:color w:val="191919"/>
          <w:spacing w:val="-2"/>
          <w:sz w:val="18"/>
          <w:szCs w:val="18"/>
        </w:rPr>
        <w: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if the</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b/>
          <w:bCs/>
          <w:color w:val="191919"/>
          <w:spacing w:val="-2"/>
          <w:sz w:val="18"/>
          <w:szCs w:val="18"/>
        </w:rPr>
        <w:tab/>
        <w:t>S</w:t>
      </w:r>
      <w:r>
        <w:rPr>
          <w:rFonts w:ascii="Times New Roman" w:hAnsi="Times New Roman"/>
          <w:b/>
          <w:bCs/>
          <w:color w:val="191919"/>
          <w:spacing w:val="-15"/>
          <w:sz w:val="18"/>
          <w:szCs w:val="18"/>
        </w:rPr>
        <w:t>A</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sidRPr="00D03216">
        <w:rPr>
          <w:rFonts w:ascii="Times New Roman" w:hAnsi="Times New Roman"/>
          <w:b/>
          <w:bCs/>
          <w:color w:val="191919"/>
          <w:sz w:val="18"/>
          <w:szCs w:val="18"/>
        </w:rPr>
        <w:t>Requirements</w:t>
      </w:r>
      <w:r>
        <w:rPr>
          <w:rFonts w:ascii="Times New Roman" w:hAnsi="Times New Roman"/>
          <w:b/>
          <w:bCs/>
          <w:color w:val="191919"/>
          <w:sz w:val="18"/>
          <w:szCs w:val="18"/>
        </w:rPr>
        <w:tab/>
      </w:r>
      <w:r>
        <w:rPr>
          <w:rFonts w:ascii="Times New Roman" w:hAnsi="Times New Roman"/>
          <w:b/>
          <w:bCs/>
          <w:color w:val="191919"/>
          <w:spacing w:val="-2"/>
          <w:sz w:val="18"/>
          <w:szCs w:val="18"/>
        </w:rPr>
        <w:t>AC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ements</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color w:val="191919"/>
          <w:spacing w:val="-22"/>
          <w:sz w:val="18"/>
          <w:szCs w:val="18"/>
        </w:rPr>
        <w:tab/>
        <w:t>V</w:t>
      </w:r>
      <w:r>
        <w:rPr>
          <w:rFonts w:ascii="Times New Roman" w:hAnsi="Times New Roman"/>
          <w:color w:val="191919"/>
          <w:spacing w:val="-2"/>
          <w:sz w:val="18"/>
          <w:szCs w:val="18"/>
        </w:rPr>
        <w:t>erba</w:t>
      </w:r>
      <w:r>
        <w:rPr>
          <w:rFonts w:ascii="Times New Roman" w:hAnsi="Times New Roman"/>
          <w:color w:val="191919"/>
          <w:sz w:val="18"/>
          <w:szCs w:val="18"/>
        </w:rPr>
        <w:t>l</w:t>
      </w:r>
      <w:r>
        <w:rPr>
          <w:rFonts w:ascii="Times New Roman" w:hAnsi="Times New Roman"/>
          <w:color w:val="191919"/>
          <w:spacing w:val="40"/>
          <w:sz w:val="18"/>
          <w:szCs w:val="18"/>
        </w:rPr>
        <w:t xml:space="preserve"> </w:t>
      </w:r>
      <w:r>
        <w:rPr>
          <w:rFonts w:ascii="Times New Roman" w:hAnsi="Times New Roman"/>
          <w:color w:val="191919"/>
          <w:spacing w:val="-2"/>
          <w:sz w:val="18"/>
          <w:szCs w:val="18"/>
        </w:rPr>
        <w:t>43</w:t>
      </w:r>
      <w:r>
        <w:rPr>
          <w:rFonts w:ascii="Times New Roman" w:hAnsi="Times New Roman"/>
          <w:color w:val="191919"/>
          <w:sz w:val="18"/>
          <w:szCs w:val="18"/>
        </w:rPr>
        <w:t>0</w:t>
      </w:r>
      <w:r>
        <w:rPr>
          <w:rFonts w:ascii="Times New Roman" w:hAnsi="Times New Roman"/>
          <w:color w:val="191919"/>
          <w:sz w:val="18"/>
          <w:szCs w:val="18"/>
        </w:rPr>
        <w:tab/>
      </w:r>
      <w:proofErr w:type="gramStart"/>
      <w:r>
        <w:rPr>
          <w:rFonts w:ascii="Times New Roman" w:hAnsi="Times New Roman"/>
          <w:color w:val="191919"/>
          <w:spacing w:val="-2"/>
          <w:sz w:val="18"/>
          <w:szCs w:val="18"/>
        </w:rPr>
        <w:t>Englis</w:t>
      </w:r>
      <w:r>
        <w:rPr>
          <w:rFonts w:ascii="Times New Roman" w:hAnsi="Times New Roman"/>
          <w:color w:val="191919"/>
          <w:sz w:val="18"/>
          <w:szCs w:val="18"/>
        </w:rPr>
        <w:t xml:space="preserve">h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17</w:t>
      </w:r>
      <w:proofErr w:type="gramEnd"/>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191919"/>
          <w:spacing w:val="-2"/>
          <w:sz w:val="18"/>
          <w:szCs w:val="18"/>
        </w:rPr>
      </w:pPr>
      <w:r>
        <w:rPr>
          <w:rFonts w:ascii="Times New Roman" w:hAnsi="Times New Roman"/>
          <w:b/>
          <w:bCs/>
          <w:color w:val="191919"/>
          <w:sz w:val="18"/>
          <w:szCs w:val="18"/>
        </w:rPr>
        <w:tab/>
      </w:r>
      <w:r w:rsidRPr="00D03216">
        <w:rPr>
          <w:rFonts w:ascii="Times New Roman" w:hAnsi="Times New Roman"/>
          <w:b/>
          <w:bCs/>
          <w:color w:val="191919"/>
          <w:sz w:val="18"/>
          <w:szCs w:val="18"/>
        </w:rPr>
        <w:t>Math</w:t>
      </w:r>
      <w:r>
        <w:rPr>
          <w:rFonts w:ascii="Times New Roman" w:hAnsi="Times New Roman"/>
          <w:color w:val="191919"/>
          <w:sz w:val="18"/>
          <w:szCs w:val="18"/>
        </w:rPr>
        <w:t xml:space="preserve">  </w:t>
      </w:r>
      <w:r>
        <w:rPr>
          <w:rFonts w:ascii="Times New Roman" w:hAnsi="Times New Roman"/>
          <w:color w:val="191919"/>
          <w:spacing w:val="36"/>
          <w:sz w:val="18"/>
          <w:szCs w:val="18"/>
        </w:rPr>
        <w:t xml:space="preserve"> </w:t>
      </w:r>
      <w:r>
        <w:rPr>
          <w:rFonts w:ascii="Times New Roman" w:hAnsi="Times New Roman"/>
          <w:color w:val="191919"/>
          <w:spacing w:val="-2"/>
          <w:sz w:val="18"/>
          <w:szCs w:val="18"/>
        </w:rPr>
        <w:t>40</w:t>
      </w:r>
      <w:r>
        <w:rPr>
          <w:rFonts w:ascii="Times New Roman" w:hAnsi="Times New Roman"/>
          <w:color w:val="191919"/>
          <w:sz w:val="18"/>
          <w:szCs w:val="18"/>
        </w:rPr>
        <w:t>0</w:t>
      </w:r>
      <w:r>
        <w:rPr>
          <w:rFonts w:ascii="Times New Roman" w:hAnsi="Times New Roman"/>
          <w:color w:val="191919"/>
          <w:sz w:val="18"/>
          <w:szCs w:val="18"/>
        </w:rPr>
        <w:tab/>
      </w:r>
      <w:r>
        <w:rPr>
          <w:rFonts w:ascii="Times New Roman" w:hAnsi="Times New Roman"/>
          <w:color w:val="191919"/>
          <w:spacing w:val="-2"/>
          <w:sz w:val="18"/>
          <w:szCs w:val="18"/>
        </w:rPr>
        <w:t>Mat</w:t>
      </w:r>
      <w:r>
        <w:rPr>
          <w:rFonts w:ascii="Times New Roman" w:hAnsi="Times New Roman"/>
          <w:color w:val="191919"/>
          <w:sz w:val="18"/>
          <w:szCs w:val="18"/>
        </w:rPr>
        <w:t>h</w:t>
      </w:r>
      <w:r w:rsidR="00680470">
        <w:rPr>
          <w:rFonts w:ascii="Times New Roman" w:hAnsi="Times New Roman"/>
          <w:color w:val="191919"/>
          <w:sz w:val="18"/>
          <w:szCs w:val="18"/>
        </w:rPr>
        <w:t xml:space="preserve">       </w:t>
      </w:r>
      <w:r>
        <w:rPr>
          <w:rFonts w:ascii="Times New Roman" w:hAnsi="Times New Roman"/>
          <w:color w:val="191919"/>
          <w:spacing w:val="-2"/>
          <w:sz w:val="18"/>
          <w:szCs w:val="18"/>
        </w:rPr>
        <w:t>17</w:t>
      </w: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del w:id="253" w:author="mdavis47" w:date="2011-04-07T08:35:00Z">
        <w:r w:rsidDel="00E606B7">
          <w:rPr>
            <w:rFonts w:ascii="Times New Roman" w:hAnsi="Times New Roman"/>
            <w:color w:val="191919"/>
            <w:spacing w:val="-2"/>
            <w:sz w:val="18"/>
            <w:szCs w:val="18"/>
          </w:rPr>
          <w:delText>th</w:delText>
        </w:r>
        <w:r w:rsidDel="00E606B7">
          <w:rPr>
            <w:rFonts w:ascii="Times New Roman" w:hAnsi="Times New Roman"/>
            <w:color w:val="191919"/>
            <w:sz w:val="18"/>
            <w:szCs w:val="18"/>
          </w:rPr>
          <w:delText>e</w:delText>
        </w:r>
        <w:r w:rsidDel="00E606B7">
          <w:rPr>
            <w:rFonts w:ascii="Times New Roman" w:hAnsi="Times New Roman"/>
            <w:color w:val="191919"/>
            <w:spacing w:val="-6"/>
            <w:sz w:val="18"/>
            <w:szCs w:val="18"/>
          </w:rPr>
          <w:delText xml:space="preserve"> </w:delText>
        </w:r>
        <w:r w:rsidDel="00E606B7">
          <w:rPr>
            <w:rFonts w:ascii="Times New Roman" w:hAnsi="Times New Roman"/>
            <w:color w:val="191919"/>
            <w:spacing w:val="-2"/>
            <w:sz w:val="18"/>
            <w:szCs w:val="18"/>
          </w:rPr>
          <w:delText>sprin</w:delText>
        </w:r>
        <w:r w:rsidDel="00E606B7">
          <w:rPr>
            <w:rFonts w:ascii="Times New Roman" w:hAnsi="Times New Roman"/>
            <w:color w:val="191919"/>
            <w:sz w:val="18"/>
            <w:szCs w:val="18"/>
          </w:rPr>
          <w:delText>g</w:delText>
        </w:r>
        <w:r w:rsidDel="00E606B7">
          <w:rPr>
            <w:rFonts w:ascii="Times New Roman" w:hAnsi="Times New Roman"/>
            <w:color w:val="191919"/>
            <w:spacing w:val="-6"/>
            <w:sz w:val="18"/>
            <w:szCs w:val="18"/>
          </w:rPr>
          <w:delText xml:space="preserve"> </w:delText>
        </w:r>
        <w:r w:rsidDel="00E606B7">
          <w:rPr>
            <w:rFonts w:ascii="Times New Roman" w:hAnsi="Times New Roman"/>
            <w:color w:val="191919"/>
            <w:spacing w:val="-2"/>
            <w:sz w:val="18"/>
            <w:szCs w:val="18"/>
          </w:rPr>
          <w:delText>o</w:delText>
        </w:r>
        <w:r w:rsidDel="00E606B7">
          <w:rPr>
            <w:rFonts w:ascii="Times New Roman" w:hAnsi="Times New Roman"/>
            <w:color w:val="191919"/>
            <w:sz w:val="18"/>
            <w:szCs w:val="18"/>
          </w:rPr>
          <w:delText>f</w:delText>
        </w:r>
        <w:r w:rsidDel="00E606B7">
          <w:rPr>
            <w:rFonts w:ascii="Times New Roman" w:hAnsi="Times New Roman"/>
            <w:color w:val="191919"/>
            <w:spacing w:val="-6"/>
            <w:sz w:val="18"/>
            <w:szCs w:val="18"/>
          </w:rPr>
          <w:delText xml:space="preserve"> </w:delText>
        </w:r>
      </w:del>
      <w:r>
        <w:rPr>
          <w:rFonts w:ascii="Times New Roman" w:hAnsi="Times New Roman"/>
          <w:color w:val="191919"/>
          <w:spacing w:val="-2"/>
          <w:sz w:val="18"/>
          <w:szCs w:val="18"/>
        </w:rPr>
        <w:t>198</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Curr</w:t>
      </w:r>
      <w:r>
        <w:rPr>
          <w:rFonts w:ascii="Times New Roman" w:hAnsi="Times New Roman"/>
          <w:color w:val="191919"/>
          <w:spacing w:val="-3"/>
          <w:sz w:val="18"/>
          <w:szCs w:val="18"/>
        </w:rPr>
        <w:t>i</w:t>
      </w:r>
      <w:r>
        <w:rPr>
          <w:rFonts w:ascii="Times New Roman" w:hAnsi="Times New Roman"/>
          <w:color w:val="191919"/>
          <w:spacing w:val="-2"/>
          <w:sz w:val="18"/>
          <w:szCs w:val="18"/>
        </w:rPr>
        <w:t>culu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(CPC</w:t>
      </w:r>
      <w:r>
        <w:rPr>
          <w:rFonts w:ascii="Times New Roman" w:hAnsi="Times New Roman"/>
          <w:color w:val="191919"/>
          <w:sz w:val="18"/>
          <w:szCs w:val="18"/>
        </w:rPr>
        <w:t>)</w:t>
      </w:r>
      <w:del w:id="254" w:author="mdavis47" w:date="2011-03-21T10:26:00Z">
        <w:r w:rsidDel="00607C5A">
          <w:rPr>
            <w:rFonts w:ascii="Times New Roman" w:hAnsi="Times New Roman"/>
            <w:color w:val="191919"/>
            <w:spacing w:val="-2"/>
            <w:sz w:val="18"/>
            <w:szCs w:val="18"/>
          </w:rPr>
          <w:delText>as indicate</w:delText>
        </w:r>
        <w:r w:rsidDel="00607C5A">
          <w:rPr>
            <w:rFonts w:ascii="Times New Roman" w:hAnsi="Times New Roman"/>
            <w:color w:val="191919"/>
            <w:sz w:val="18"/>
            <w:szCs w:val="18"/>
          </w:rPr>
          <w:delText>d</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i</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th</w:delText>
        </w:r>
        <w:r w:rsidDel="00607C5A">
          <w:rPr>
            <w:rFonts w:ascii="Times New Roman" w:hAnsi="Times New Roman"/>
            <w:color w:val="191919"/>
            <w:sz w:val="18"/>
            <w:szCs w:val="18"/>
          </w:rPr>
          <w:delText>e</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abov</w:delText>
        </w:r>
        <w:r w:rsidDel="00607C5A">
          <w:rPr>
            <w:rFonts w:ascii="Times New Roman" w:hAnsi="Times New Roman"/>
            <w:color w:val="191919"/>
            <w:sz w:val="18"/>
            <w:szCs w:val="18"/>
          </w:rPr>
          <w:delText>e</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admissio</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phase-i</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criteri</w:delText>
        </w:r>
        <w:r w:rsidDel="00607C5A">
          <w:rPr>
            <w:rFonts w:ascii="Times New Roman" w:hAnsi="Times New Roman"/>
            <w:color w:val="191919"/>
            <w:sz w:val="18"/>
            <w:szCs w:val="18"/>
          </w:rPr>
          <w:delText>a</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chart</w:delText>
        </w:r>
      </w:del>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lackin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deficiencies accordin</w:t>
      </w:r>
      <w:r>
        <w:rPr>
          <w:rFonts w:ascii="Times New Roman" w:hAnsi="Times New Roman"/>
          <w:color w:val="191919"/>
          <w:sz w:val="18"/>
          <w:szCs w:val="18"/>
        </w:rPr>
        <w:t>g</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establishe</w:t>
      </w:r>
      <w:r>
        <w:rPr>
          <w:rFonts w:ascii="Times New Roman" w:hAnsi="Times New Roman"/>
          <w:color w:val="191919"/>
          <w:sz w:val="18"/>
          <w:szCs w:val="18"/>
        </w:rPr>
        <w:t>d</w:t>
      </w:r>
      <w:r>
        <w:rPr>
          <w:rFonts w:ascii="Times New Roman" w:hAnsi="Times New Roman"/>
          <w:color w:val="191919"/>
          <w:spacing w:val="-2"/>
          <w:sz w:val="18"/>
          <w:szCs w:val="18"/>
        </w:rPr>
        <w:t xml:space="preserve"> guidelines</w:t>
      </w:r>
      <w:r>
        <w:rPr>
          <w:rFonts w:ascii="Times New Roman" w:hAnsi="Times New Roman"/>
          <w:color w:val="191919"/>
          <w:sz w:val="18"/>
          <w:szCs w:val="18"/>
        </w:rPr>
        <w:t>.</w:t>
      </w:r>
      <w:r>
        <w:rPr>
          <w:rFonts w:ascii="Times New Roman" w:hAnsi="Times New Roman"/>
          <w:color w:val="191919"/>
          <w:spacing w:val="-2"/>
          <w:sz w:val="18"/>
          <w:szCs w:val="18"/>
        </w:rPr>
        <w:t xml:space="preserve"> Colleg</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take</w:t>
      </w:r>
      <w:r>
        <w:rPr>
          <w:rFonts w:ascii="Times New Roman" w:hAnsi="Times New Roman"/>
          <w:color w:val="191919"/>
          <w:sz w:val="18"/>
          <w:szCs w:val="18"/>
        </w:rPr>
        <w:t>n</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satisf</w:t>
      </w:r>
      <w:r>
        <w:rPr>
          <w:rFonts w:ascii="Times New Roman" w:hAnsi="Times New Roman"/>
          <w:color w:val="191919"/>
          <w:sz w:val="18"/>
          <w:szCs w:val="18"/>
        </w:rPr>
        <w:t>y</w:t>
      </w:r>
      <w:r>
        <w:rPr>
          <w:rFonts w:ascii="Times New Roman" w:hAnsi="Times New Roman"/>
          <w:color w:val="191919"/>
          <w:spacing w:val="-2"/>
          <w:sz w:val="18"/>
          <w:szCs w:val="18"/>
        </w:rPr>
        <w:t xml:space="preserve"> deficiencie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towar</w:t>
      </w:r>
      <w:r>
        <w:rPr>
          <w:rFonts w:ascii="Times New Roman" w:hAnsi="Times New Roman"/>
          <w:color w:val="191919"/>
          <w:sz w:val="18"/>
          <w:szCs w:val="18"/>
        </w:rPr>
        <w:t>d</w:t>
      </w:r>
      <w:r>
        <w:rPr>
          <w:rFonts w:ascii="Times New Roman" w:hAnsi="Times New Roman"/>
          <w:color w:val="191919"/>
          <w:spacing w:val="-2"/>
          <w:sz w:val="18"/>
          <w:szCs w:val="18"/>
        </w:rPr>
        <w:t xml:space="preserve"> 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requir</w:t>
      </w:r>
      <w:r>
        <w:rPr>
          <w:rFonts w:ascii="Times New Roman" w:hAnsi="Times New Roman"/>
          <w:color w:val="191919"/>
          <w:spacing w:val="-3"/>
          <w:sz w:val="18"/>
          <w:szCs w:val="18"/>
        </w:rPr>
        <w:t>e</w:t>
      </w:r>
      <w:r>
        <w:rPr>
          <w:rFonts w:ascii="Times New Roman" w:hAnsi="Times New Roman"/>
          <w:color w:val="191919"/>
          <w:spacing w:val="-2"/>
          <w:sz w:val="18"/>
          <w:szCs w:val="18"/>
        </w:rPr>
        <w:t>ments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be 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 Jun</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1995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adopte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ensur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succeed.</w:t>
      </w:r>
    </w:p>
    <w:p w:rsidR="00E34DC5" w:rsidRPr="00EF6577"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Pr="00EF6577" w:rsidDel="00122233" w:rsidRDefault="00E34DC5" w:rsidP="00E34DC5">
      <w:pPr>
        <w:widowControl w:val="0"/>
        <w:autoSpaceDE w:val="0"/>
        <w:autoSpaceDN w:val="0"/>
        <w:adjustRightInd w:val="0"/>
        <w:spacing w:after="0"/>
        <w:ind w:left="270" w:right="75" w:firstLine="0"/>
        <w:jc w:val="both"/>
        <w:rPr>
          <w:del w:id="255" w:author="mdavis47" w:date="2011-03-21T10:48:00Z"/>
          <w:rFonts w:ascii="Times New Roman" w:hAnsi="Times New Roman"/>
          <w:color w:val="191919"/>
          <w:spacing w:val="-2"/>
          <w:sz w:val="18"/>
          <w:szCs w:val="18"/>
        </w:rPr>
      </w:pPr>
      <w:del w:id="256" w:author="mdavis47" w:date="2011-03-21T10:48:00Z">
        <w:r w:rsidDel="00122233">
          <w:rPr>
            <w:rFonts w:ascii="Times New Roman" w:hAnsi="Times New Roman"/>
            <w:color w:val="191919"/>
            <w:spacing w:val="-2"/>
            <w:sz w:val="18"/>
            <w:szCs w:val="18"/>
          </w:rPr>
          <w:delText>Alban</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Stat</w:delText>
        </w:r>
        <w:r w:rsidRPr="00EF6577" w:rsidDel="00122233">
          <w:rPr>
            <w:rFonts w:ascii="Times New Roman" w:hAnsi="Times New Roman"/>
            <w:color w:val="191919"/>
            <w:spacing w:val="-2"/>
            <w:sz w:val="18"/>
            <w:szCs w:val="18"/>
          </w:rPr>
          <w:delText xml:space="preserve">e </w:delText>
        </w:r>
        <w:r w:rsidDel="00122233">
          <w:rPr>
            <w:rFonts w:ascii="Times New Roman" w:hAnsi="Times New Roman"/>
            <w:color w:val="191919"/>
            <w:spacing w:val="-2"/>
            <w:sz w:val="18"/>
            <w:szCs w:val="18"/>
          </w:rPr>
          <w:delText>Universit</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i</w:delText>
        </w:r>
        <w:r w:rsidRPr="00EF6577" w:rsidDel="00122233">
          <w:rPr>
            <w:rFonts w:ascii="Times New Roman" w:hAnsi="Times New Roman"/>
            <w:color w:val="191919"/>
            <w:spacing w:val="-2"/>
            <w:sz w:val="18"/>
            <w:szCs w:val="18"/>
          </w:rPr>
          <w:delText xml:space="preserve">n </w:delText>
        </w:r>
        <w:r w:rsidDel="00122233">
          <w:rPr>
            <w:rFonts w:ascii="Times New Roman" w:hAnsi="Times New Roman"/>
            <w:color w:val="191919"/>
            <w:spacing w:val="-2"/>
            <w:sz w:val="18"/>
            <w:szCs w:val="18"/>
          </w:rPr>
          <w:delText>suppor</w:delText>
        </w:r>
        <w:r w:rsidRPr="00EF6577" w:rsidDel="00122233">
          <w:rPr>
            <w:rFonts w:ascii="Times New Roman" w:hAnsi="Times New Roman"/>
            <w:color w:val="191919"/>
            <w:spacing w:val="-2"/>
            <w:sz w:val="18"/>
            <w:szCs w:val="18"/>
          </w:rPr>
          <w:delText xml:space="preserve">t </w:delText>
        </w:r>
        <w:r w:rsidDel="00122233">
          <w:rPr>
            <w:rFonts w:ascii="Times New Roman" w:hAnsi="Times New Roman"/>
            <w:color w:val="191919"/>
            <w:spacing w:val="-2"/>
            <w:sz w:val="18"/>
            <w:szCs w:val="18"/>
          </w:rPr>
          <w:delText>o</w:delText>
        </w:r>
        <w:r w:rsidRPr="00EF6577" w:rsidDel="00122233">
          <w:rPr>
            <w:rFonts w:ascii="Times New Roman" w:hAnsi="Times New Roman"/>
            <w:color w:val="191919"/>
            <w:spacing w:val="-2"/>
            <w:sz w:val="18"/>
            <w:szCs w:val="18"/>
          </w:rPr>
          <w:delText xml:space="preserve">f </w:delText>
        </w:r>
        <w:r w:rsidDel="00122233">
          <w:rPr>
            <w:rFonts w:ascii="Times New Roman" w:hAnsi="Times New Roman"/>
            <w:color w:val="191919"/>
            <w:spacing w:val="-2"/>
            <w:sz w:val="18"/>
            <w:szCs w:val="18"/>
          </w:rPr>
          <w:delText>“raisin</w:delText>
        </w:r>
        <w:r w:rsidRPr="00EF6577" w:rsidDel="00122233">
          <w:rPr>
            <w:rFonts w:ascii="Times New Roman" w:hAnsi="Times New Roman"/>
            <w:color w:val="191919"/>
            <w:spacing w:val="-2"/>
            <w:sz w:val="18"/>
            <w:szCs w:val="18"/>
          </w:rPr>
          <w:delText xml:space="preserve">g </w:delText>
        </w:r>
        <w:r w:rsidDel="00122233">
          <w:rPr>
            <w:rFonts w:ascii="Times New Roman" w:hAnsi="Times New Roman"/>
            <w:color w:val="191919"/>
            <w:spacing w:val="-2"/>
            <w:sz w:val="18"/>
            <w:szCs w:val="18"/>
          </w:rPr>
          <w:delText>th</w:delText>
        </w:r>
        <w:r w:rsidRPr="00EF6577" w:rsidDel="00122233">
          <w:rPr>
            <w:rFonts w:ascii="Times New Roman" w:hAnsi="Times New Roman"/>
            <w:color w:val="191919"/>
            <w:spacing w:val="-2"/>
            <w:sz w:val="18"/>
            <w:szCs w:val="18"/>
          </w:rPr>
          <w:delText xml:space="preserve">e </w:delText>
        </w:r>
        <w:r w:rsidDel="00122233">
          <w:rPr>
            <w:rFonts w:ascii="Times New Roman" w:hAnsi="Times New Roman"/>
            <w:color w:val="191919"/>
            <w:spacing w:val="-2"/>
            <w:sz w:val="18"/>
            <w:szCs w:val="18"/>
          </w:rPr>
          <w:delText>ba</w:delText>
        </w:r>
        <w:r w:rsidRPr="00EF6577" w:rsidDel="00122233">
          <w:rPr>
            <w:rFonts w:ascii="Times New Roman" w:hAnsi="Times New Roman"/>
            <w:color w:val="191919"/>
            <w:spacing w:val="-2"/>
            <w:sz w:val="18"/>
            <w:szCs w:val="18"/>
          </w:rPr>
          <w:delText>r</w:delText>
        </w:r>
        <w:r w:rsidDel="00122233">
          <w:rPr>
            <w:rFonts w:ascii="Times New Roman" w:hAnsi="Times New Roman"/>
            <w:color w:val="191919"/>
            <w:spacing w:val="-2"/>
            <w:sz w:val="18"/>
            <w:szCs w:val="18"/>
          </w:rPr>
          <w:delText>,</w:delText>
        </w:r>
        <w:r w:rsidRPr="00EF6577" w:rsidDel="00122233">
          <w:rPr>
            <w:rFonts w:ascii="Times New Roman" w:hAnsi="Times New Roman"/>
            <w:color w:val="191919"/>
            <w:spacing w:val="-2"/>
            <w:sz w:val="18"/>
            <w:szCs w:val="18"/>
          </w:rPr>
          <w:delText xml:space="preserve">” </w:delText>
        </w:r>
        <w:r w:rsidDel="00122233">
          <w:rPr>
            <w:rFonts w:ascii="Times New Roman" w:hAnsi="Times New Roman"/>
            <w:color w:val="191919"/>
            <w:spacing w:val="-2"/>
            <w:sz w:val="18"/>
            <w:szCs w:val="18"/>
          </w:rPr>
          <w:delText>ha</w:delText>
        </w:r>
        <w:r w:rsidRPr="00EF6577" w:rsidDel="00122233">
          <w:rPr>
            <w:rFonts w:ascii="Times New Roman" w:hAnsi="Times New Roman"/>
            <w:color w:val="191919"/>
            <w:spacing w:val="-2"/>
            <w:sz w:val="18"/>
            <w:szCs w:val="18"/>
          </w:rPr>
          <w:delText xml:space="preserve">s </w:delText>
        </w:r>
        <w:r w:rsidDel="00122233">
          <w:rPr>
            <w:rFonts w:ascii="Times New Roman" w:hAnsi="Times New Roman"/>
            <w:color w:val="191919"/>
            <w:spacing w:val="-2"/>
            <w:sz w:val="18"/>
            <w:szCs w:val="18"/>
          </w:rPr>
          <w:delText>implemente</w:delText>
        </w:r>
        <w:r w:rsidRPr="00EF6577" w:rsidDel="00122233">
          <w:rPr>
            <w:rFonts w:ascii="Times New Roman" w:hAnsi="Times New Roman"/>
            <w:color w:val="191919"/>
            <w:spacing w:val="-2"/>
            <w:sz w:val="18"/>
            <w:szCs w:val="18"/>
          </w:rPr>
          <w:delText xml:space="preserve">d </w:delText>
        </w:r>
        <w:r w:rsidDel="00122233">
          <w:rPr>
            <w:rFonts w:ascii="Times New Roman" w:hAnsi="Times New Roman"/>
            <w:color w:val="191919"/>
            <w:spacing w:val="-2"/>
            <w:sz w:val="18"/>
            <w:szCs w:val="18"/>
          </w:rPr>
          <w:delText>ne</w:delText>
        </w:r>
        <w:r w:rsidRPr="00EF6577" w:rsidDel="00122233">
          <w:rPr>
            <w:rFonts w:ascii="Times New Roman" w:hAnsi="Times New Roman"/>
            <w:color w:val="191919"/>
            <w:spacing w:val="-2"/>
            <w:sz w:val="18"/>
            <w:szCs w:val="18"/>
          </w:rPr>
          <w:delText xml:space="preserve">w </w:delText>
        </w:r>
        <w:r w:rsidDel="00122233">
          <w:rPr>
            <w:rFonts w:ascii="Times New Roman" w:hAnsi="Times New Roman"/>
            <w:color w:val="191919"/>
            <w:spacing w:val="-2"/>
            <w:sz w:val="18"/>
            <w:szCs w:val="18"/>
          </w:rPr>
          <w:delText>phase-i</w:delText>
        </w:r>
        <w:r w:rsidRPr="00EF6577" w:rsidDel="00122233">
          <w:rPr>
            <w:rFonts w:ascii="Times New Roman" w:hAnsi="Times New Roman"/>
            <w:color w:val="191919"/>
            <w:spacing w:val="-2"/>
            <w:sz w:val="18"/>
            <w:szCs w:val="18"/>
          </w:rPr>
          <w:delText xml:space="preserve">n </w:delText>
        </w:r>
        <w:r w:rsidDel="00122233">
          <w:rPr>
            <w:rFonts w:ascii="Times New Roman" w:hAnsi="Times New Roman"/>
            <w:color w:val="191919"/>
            <w:spacing w:val="-2"/>
            <w:sz w:val="18"/>
            <w:szCs w:val="18"/>
          </w:rPr>
          <w:delText>admissio</w:delText>
        </w:r>
        <w:r w:rsidRPr="00EF6577" w:rsidDel="00122233">
          <w:rPr>
            <w:rFonts w:ascii="Times New Roman" w:hAnsi="Times New Roman"/>
            <w:color w:val="191919"/>
            <w:spacing w:val="-2"/>
            <w:sz w:val="18"/>
            <w:szCs w:val="18"/>
          </w:rPr>
          <w:delText xml:space="preserve">n </w:delText>
        </w:r>
        <w:r w:rsidDel="00122233">
          <w:rPr>
            <w:rFonts w:ascii="Times New Roman" w:hAnsi="Times New Roman"/>
            <w:color w:val="191919"/>
            <w:spacing w:val="-2"/>
            <w:sz w:val="18"/>
            <w:szCs w:val="18"/>
          </w:rPr>
          <w:delText>criteria</w:delText>
        </w:r>
        <w:r w:rsidRPr="00EF6577" w:rsidDel="00122233">
          <w:rPr>
            <w:rFonts w:ascii="Times New Roman" w:hAnsi="Times New Roman"/>
            <w:color w:val="191919"/>
            <w:spacing w:val="-2"/>
            <w:sz w:val="18"/>
            <w:szCs w:val="18"/>
          </w:rPr>
          <w:delText xml:space="preserve">. </w:delText>
        </w:r>
        <w:r w:rsidDel="00122233">
          <w:rPr>
            <w:rFonts w:ascii="Times New Roman" w:hAnsi="Times New Roman"/>
            <w:color w:val="191919"/>
            <w:spacing w:val="-2"/>
            <w:sz w:val="18"/>
            <w:szCs w:val="18"/>
          </w:rPr>
          <w:delText>Consequentl</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b</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t</w:delText>
        </w:r>
        <w:r w:rsidRPr="00EF6577" w:rsidDel="00122233">
          <w:rPr>
            <w:rFonts w:ascii="Times New Roman" w:hAnsi="Times New Roman"/>
            <w:color w:val="191919"/>
            <w:spacing w:val="-2"/>
            <w:sz w:val="18"/>
            <w:szCs w:val="18"/>
          </w:rPr>
          <w:delText xml:space="preserve">he </w:delText>
        </w:r>
        <w:r w:rsidDel="00122233">
          <w:rPr>
            <w:rFonts w:ascii="Times New Roman" w:hAnsi="Times New Roman"/>
            <w:color w:val="191919"/>
            <w:spacing w:val="-2"/>
            <w:sz w:val="18"/>
            <w:szCs w:val="18"/>
          </w:rPr>
          <w:delText>fal</w:delText>
        </w:r>
        <w:r w:rsidRPr="00EF6577" w:rsidDel="00122233">
          <w:rPr>
            <w:rFonts w:ascii="Times New Roman" w:hAnsi="Times New Roman"/>
            <w:color w:val="191919"/>
            <w:spacing w:val="-2"/>
            <w:sz w:val="18"/>
            <w:szCs w:val="18"/>
          </w:rPr>
          <w:delText xml:space="preserve">l </w:delText>
        </w:r>
        <w:r w:rsidDel="00122233">
          <w:rPr>
            <w:rFonts w:ascii="Times New Roman" w:hAnsi="Times New Roman"/>
            <w:color w:val="191919"/>
            <w:spacing w:val="-2"/>
            <w:sz w:val="18"/>
            <w:szCs w:val="18"/>
          </w:rPr>
          <w:delText>semeste</w:delText>
        </w:r>
        <w:r w:rsidRPr="00EF6577" w:rsidDel="00122233">
          <w:rPr>
            <w:rFonts w:ascii="Times New Roman" w:hAnsi="Times New Roman"/>
            <w:color w:val="191919"/>
            <w:spacing w:val="-2"/>
            <w:sz w:val="18"/>
            <w:szCs w:val="18"/>
          </w:rPr>
          <w:delText xml:space="preserve">r </w:delText>
        </w:r>
        <w:r w:rsidDel="00122233">
          <w:rPr>
            <w:rFonts w:ascii="Times New Roman" w:hAnsi="Times New Roman"/>
            <w:color w:val="191919"/>
            <w:spacing w:val="-2"/>
            <w:sz w:val="18"/>
            <w:szCs w:val="18"/>
          </w:rPr>
          <w:delText>of</w:delText>
        </w:r>
      </w:del>
    </w:p>
    <w:p w:rsidR="00E34DC5" w:rsidRPr="00EF6577" w:rsidDel="00122233" w:rsidRDefault="00E34DC5" w:rsidP="00E34DC5">
      <w:pPr>
        <w:widowControl w:val="0"/>
        <w:autoSpaceDE w:val="0"/>
        <w:autoSpaceDN w:val="0"/>
        <w:adjustRightInd w:val="0"/>
        <w:spacing w:before="30" w:after="0" w:line="250" w:lineRule="auto"/>
        <w:ind w:left="270" w:right="71" w:firstLine="0"/>
        <w:jc w:val="both"/>
        <w:rPr>
          <w:del w:id="257" w:author="mdavis47" w:date="2011-03-21T10:48:00Z"/>
          <w:rFonts w:ascii="Times New Roman" w:hAnsi="Times New Roman"/>
          <w:color w:val="191919"/>
          <w:spacing w:val="-2"/>
          <w:sz w:val="18"/>
          <w:szCs w:val="18"/>
        </w:rPr>
      </w:pPr>
      <w:del w:id="258" w:author="mdavis47" w:date="2011-03-21T10:48:00Z">
        <w:r w:rsidDel="00122233">
          <w:rPr>
            <w:rFonts w:ascii="Times New Roman" w:hAnsi="Times New Roman"/>
            <w:color w:val="191919"/>
            <w:spacing w:val="-2"/>
            <w:sz w:val="18"/>
            <w:szCs w:val="18"/>
          </w:rPr>
          <w:delText>2001</w:delText>
        </w:r>
        <w:r w:rsidRPr="00EF6577" w:rsidDel="00122233">
          <w:rPr>
            <w:rFonts w:ascii="Times New Roman" w:hAnsi="Times New Roman"/>
            <w:color w:val="191919"/>
            <w:spacing w:val="-2"/>
            <w:sz w:val="18"/>
            <w:szCs w:val="18"/>
          </w:rPr>
          <w:delText xml:space="preserve">, </w:delText>
        </w:r>
        <w:r w:rsidDel="00122233">
          <w:rPr>
            <w:rFonts w:ascii="Times New Roman" w:hAnsi="Times New Roman"/>
            <w:color w:val="191919"/>
            <w:spacing w:val="-2"/>
            <w:sz w:val="18"/>
            <w:szCs w:val="18"/>
          </w:rPr>
          <w:delText>al</w:delText>
        </w:r>
        <w:r w:rsidRPr="00EF6577" w:rsidDel="00122233">
          <w:rPr>
            <w:rFonts w:ascii="Times New Roman" w:hAnsi="Times New Roman"/>
            <w:color w:val="191919"/>
            <w:spacing w:val="-2"/>
            <w:sz w:val="18"/>
            <w:szCs w:val="18"/>
          </w:rPr>
          <w:delText xml:space="preserve">l </w:delText>
        </w:r>
        <w:r w:rsidDel="00122233">
          <w:rPr>
            <w:rFonts w:ascii="Times New Roman" w:hAnsi="Times New Roman"/>
            <w:color w:val="191919"/>
            <w:spacing w:val="-2"/>
            <w:sz w:val="18"/>
            <w:szCs w:val="18"/>
          </w:rPr>
          <w:delText>student</w:delText>
        </w:r>
        <w:r w:rsidRPr="00EF6577" w:rsidDel="00122233">
          <w:rPr>
            <w:rFonts w:ascii="Times New Roman" w:hAnsi="Times New Roman"/>
            <w:color w:val="191919"/>
            <w:spacing w:val="-2"/>
            <w:sz w:val="18"/>
            <w:szCs w:val="18"/>
          </w:rPr>
          <w:delText xml:space="preserve">s </w:delText>
        </w:r>
        <w:r w:rsidDel="00122233">
          <w:rPr>
            <w:rFonts w:ascii="Times New Roman" w:hAnsi="Times New Roman"/>
            <w:color w:val="191919"/>
            <w:spacing w:val="-2"/>
            <w:sz w:val="18"/>
            <w:szCs w:val="18"/>
          </w:rPr>
          <w:delText>enrollin</w:delText>
        </w:r>
        <w:r w:rsidRPr="00EF6577" w:rsidDel="00122233">
          <w:rPr>
            <w:rFonts w:ascii="Times New Roman" w:hAnsi="Times New Roman"/>
            <w:color w:val="191919"/>
            <w:spacing w:val="-2"/>
            <w:sz w:val="18"/>
            <w:szCs w:val="18"/>
          </w:rPr>
          <w:delText xml:space="preserve">g </w:delText>
        </w:r>
        <w:r w:rsidDel="00122233">
          <w:rPr>
            <w:rFonts w:ascii="Times New Roman" w:hAnsi="Times New Roman"/>
            <w:color w:val="191919"/>
            <w:spacing w:val="-2"/>
            <w:sz w:val="18"/>
            <w:szCs w:val="18"/>
          </w:rPr>
          <w:delText>a</w:delText>
        </w:r>
        <w:r w:rsidRPr="00EF6577" w:rsidDel="00122233">
          <w:rPr>
            <w:rFonts w:ascii="Times New Roman" w:hAnsi="Times New Roman"/>
            <w:color w:val="191919"/>
            <w:spacing w:val="-2"/>
            <w:sz w:val="18"/>
            <w:szCs w:val="18"/>
          </w:rPr>
          <w:delText xml:space="preserve">t </w:delText>
        </w:r>
        <w:r w:rsidDel="00122233">
          <w:rPr>
            <w:rFonts w:ascii="Times New Roman" w:hAnsi="Times New Roman"/>
            <w:color w:val="191919"/>
            <w:spacing w:val="-2"/>
            <w:sz w:val="18"/>
            <w:szCs w:val="18"/>
          </w:rPr>
          <w:delText>Alban</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Stat</w:delText>
        </w:r>
        <w:r w:rsidRPr="00EF6577" w:rsidDel="00122233">
          <w:rPr>
            <w:rFonts w:ascii="Times New Roman" w:hAnsi="Times New Roman"/>
            <w:color w:val="191919"/>
            <w:spacing w:val="-2"/>
            <w:sz w:val="18"/>
            <w:szCs w:val="18"/>
          </w:rPr>
          <w:delText xml:space="preserve">e </w:delText>
        </w:r>
        <w:r w:rsidDel="00122233">
          <w:rPr>
            <w:rFonts w:ascii="Times New Roman" w:hAnsi="Times New Roman"/>
            <w:color w:val="191919"/>
            <w:spacing w:val="-2"/>
            <w:sz w:val="18"/>
            <w:szCs w:val="18"/>
          </w:rPr>
          <w:delText>Universit</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wil</w:delText>
        </w:r>
        <w:r w:rsidRPr="00EF6577" w:rsidDel="00122233">
          <w:rPr>
            <w:rFonts w:ascii="Times New Roman" w:hAnsi="Times New Roman"/>
            <w:color w:val="191919"/>
            <w:spacing w:val="-2"/>
            <w:sz w:val="18"/>
            <w:szCs w:val="18"/>
          </w:rPr>
          <w:delText xml:space="preserve">l </w:delText>
        </w:r>
        <w:r w:rsidDel="00122233">
          <w:rPr>
            <w:rFonts w:ascii="Times New Roman" w:hAnsi="Times New Roman"/>
            <w:color w:val="191919"/>
            <w:spacing w:val="-2"/>
            <w:sz w:val="18"/>
            <w:szCs w:val="18"/>
          </w:rPr>
          <w:delText>mee</w:delText>
        </w:r>
        <w:r w:rsidRPr="00EF6577" w:rsidDel="00122233">
          <w:rPr>
            <w:rFonts w:ascii="Times New Roman" w:hAnsi="Times New Roman"/>
            <w:color w:val="191919"/>
            <w:spacing w:val="-2"/>
            <w:sz w:val="18"/>
            <w:szCs w:val="18"/>
          </w:rPr>
          <w:delText xml:space="preserve">t </w:delText>
        </w:r>
        <w:r w:rsidDel="00122233">
          <w:rPr>
            <w:rFonts w:ascii="Times New Roman" w:hAnsi="Times New Roman"/>
            <w:color w:val="191919"/>
            <w:spacing w:val="-2"/>
            <w:sz w:val="18"/>
            <w:szCs w:val="18"/>
          </w:rPr>
          <w:delText>highe</w:delText>
        </w:r>
        <w:r w:rsidRPr="00EF6577" w:rsidDel="00122233">
          <w:rPr>
            <w:rFonts w:ascii="Times New Roman" w:hAnsi="Times New Roman"/>
            <w:color w:val="191919"/>
            <w:spacing w:val="-2"/>
            <w:sz w:val="18"/>
            <w:szCs w:val="18"/>
          </w:rPr>
          <w:delText xml:space="preserve">r </w:delText>
        </w:r>
        <w:r w:rsidDel="00122233">
          <w:rPr>
            <w:rFonts w:ascii="Times New Roman" w:hAnsi="Times New Roman"/>
            <w:color w:val="191919"/>
            <w:spacing w:val="-2"/>
            <w:sz w:val="18"/>
            <w:szCs w:val="18"/>
          </w:rPr>
          <w:delText>standards.</w:delText>
        </w:r>
      </w:del>
      <w:ins w:id="259" w:author="mdavis47" w:date="2011-03-21T10:49:00Z">
        <w:r w:rsidRPr="00EF6577">
          <w:rPr>
            <w:rFonts w:ascii="Times New Roman" w:hAnsi="Times New Roman"/>
            <w:color w:val="191919"/>
            <w:spacing w:val="-2"/>
            <w:sz w:val="18"/>
            <w:szCs w:val="18"/>
          </w:rPr>
          <w:t>A</w:t>
        </w:r>
      </w:ins>
      <w:ins w:id="260" w:author="mdavis47" w:date="2011-03-21T10:48:00Z">
        <w:r w:rsidRPr="00EF6577">
          <w:rPr>
            <w:rFonts w:ascii="Times New Roman" w:hAnsi="Times New Roman"/>
            <w:color w:val="191919"/>
            <w:spacing w:val="-2"/>
            <w:sz w:val="18"/>
            <w:szCs w:val="18"/>
          </w:rPr>
          <w:t>pplicants to Albany State University must have the following number of high school credits to be enrolled without restrictions:</w:t>
        </w:r>
      </w:ins>
    </w:p>
    <w:p w:rsidR="00E34DC5" w:rsidRPr="00EF6577"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Del="00CA65BC" w:rsidRDefault="00E34DC5" w:rsidP="00E34DC5">
      <w:pPr>
        <w:widowControl w:val="0"/>
        <w:tabs>
          <w:tab w:val="left" w:pos="3680"/>
        </w:tabs>
        <w:autoSpaceDE w:val="0"/>
        <w:autoSpaceDN w:val="0"/>
        <w:adjustRightInd w:val="0"/>
        <w:spacing w:after="0"/>
        <w:ind w:left="1020" w:right="5719"/>
        <w:jc w:val="both"/>
        <w:rPr>
          <w:del w:id="261" w:author="mdavis47" w:date="2011-04-07T09:08:00Z"/>
          <w:rFonts w:ascii="Times New Roman" w:hAnsi="Times New Roman"/>
          <w:color w:val="000000"/>
          <w:sz w:val="18"/>
          <w:szCs w:val="18"/>
        </w:rPr>
      </w:pPr>
      <w:del w:id="262" w:author="mdavis47" w:date="2011-04-07T09:08:00Z">
        <w:r w:rsidDel="00CA65BC">
          <w:rPr>
            <w:rFonts w:ascii="Times New Roman" w:hAnsi="Times New Roman"/>
            <w:b/>
            <w:bCs/>
            <w:color w:val="191919"/>
            <w:spacing w:val="-2"/>
            <w:sz w:val="18"/>
            <w:szCs w:val="18"/>
          </w:rPr>
          <w:delText>Course</w:delText>
        </w:r>
        <w:r w:rsidDel="00CA65BC">
          <w:rPr>
            <w:rFonts w:ascii="Times New Roman" w:hAnsi="Times New Roman"/>
            <w:b/>
            <w:bCs/>
            <w:color w:val="191919"/>
            <w:sz w:val="18"/>
            <w:szCs w:val="18"/>
          </w:rPr>
          <w:delText>s</w:delText>
        </w:r>
        <w:r w:rsidDel="00CA65BC">
          <w:rPr>
            <w:rFonts w:ascii="Times New Roman" w:hAnsi="Times New Roman"/>
            <w:b/>
            <w:bCs/>
            <w:color w:val="191919"/>
            <w:spacing w:val="-4"/>
            <w:sz w:val="18"/>
            <w:szCs w:val="18"/>
          </w:rPr>
          <w:delText xml:space="preserve"> </w:delText>
        </w:r>
        <w:r w:rsidDel="00CA65BC">
          <w:rPr>
            <w:rFonts w:ascii="Times New Roman" w:hAnsi="Times New Roman"/>
            <w:b/>
            <w:bCs/>
            <w:color w:val="191919"/>
            <w:spacing w:val="-2"/>
            <w:sz w:val="18"/>
            <w:szCs w:val="18"/>
          </w:rPr>
          <w:delText>(Units</w:delText>
        </w:r>
        <w:r w:rsidDel="00CA65BC">
          <w:rPr>
            <w:rFonts w:ascii="Times New Roman" w:hAnsi="Times New Roman"/>
            <w:b/>
            <w:bCs/>
            <w:color w:val="191919"/>
            <w:sz w:val="18"/>
            <w:szCs w:val="18"/>
          </w:rPr>
          <w:delText>)</w:delText>
        </w:r>
        <w:r w:rsidDel="00CA65BC">
          <w:rPr>
            <w:rFonts w:ascii="Times New Roman" w:hAnsi="Times New Roman"/>
            <w:b/>
            <w:bCs/>
            <w:color w:val="191919"/>
            <w:sz w:val="18"/>
            <w:szCs w:val="18"/>
          </w:rPr>
          <w:tab/>
        </w:r>
        <w:r w:rsidDel="00CA65BC">
          <w:rPr>
            <w:rFonts w:ascii="Times New Roman" w:hAnsi="Times New Roman"/>
            <w:b/>
            <w:bCs/>
            <w:color w:val="191919"/>
            <w:spacing w:val="-2"/>
            <w:sz w:val="18"/>
            <w:szCs w:val="18"/>
          </w:rPr>
          <w:delText>Instructiona</w:delText>
        </w:r>
        <w:r w:rsidDel="00CA65BC">
          <w:rPr>
            <w:rFonts w:ascii="Times New Roman" w:hAnsi="Times New Roman"/>
            <w:b/>
            <w:bCs/>
            <w:color w:val="191919"/>
            <w:sz w:val="18"/>
            <w:szCs w:val="18"/>
          </w:rPr>
          <w:delText>l</w:delText>
        </w:r>
        <w:r w:rsidDel="00CA65BC">
          <w:rPr>
            <w:rFonts w:ascii="Times New Roman" w:hAnsi="Times New Roman"/>
            <w:b/>
            <w:bCs/>
            <w:color w:val="191919"/>
            <w:spacing w:val="-4"/>
            <w:sz w:val="18"/>
            <w:szCs w:val="18"/>
          </w:rPr>
          <w:delText xml:space="preserve"> </w:delText>
        </w:r>
        <w:r w:rsidDel="00CA65BC">
          <w:rPr>
            <w:rFonts w:ascii="Times New Roman" w:hAnsi="Times New Roman"/>
            <w:b/>
            <w:bCs/>
            <w:color w:val="191919"/>
            <w:spacing w:val="-2"/>
            <w:sz w:val="18"/>
            <w:szCs w:val="18"/>
          </w:rPr>
          <w:delText>Emphasis</w:delText>
        </w:r>
      </w:del>
    </w:p>
    <w:p w:rsidR="00E34DC5" w:rsidDel="00CA65BC" w:rsidRDefault="00E34DC5" w:rsidP="00E34DC5">
      <w:pPr>
        <w:widowControl w:val="0"/>
        <w:tabs>
          <w:tab w:val="left" w:pos="3680"/>
        </w:tabs>
        <w:autoSpaceDE w:val="0"/>
        <w:autoSpaceDN w:val="0"/>
        <w:adjustRightInd w:val="0"/>
        <w:spacing w:before="9" w:after="0"/>
        <w:ind w:left="1020" w:right="6060"/>
        <w:jc w:val="both"/>
        <w:rPr>
          <w:del w:id="263" w:author="mdavis47" w:date="2011-04-07T09:08:00Z"/>
          <w:rFonts w:ascii="Times New Roman" w:hAnsi="Times New Roman"/>
          <w:color w:val="000000"/>
          <w:sz w:val="18"/>
          <w:szCs w:val="18"/>
        </w:rPr>
      </w:pPr>
      <w:del w:id="264" w:author="mdavis47" w:date="2011-04-07T09:08:00Z">
        <w:r w:rsidDel="00CA65BC">
          <w:rPr>
            <w:rFonts w:ascii="Times New Roman" w:hAnsi="Times New Roman"/>
            <w:color w:val="191919"/>
            <w:spacing w:val="-2"/>
            <w:sz w:val="18"/>
            <w:szCs w:val="18"/>
          </w:rPr>
          <w:delText>Englis</w:delText>
        </w:r>
        <w:r w:rsidDel="00CA65BC">
          <w:rPr>
            <w:rFonts w:ascii="Times New Roman" w:hAnsi="Times New Roman"/>
            <w:color w:val="191919"/>
            <w:sz w:val="18"/>
            <w:szCs w:val="18"/>
          </w:rPr>
          <w:delText>h</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(4</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Gramma</w:delText>
        </w:r>
        <w:r w:rsidDel="00CA65BC">
          <w:rPr>
            <w:rFonts w:ascii="Times New Roman" w:hAnsi="Times New Roman"/>
            <w:color w:val="191919"/>
            <w:sz w:val="18"/>
            <w:szCs w:val="18"/>
          </w:rPr>
          <w:delText>r</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usage</w:delText>
        </w:r>
      </w:del>
    </w:p>
    <w:p w:rsidR="00E34DC5" w:rsidDel="00CA65BC" w:rsidRDefault="00E34DC5" w:rsidP="00E34DC5">
      <w:pPr>
        <w:widowControl w:val="0"/>
        <w:autoSpaceDE w:val="0"/>
        <w:autoSpaceDN w:val="0"/>
        <w:adjustRightInd w:val="0"/>
        <w:spacing w:before="9" w:after="0" w:line="250" w:lineRule="auto"/>
        <w:ind w:left="3694" w:right="5271"/>
        <w:rPr>
          <w:del w:id="265" w:author="mdavis47" w:date="2011-04-07T09:08:00Z"/>
          <w:rFonts w:ascii="Times New Roman" w:hAnsi="Times New Roman"/>
          <w:color w:val="000000"/>
          <w:sz w:val="18"/>
          <w:szCs w:val="18"/>
        </w:rPr>
      </w:pPr>
      <w:del w:id="266" w:author="mdavis47" w:date="2011-04-07T09:08:00Z">
        <w:r w:rsidDel="00CA65BC">
          <w:rPr>
            <w:rFonts w:ascii="Times New Roman" w:hAnsi="Times New Roman"/>
            <w:color w:val="191919"/>
            <w:spacing w:val="-2"/>
            <w:sz w:val="18"/>
            <w:szCs w:val="18"/>
          </w:rPr>
          <w:delText>Literatur</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(America</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z w:val="18"/>
            <w:szCs w:val="18"/>
          </w:rPr>
          <w:delText>&amp;</w:delText>
        </w:r>
        <w:r w:rsidDel="00CA65BC">
          <w:rPr>
            <w:rFonts w:ascii="Times New Roman" w:hAnsi="Times New Roman"/>
            <w:color w:val="191919"/>
            <w:spacing w:val="-7"/>
            <w:sz w:val="18"/>
            <w:szCs w:val="18"/>
          </w:rPr>
          <w:delText xml:space="preserve"> </w:delText>
        </w:r>
        <w:r w:rsidDel="00CA65BC">
          <w:rPr>
            <w:rFonts w:ascii="Times New Roman" w:hAnsi="Times New Roman"/>
            <w:color w:val="191919"/>
            <w:spacing w:val="-16"/>
            <w:sz w:val="18"/>
            <w:szCs w:val="18"/>
          </w:rPr>
          <w:delText>W</w:delText>
        </w:r>
        <w:r w:rsidDel="00CA65BC">
          <w:rPr>
            <w:rFonts w:ascii="Times New Roman" w:hAnsi="Times New Roman"/>
            <w:color w:val="191919"/>
            <w:spacing w:val="-2"/>
            <w:sz w:val="18"/>
            <w:szCs w:val="18"/>
          </w:rPr>
          <w:delText>orld) Advance</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compositio</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skills</w:delText>
        </w:r>
      </w:del>
    </w:p>
    <w:p w:rsidR="00FB5CC6" w:rsidRDefault="00FB5CC6">
      <w:pPr>
        <w:widowControl w:val="0"/>
        <w:tabs>
          <w:tab w:val="left" w:pos="4308"/>
        </w:tabs>
        <w:autoSpaceDE w:val="0"/>
        <w:autoSpaceDN w:val="0"/>
        <w:adjustRightInd w:val="0"/>
        <w:spacing w:before="16" w:after="0" w:line="200" w:lineRule="exact"/>
        <w:rPr>
          <w:del w:id="267" w:author="mdavis47" w:date="2011-04-07T09:08:00Z"/>
          <w:rFonts w:ascii="Times New Roman" w:hAnsi="Times New Roman"/>
          <w:color w:val="000000"/>
          <w:sz w:val="20"/>
          <w:szCs w:val="20"/>
        </w:rPr>
        <w:pPrChange w:id="268" w:author="mdavis47" w:date="2011-04-07T09:08:00Z">
          <w:pPr>
            <w:widowControl w:val="0"/>
            <w:autoSpaceDE w:val="0"/>
            <w:autoSpaceDN w:val="0"/>
            <w:adjustRightInd w:val="0"/>
            <w:spacing w:before="16" w:after="0" w:line="200" w:lineRule="exact"/>
          </w:pPr>
        </w:pPrChange>
      </w:pPr>
    </w:p>
    <w:p w:rsidR="00E34DC5" w:rsidDel="00CA65BC" w:rsidRDefault="00E34DC5" w:rsidP="00E34DC5">
      <w:pPr>
        <w:widowControl w:val="0"/>
        <w:tabs>
          <w:tab w:val="left" w:pos="3680"/>
        </w:tabs>
        <w:autoSpaceDE w:val="0"/>
        <w:autoSpaceDN w:val="0"/>
        <w:adjustRightInd w:val="0"/>
        <w:spacing w:after="0" w:line="250" w:lineRule="auto"/>
        <w:ind w:left="3694" w:right="4245" w:hanging="2674"/>
        <w:rPr>
          <w:del w:id="269" w:author="mdavis47" w:date="2011-04-07T09:08:00Z"/>
          <w:rFonts w:ascii="Times New Roman" w:hAnsi="Times New Roman"/>
          <w:color w:val="000000"/>
          <w:sz w:val="18"/>
          <w:szCs w:val="18"/>
        </w:rPr>
      </w:pPr>
      <w:del w:id="270" w:author="mdavis47" w:date="2011-04-07T09:08:00Z">
        <w:r w:rsidDel="00CA65BC">
          <w:rPr>
            <w:rFonts w:ascii="Times New Roman" w:hAnsi="Times New Roman"/>
            <w:color w:val="191919"/>
            <w:spacing w:val="-2"/>
            <w:sz w:val="18"/>
            <w:szCs w:val="18"/>
          </w:rPr>
          <w:delText>Mathematic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(4</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del>
      <w:del w:id="271" w:author="mdavis47" w:date="2011-04-07T08:39:00Z">
        <w:r w:rsidDel="00E606B7">
          <w:rPr>
            <w:rFonts w:ascii="Times New Roman" w:hAnsi="Times New Roman"/>
            <w:color w:val="191919"/>
            <w:spacing w:val="-14"/>
            <w:sz w:val="18"/>
            <w:szCs w:val="18"/>
          </w:rPr>
          <w:delText>T</w:delText>
        </w:r>
        <w:r w:rsidDel="00E606B7">
          <w:rPr>
            <w:rFonts w:ascii="Times New Roman" w:hAnsi="Times New Roman"/>
            <w:color w:val="191919"/>
            <w:spacing w:val="-2"/>
            <w:sz w:val="18"/>
            <w:szCs w:val="18"/>
          </w:rPr>
          <w:delText>w</w:delText>
        </w:r>
        <w:r w:rsidDel="00E606B7">
          <w:rPr>
            <w:rFonts w:ascii="Times New Roman" w:hAnsi="Times New Roman"/>
            <w:color w:val="191919"/>
            <w:sz w:val="18"/>
            <w:szCs w:val="18"/>
          </w:rPr>
          <w:delText>o</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course</w:delText>
        </w:r>
        <w:r w:rsidDel="00E606B7">
          <w:rPr>
            <w:rFonts w:ascii="Times New Roman" w:hAnsi="Times New Roman"/>
            <w:color w:val="191919"/>
            <w:sz w:val="18"/>
            <w:szCs w:val="18"/>
          </w:rPr>
          <w:delText>s</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i</w:delText>
        </w:r>
        <w:r w:rsidDel="00E606B7">
          <w:rPr>
            <w:rFonts w:ascii="Times New Roman" w:hAnsi="Times New Roman"/>
            <w:color w:val="191919"/>
            <w:sz w:val="18"/>
            <w:szCs w:val="18"/>
          </w:rPr>
          <w:delText>n</w:delText>
        </w:r>
        <w:r w:rsidDel="00E606B7">
          <w:rPr>
            <w:rFonts w:ascii="Times New Roman" w:hAnsi="Times New Roman"/>
            <w:color w:val="191919"/>
            <w:spacing w:val="-14"/>
            <w:sz w:val="18"/>
            <w:szCs w:val="18"/>
          </w:rPr>
          <w:delText xml:space="preserve"> </w:delText>
        </w:r>
      </w:del>
      <w:del w:id="272" w:author="mdavis47" w:date="2011-04-07T09:08:00Z">
        <w:r w:rsidDel="00CA65BC">
          <w:rPr>
            <w:rFonts w:ascii="Times New Roman" w:hAnsi="Times New Roman"/>
            <w:color w:val="191919"/>
            <w:spacing w:val="-2"/>
            <w:sz w:val="18"/>
            <w:szCs w:val="18"/>
          </w:rPr>
          <w:delText>Algebra</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del>
      <w:del w:id="273" w:author="mdavis47" w:date="2011-04-07T08:39:00Z">
        <w:r w:rsidDel="00E606B7">
          <w:rPr>
            <w:rFonts w:ascii="Times New Roman" w:hAnsi="Times New Roman"/>
            <w:color w:val="191919"/>
            <w:spacing w:val="-2"/>
            <w:sz w:val="18"/>
            <w:szCs w:val="18"/>
          </w:rPr>
          <w:delText>on</w:delText>
        </w:r>
        <w:r w:rsidDel="00E606B7">
          <w:rPr>
            <w:rFonts w:ascii="Times New Roman" w:hAnsi="Times New Roman"/>
            <w:color w:val="191919"/>
            <w:sz w:val="18"/>
            <w:szCs w:val="18"/>
          </w:rPr>
          <w:delText>e</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i</w:delText>
        </w:r>
        <w:r w:rsidDel="00E606B7">
          <w:rPr>
            <w:rFonts w:ascii="Times New Roman" w:hAnsi="Times New Roman"/>
            <w:color w:val="191919"/>
            <w:sz w:val="18"/>
            <w:szCs w:val="18"/>
          </w:rPr>
          <w:delText>n</w:delText>
        </w:r>
        <w:r w:rsidDel="00E606B7">
          <w:rPr>
            <w:rFonts w:ascii="Times New Roman" w:hAnsi="Times New Roman"/>
            <w:color w:val="191919"/>
            <w:spacing w:val="-4"/>
            <w:sz w:val="18"/>
            <w:szCs w:val="18"/>
          </w:rPr>
          <w:delText xml:space="preserve"> </w:delText>
        </w:r>
      </w:del>
      <w:del w:id="274" w:author="mdavis47" w:date="2011-04-07T09:08:00Z">
        <w:r w:rsidDel="00CA65BC">
          <w:rPr>
            <w:rFonts w:ascii="Times New Roman" w:hAnsi="Times New Roman"/>
            <w:color w:val="191919"/>
            <w:spacing w:val="-2"/>
            <w:sz w:val="18"/>
            <w:szCs w:val="18"/>
          </w:rPr>
          <w:delText>Geometr</w:delText>
        </w:r>
        <w:r w:rsidDel="00CA65BC">
          <w:rPr>
            <w:rFonts w:ascii="Times New Roman" w:hAnsi="Times New Roman"/>
            <w:color w:val="191919"/>
            <w:sz w:val="18"/>
            <w:szCs w:val="18"/>
          </w:rPr>
          <w:delText>y</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and a</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additiona</w:delText>
        </w:r>
        <w:r w:rsidDel="00CA65BC">
          <w:rPr>
            <w:rFonts w:ascii="Times New Roman" w:hAnsi="Times New Roman"/>
            <w:color w:val="191919"/>
            <w:sz w:val="18"/>
            <w:szCs w:val="18"/>
          </w:rPr>
          <w:delText>l</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high-leve</w:delText>
        </w:r>
        <w:r w:rsidDel="00CA65BC">
          <w:rPr>
            <w:rFonts w:ascii="Times New Roman" w:hAnsi="Times New Roman"/>
            <w:color w:val="191919"/>
            <w:sz w:val="18"/>
            <w:szCs w:val="18"/>
          </w:rPr>
          <w:delText>l</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mathematic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course</w:delText>
        </w:r>
      </w:del>
    </w:p>
    <w:p w:rsidR="00E34DC5" w:rsidDel="00CA65BC" w:rsidRDefault="00E34DC5" w:rsidP="00E34DC5">
      <w:pPr>
        <w:widowControl w:val="0"/>
        <w:autoSpaceDE w:val="0"/>
        <w:autoSpaceDN w:val="0"/>
        <w:adjustRightInd w:val="0"/>
        <w:spacing w:before="16" w:after="0" w:line="200" w:lineRule="exact"/>
        <w:rPr>
          <w:del w:id="275" w:author="mdavis47" w:date="2011-04-07T09:08:00Z"/>
          <w:rFonts w:ascii="Times New Roman" w:hAnsi="Times New Roman"/>
          <w:color w:val="000000"/>
          <w:sz w:val="20"/>
          <w:szCs w:val="20"/>
        </w:rPr>
      </w:pPr>
    </w:p>
    <w:p w:rsidR="00E34DC5" w:rsidDel="00CA65BC" w:rsidRDefault="00E34DC5" w:rsidP="00E34DC5">
      <w:pPr>
        <w:widowControl w:val="0"/>
        <w:tabs>
          <w:tab w:val="left" w:pos="3680"/>
        </w:tabs>
        <w:autoSpaceDE w:val="0"/>
        <w:autoSpaceDN w:val="0"/>
        <w:adjustRightInd w:val="0"/>
        <w:spacing w:after="0"/>
        <w:ind w:left="1020" w:right="6293"/>
        <w:jc w:val="both"/>
        <w:rPr>
          <w:del w:id="276" w:author="mdavis47" w:date="2011-04-07T09:08:00Z"/>
          <w:rFonts w:ascii="Times New Roman" w:hAnsi="Times New Roman"/>
          <w:color w:val="000000"/>
          <w:sz w:val="18"/>
          <w:szCs w:val="18"/>
        </w:rPr>
      </w:pPr>
      <w:del w:id="277" w:author="mdavis47" w:date="2011-04-07T09:08:00Z">
        <w:r w:rsidDel="00CA65BC">
          <w:rPr>
            <w:rFonts w:ascii="Times New Roman" w:hAnsi="Times New Roman"/>
            <w:color w:val="191919"/>
            <w:spacing w:val="-2"/>
            <w:sz w:val="18"/>
            <w:szCs w:val="18"/>
          </w:rPr>
          <w:delText>Scienc</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(3</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Physica</w:delText>
        </w:r>
        <w:r w:rsidDel="00CA65BC">
          <w:rPr>
            <w:rFonts w:ascii="Times New Roman" w:hAnsi="Times New Roman"/>
            <w:color w:val="191919"/>
            <w:sz w:val="18"/>
            <w:szCs w:val="18"/>
          </w:rPr>
          <w:delText>l</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Science</w:delText>
        </w:r>
      </w:del>
    </w:p>
    <w:p w:rsidR="00E34DC5" w:rsidDel="00CA65BC" w:rsidRDefault="00E34DC5" w:rsidP="00E34DC5">
      <w:pPr>
        <w:widowControl w:val="0"/>
        <w:autoSpaceDE w:val="0"/>
        <w:autoSpaceDN w:val="0"/>
        <w:adjustRightInd w:val="0"/>
        <w:spacing w:before="9" w:after="0" w:line="250" w:lineRule="auto"/>
        <w:ind w:left="3694" w:right="4261"/>
        <w:rPr>
          <w:del w:id="278" w:author="mdavis47" w:date="2011-04-07T09:08:00Z"/>
          <w:rFonts w:ascii="Times New Roman" w:hAnsi="Times New Roman"/>
          <w:color w:val="000000"/>
          <w:sz w:val="18"/>
          <w:szCs w:val="18"/>
        </w:rPr>
      </w:pPr>
      <w:del w:id="279" w:author="mdavis47" w:date="2011-04-07T09:08:00Z">
        <w:r w:rsidDel="00CA65BC">
          <w:rPr>
            <w:rFonts w:ascii="Times New Roman" w:hAnsi="Times New Roman"/>
            <w:color w:val="191919"/>
            <w:spacing w:val="-2"/>
            <w:sz w:val="18"/>
            <w:szCs w:val="18"/>
          </w:rPr>
          <w:delText>A</w:delText>
        </w:r>
        <w:r w:rsidDel="00CA65BC">
          <w:rPr>
            <w:rFonts w:ascii="Times New Roman" w:hAnsi="Times New Roman"/>
            <w:color w:val="191919"/>
            <w:sz w:val="18"/>
            <w:szCs w:val="18"/>
          </w:rPr>
          <w:delText>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leas</w:delText>
        </w:r>
        <w:r w:rsidDel="00CA65BC">
          <w:rPr>
            <w:rFonts w:ascii="Times New Roman" w:hAnsi="Times New Roman"/>
            <w:color w:val="191919"/>
            <w:sz w:val="18"/>
            <w:szCs w:val="18"/>
          </w:rPr>
          <w:delText>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tw</w:delText>
        </w:r>
        <w:r w:rsidDel="00CA65BC">
          <w:rPr>
            <w:rFonts w:ascii="Times New Roman" w:hAnsi="Times New Roman"/>
            <w:color w:val="191919"/>
            <w:sz w:val="18"/>
            <w:szCs w:val="18"/>
          </w:rPr>
          <w:delText>o</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laborator</w:delText>
        </w:r>
        <w:r w:rsidDel="00CA65BC">
          <w:rPr>
            <w:rFonts w:ascii="Times New Roman" w:hAnsi="Times New Roman"/>
            <w:color w:val="191919"/>
            <w:sz w:val="18"/>
            <w:szCs w:val="18"/>
          </w:rPr>
          <w:delText>y</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course</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fro</w:delText>
        </w:r>
        <w:r w:rsidDel="00CA65BC">
          <w:rPr>
            <w:rFonts w:ascii="Times New Roman" w:hAnsi="Times New Roman"/>
            <w:color w:val="191919"/>
            <w:sz w:val="18"/>
            <w:szCs w:val="18"/>
          </w:rPr>
          <w:delText>m</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Biolog</w:delText>
        </w:r>
        <w:r w:rsidDel="00CA65BC">
          <w:rPr>
            <w:rFonts w:ascii="Times New Roman" w:hAnsi="Times New Roman"/>
            <w:color w:val="191919"/>
            <w:spacing w:val="-13"/>
            <w:sz w:val="18"/>
            <w:szCs w:val="18"/>
          </w:rPr>
          <w:delText>y</w:delText>
        </w:r>
        <w:r w:rsidDel="00CA65BC">
          <w:rPr>
            <w:rFonts w:ascii="Times New Roman" w:hAnsi="Times New Roman"/>
            <w:color w:val="191919"/>
            <w:sz w:val="18"/>
            <w:szCs w:val="18"/>
          </w:rPr>
          <w:delText xml:space="preserve">, </w:delText>
        </w:r>
        <w:r w:rsidDel="00CA65BC">
          <w:rPr>
            <w:rFonts w:ascii="Times New Roman" w:hAnsi="Times New Roman"/>
            <w:color w:val="191919"/>
            <w:spacing w:val="-2"/>
            <w:sz w:val="18"/>
            <w:szCs w:val="18"/>
          </w:rPr>
          <w:delText>Chemistr</w:delText>
        </w:r>
        <w:r w:rsidDel="00CA65BC">
          <w:rPr>
            <w:rFonts w:ascii="Times New Roman" w:hAnsi="Times New Roman"/>
            <w:color w:val="191919"/>
            <w:spacing w:val="-13"/>
            <w:sz w:val="18"/>
            <w:szCs w:val="18"/>
          </w:rPr>
          <w:delText>y</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Physic</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w:delText>
        </w:r>
        <w:r w:rsidDel="00CA65BC">
          <w:rPr>
            <w:rFonts w:ascii="Times New Roman" w:hAnsi="Times New Roman"/>
            <w:color w:val="191919"/>
            <w:sz w:val="18"/>
            <w:szCs w:val="18"/>
          </w:rPr>
          <w:delText>r</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relate</w:delText>
        </w:r>
        <w:r w:rsidDel="00CA65BC">
          <w:rPr>
            <w:rFonts w:ascii="Times New Roman" w:hAnsi="Times New Roman"/>
            <w:color w:val="191919"/>
            <w:sz w:val="18"/>
            <w:szCs w:val="18"/>
          </w:rPr>
          <w:delText>d</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area</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w:delText>
        </w:r>
        <w:r w:rsidDel="00CA65BC">
          <w:rPr>
            <w:rFonts w:ascii="Times New Roman" w:hAnsi="Times New Roman"/>
            <w:color w:val="191919"/>
            <w:sz w:val="18"/>
            <w:szCs w:val="18"/>
          </w:rPr>
          <w:delText>f</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science</w:delText>
        </w:r>
      </w:del>
    </w:p>
    <w:p w:rsidR="00E34DC5" w:rsidDel="00CA65BC" w:rsidRDefault="00E34DC5" w:rsidP="00E34DC5">
      <w:pPr>
        <w:widowControl w:val="0"/>
        <w:autoSpaceDE w:val="0"/>
        <w:autoSpaceDN w:val="0"/>
        <w:adjustRightInd w:val="0"/>
        <w:spacing w:before="16" w:after="0" w:line="200" w:lineRule="exact"/>
        <w:rPr>
          <w:del w:id="280" w:author="mdavis47" w:date="2011-04-07T09:08:00Z"/>
          <w:rFonts w:ascii="Times New Roman" w:hAnsi="Times New Roman"/>
          <w:color w:val="000000"/>
          <w:sz w:val="20"/>
          <w:szCs w:val="20"/>
        </w:rPr>
      </w:pPr>
    </w:p>
    <w:p w:rsidR="00E34DC5" w:rsidDel="00CA65BC" w:rsidRDefault="00E34DC5" w:rsidP="00E34DC5">
      <w:pPr>
        <w:widowControl w:val="0"/>
        <w:tabs>
          <w:tab w:val="left" w:pos="3680"/>
        </w:tabs>
        <w:autoSpaceDE w:val="0"/>
        <w:autoSpaceDN w:val="0"/>
        <w:adjustRightInd w:val="0"/>
        <w:spacing w:after="0"/>
        <w:ind w:left="1020" w:right="6209"/>
        <w:jc w:val="both"/>
        <w:rPr>
          <w:del w:id="281" w:author="mdavis47" w:date="2011-04-07T09:08:00Z"/>
          <w:rFonts w:ascii="Times New Roman" w:hAnsi="Times New Roman"/>
          <w:color w:val="000000"/>
          <w:sz w:val="18"/>
          <w:szCs w:val="18"/>
        </w:rPr>
      </w:pPr>
      <w:del w:id="282" w:author="mdavis47" w:date="2011-04-07T09:08:00Z">
        <w:r w:rsidDel="00CA65BC">
          <w:rPr>
            <w:rFonts w:ascii="Times New Roman" w:hAnsi="Times New Roman"/>
            <w:color w:val="191919"/>
            <w:spacing w:val="-2"/>
            <w:sz w:val="18"/>
            <w:szCs w:val="18"/>
          </w:rPr>
          <w:delText>Socia</w:delText>
        </w:r>
        <w:r w:rsidDel="00CA65BC">
          <w:rPr>
            <w:rFonts w:ascii="Times New Roman" w:hAnsi="Times New Roman"/>
            <w:color w:val="191919"/>
            <w:sz w:val="18"/>
            <w:szCs w:val="18"/>
          </w:rPr>
          <w:delText>l</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(3</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America</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History</w:delText>
        </w:r>
      </w:del>
    </w:p>
    <w:p w:rsidR="00E34DC5" w:rsidDel="00CA65BC" w:rsidRDefault="00E34DC5" w:rsidP="00E34DC5">
      <w:pPr>
        <w:widowControl w:val="0"/>
        <w:autoSpaceDE w:val="0"/>
        <w:autoSpaceDN w:val="0"/>
        <w:adjustRightInd w:val="0"/>
        <w:spacing w:before="9" w:after="0"/>
        <w:ind w:left="3694"/>
        <w:rPr>
          <w:del w:id="283" w:author="mdavis47" w:date="2011-04-07T09:08:00Z"/>
          <w:rFonts w:ascii="Times New Roman" w:hAnsi="Times New Roman"/>
          <w:color w:val="000000"/>
          <w:sz w:val="18"/>
          <w:szCs w:val="18"/>
        </w:rPr>
      </w:pPr>
      <w:del w:id="284" w:author="mdavis47" w:date="2011-04-07T09:08:00Z">
        <w:r w:rsidDel="00CA65BC">
          <w:rPr>
            <w:rFonts w:ascii="Times New Roman" w:hAnsi="Times New Roman"/>
            <w:color w:val="191919"/>
            <w:spacing w:val="-16"/>
            <w:sz w:val="18"/>
            <w:szCs w:val="18"/>
          </w:rPr>
          <w:delText>W</w:delText>
        </w:r>
        <w:r w:rsidDel="00CA65BC">
          <w:rPr>
            <w:rFonts w:ascii="Times New Roman" w:hAnsi="Times New Roman"/>
            <w:color w:val="191919"/>
            <w:spacing w:val="-2"/>
            <w:sz w:val="18"/>
            <w:szCs w:val="18"/>
          </w:rPr>
          <w:delText>orl</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History</w:delText>
        </w:r>
      </w:del>
    </w:p>
    <w:p w:rsidR="00E34DC5" w:rsidDel="00CA65BC" w:rsidRDefault="00E34DC5" w:rsidP="00E34DC5">
      <w:pPr>
        <w:widowControl w:val="0"/>
        <w:autoSpaceDE w:val="0"/>
        <w:autoSpaceDN w:val="0"/>
        <w:adjustRightInd w:val="0"/>
        <w:spacing w:before="9" w:after="0"/>
        <w:ind w:left="3694"/>
        <w:rPr>
          <w:del w:id="285" w:author="mdavis47" w:date="2011-04-07T09:08:00Z"/>
          <w:rFonts w:ascii="Times New Roman" w:hAnsi="Times New Roman"/>
          <w:color w:val="000000"/>
          <w:sz w:val="18"/>
          <w:szCs w:val="18"/>
        </w:rPr>
      </w:pPr>
      <w:del w:id="286" w:author="mdavis47" w:date="2011-04-07T09:08:00Z">
        <w:r w:rsidDel="00CA65BC">
          <w:rPr>
            <w:rFonts w:ascii="Times New Roman" w:hAnsi="Times New Roman"/>
            <w:color w:val="191919"/>
            <w:spacing w:val="-2"/>
            <w:sz w:val="18"/>
            <w:szCs w:val="18"/>
          </w:rPr>
          <w:delText>Economic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Government</w:delText>
        </w:r>
      </w:del>
    </w:p>
    <w:p w:rsidR="00E34DC5" w:rsidDel="00CA65BC" w:rsidRDefault="00E34DC5" w:rsidP="00E34DC5">
      <w:pPr>
        <w:widowControl w:val="0"/>
        <w:autoSpaceDE w:val="0"/>
        <w:autoSpaceDN w:val="0"/>
        <w:adjustRightInd w:val="0"/>
        <w:spacing w:before="5" w:after="0" w:line="220" w:lineRule="exact"/>
        <w:rPr>
          <w:del w:id="287" w:author="mdavis47" w:date="2011-04-07T09:08:00Z"/>
          <w:rFonts w:ascii="Times New Roman" w:hAnsi="Times New Roman"/>
          <w:color w:val="000000"/>
        </w:rPr>
      </w:pPr>
    </w:p>
    <w:p w:rsidR="00E34DC5" w:rsidRDefault="00E34DC5" w:rsidP="00E34DC5">
      <w:pPr>
        <w:widowControl w:val="0"/>
        <w:tabs>
          <w:tab w:val="left" w:pos="3680"/>
        </w:tabs>
        <w:autoSpaceDE w:val="0"/>
        <w:autoSpaceDN w:val="0"/>
        <w:adjustRightInd w:val="0"/>
        <w:spacing w:after="0" w:line="250" w:lineRule="auto"/>
        <w:ind w:left="3694" w:right="4503" w:hanging="2674"/>
        <w:rPr>
          <w:ins w:id="288" w:author="mdavis47" w:date="2011-04-07T08:47:00Z"/>
          <w:rFonts w:ascii="Times New Roman" w:hAnsi="Times New Roman"/>
          <w:color w:val="191919"/>
          <w:spacing w:val="-2"/>
          <w:sz w:val="18"/>
          <w:szCs w:val="18"/>
        </w:rPr>
      </w:pPr>
      <w:del w:id="289" w:author="mdavis47" w:date="2011-04-07T09:08:00Z">
        <w:r w:rsidDel="00CA65BC">
          <w:rPr>
            <w:rFonts w:ascii="Times New Roman" w:hAnsi="Times New Roman"/>
            <w:color w:val="191919"/>
            <w:spacing w:val="-2"/>
            <w:sz w:val="18"/>
            <w:szCs w:val="18"/>
          </w:rPr>
          <w:delText>Foreig</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Languag</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(2</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14"/>
            <w:sz w:val="18"/>
            <w:szCs w:val="18"/>
          </w:rPr>
          <w:delText>T</w:delText>
        </w:r>
        <w:r w:rsidDel="00CA65BC">
          <w:rPr>
            <w:rFonts w:ascii="Times New Roman" w:hAnsi="Times New Roman"/>
            <w:color w:val="191919"/>
            <w:spacing w:val="-2"/>
            <w:sz w:val="18"/>
            <w:szCs w:val="18"/>
          </w:rPr>
          <w:delText>w</w:delText>
        </w:r>
        <w:r w:rsidDel="00CA65BC">
          <w:rPr>
            <w:rFonts w:ascii="Times New Roman" w:hAnsi="Times New Roman"/>
            <w:color w:val="191919"/>
            <w:sz w:val="18"/>
            <w:szCs w:val="18"/>
          </w:rPr>
          <w:delText>o</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course</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i</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on</w:delText>
        </w:r>
        <w:r w:rsidDel="00CA65BC">
          <w:rPr>
            <w:rFonts w:ascii="Times New Roman" w:hAnsi="Times New Roman"/>
            <w:color w:val="191919"/>
            <w:sz w:val="18"/>
            <w:szCs w:val="18"/>
          </w:rPr>
          <w:delText>e</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languag</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emphasizing speaking</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listening</w:delText>
        </w:r>
        <w:r w:rsidDel="00CA65BC">
          <w:rPr>
            <w:rFonts w:ascii="Times New Roman" w:hAnsi="Times New Roman"/>
            <w:color w:val="191919"/>
            <w:sz w:val="18"/>
            <w:szCs w:val="18"/>
          </w:rPr>
          <w:delText>,</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readin</w:delText>
        </w:r>
        <w:r w:rsidDel="00CA65BC">
          <w:rPr>
            <w:rFonts w:ascii="Times New Roman" w:hAnsi="Times New Roman"/>
            <w:color w:val="191919"/>
            <w:sz w:val="18"/>
            <w:szCs w:val="18"/>
          </w:rPr>
          <w:delText>g</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 xml:space="preserve">writing </w:delText>
        </w:r>
      </w:del>
    </w:p>
    <w:tbl>
      <w:tblPr>
        <w:tblpPr w:leftFromText="180" w:rightFromText="180" w:vertAnchor="text" w:horzAnchor="margin" w:tblpXSpec="center" w:tblpY="63"/>
        <w:tblW w:w="0" w:type="auto"/>
        <w:tblLook w:val="04A0"/>
      </w:tblPr>
      <w:tblGrid>
        <w:gridCol w:w="1686"/>
        <w:gridCol w:w="2652"/>
        <w:gridCol w:w="1440"/>
        <w:gridCol w:w="3690"/>
      </w:tblGrid>
      <w:tr w:rsidR="00E34DC5" w:rsidRPr="00CA65BC" w:rsidTr="00E34DC5">
        <w:tc>
          <w:tcPr>
            <w:tcW w:w="1686" w:type="dxa"/>
          </w:tcPr>
          <w:p w:rsidR="00E34DC5" w:rsidRPr="00CA65BC" w:rsidRDefault="00E34DC5" w:rsidP="00680470">
            <w:pPr>
              <w:ind w:firstLine="0"/>
              <w:rPr>
                <w:rFonts w:ascii="Times New Roman" w:hAnsi="Times New Roman"/>
                <w:b/>
                <w:sz w:val="20"/>
                <w:szCs w:val="20"/>
              </w:rPr>
            </w:pPr>
            <w:r w:rsidRPr="005740C9">
              <w:rPr>
                <w:rFonts w:ascii="Times New Roman" w:hAnsi="Times New Roman"/>
                <w:b/>
                <w:sz w:val="20"/>
                <w:szCs w:val="20"/>
              </w:rPr>
              <w:t>Courses (Units)</w:t>
            </w:r>
          </w:p>
        </w:tc>
        <w:tc>
          <w:tcPr>
            <w:tcW w:w="2652" w:type="dxa"/>
          </w:tcPr>
          <w:p w:rsidR="00E34DC5" w:rsidRPr="00CA65BC" w:rsidRDefault="00E34DC5" w:rsidP="00680470">
            <w:pPr>
              <w:ind w:firstLine="0"/>
              <w:rPr>
                <w:rFonts w:ascii="Times New Roman" w:hAnsi="Times New Roman"/>
                <w:b/>
                <w:sz w:val="20"/>
                <w:szCs w:val="20"/>
              </w:rPr>
            </w:pPr>
            <w:r w:rsidRPr="005740C9">
              <w:rPr>
                <w:rFonts w:ascii="Times New Roman" w:hAnsi="Times New Roman"/>
                <w:b/>
                <w:sz w:val="20"/>
                <w:szCs w:val="20"/>
              </w:rPr>
              <w:t>Graduates in 2011 and earlier Instructional Emphasis</w:t>
            </w:r>
          </w:p>
        </w:tc>
        <w:tc>
          <w:tcPr>
            <w:tcW w:w="1440" w:type="dxa"/>
          </w:tcPr>
          <w:p w:rsidR="00E34DC5" w:rsidRPr="00CA65BC" w:rsidRDefault="00E34DC5" w:rsidP="00680470">
            <w:pPr>
              <w:ind w:firstLine="0"/>
              <w:rPr>
                <w:rFonts w:ascii="Times New Roman" w:hAnsi="Times New Roman"/>
                <w:b/>
                <w:sz w:val="20"/>
                <w:szCs w:val="20"/>
              </w:rPr>
            </w:pPr>
            <w:r w:rsidRPr="005740C9">
              <w:rPr>
                <w:rFonts w:ascii="Times New Roman" w:hAnsi="Times New Roman"/>
                <w:b/>
                <w:sz w:val="20"/>
                <w:szCs w:val="20"/>
              </w:rPr>
              <w:t>Courses (Units)</w:t>
            </w:r>
          </w:p>
        </w:tc>
        <w:tc>
          <w:tcPr>
            <w:tcW w:w="3690" w:type="dxa"/>
          </w:tcPr>
          <w:p w:rsidR="00E34DC5" w:rsidRPr="00CA65BC" w:rsidRDefault="00E34DC5" w:rsidP="00680470">
            <w:pPr>
              <w:ind w:firstLine="0"/>
              <w:rPr>
                <w:rFonts w:ascii="Times New Roman" w:hAnsi="Times New Roman"/>
                <w:b/>
                <w:sz w:val="20"/>
                <w:szCs w:val="20"/>
              </w:rPr>
            </w:pPr>
            <w:r w:rsidRPr="005740C9">
              <w:rPr>
                <w:rFonts w:ascii="Times New Roman" w:hAnsi="Times New Roman"/>
                <w:b/>
                <w:sz w:val="20"/>
                <w:szCs w:val="20"/>
              </w:rPr>
              <w:t>Graduates in 2012 and later Instructions Emphasis</w:t>
            </w:r>
          </w:p>
        </w:tc>
      </w:tr>
      <w:tr w:rsidR="00E34DC5" w:rsidRPr="00CA65BC" w:rsidTr="00E34DC5">
        <w:trPr>
          <w:trHeight w:val="732"/>
        </w:trPr>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t>English (4)</w:t>
            </w:r>
          </w:p>
        </w:tc>
        <w:tc>
          <w:tcPr>
            <w:tcW w:w="2652"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Grammar and Usage</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c>
          <w:tcPr>
            <w:tcW w:w="144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English (4)</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Grammar and Usage</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r>
      <w:tr w:rsidR="00E34DC5" w:rsidRPr="00CA65BC" w:rsidTr="00E34DC5">
        <w:trPr>
          <w:trHeight w:val="1020"/>
        </w:trPr>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t>Math (4)</w:t>
            </w:r>
          </w:p>
        </w:tc>
        <w:tc>
          <w:tcPr>
            <w:tcW w:w="2652"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tc>
        <w:tc>
          <w:tcPr>
            <w:tcW w:w="144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Math (4)</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OR Math I, Math II, Math III and an additional mathematics course</w:t>
            </w:r>
          </w:p>
        </w:tc>
      </w:tr>
      <w:tr w:rsidR="00E34DC5" w:rsidRPr="00CA65BC" w:rsidTr="00E34DC5">
        <w:trPr>
          <w:trHeight w:val="813"/>
        </w:trPr>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t>Science (3)</w:t>
            </w:r>
          </w:p>
        </w:tc>
        <w:tc>
          <w:tcPr>
            <w:tcW w:w="2652" w:type="dxa"/>
          </w:tcPr>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At least two lab sciences from Biology, Chemistry, Physics or related areas of Science</w:t>
            </w:r>
          </w:p>
        </w:tc>
        <w:tc>
          <w:tcPr>
            <w:tcW w:w="144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Science (4)</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Biology I, Physical Science or Physics, Chemistry I or Earth systems, Environmental Science or an advanced placement science</w:t>
            </w:r>
          </w:p>
        </w:tc>
      </w:tr>
      <w:tr w:rsidR="00E34DC5" w:rsidRPr="00CA65BC" w:rsidTr="00E34DC5">
        <w:trPr>
          <w:trHeight w:val="723"/>
        </w:trPr>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t>Social Science(3)</w:t>
            </w:r>
          </w:p>
        </w:tc>
        <w:tc>
          <w:tcPr>
            <w:tcW w:w="2652" w:type="dxa"/>
          </w:tcPr>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American History</w:t>
            </w:r>
          </w:p>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World History</w:t>
            </w:r>
          </w:p>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Economics and Government</w:t>
            </w:r>
          </w:p>
        </w:tc>
        <w:tc>
          <w:tcPr>
            <w:tcW w:w="1440" w:type="dxa"/>
          </w:tcPr>
          <w:p w:rsidR="00E34DC5" w:rsidRPr="00CA65BC" w:rsidRDefault="00E34DC5" w:rsidP="00680470">
            <w:pPr>
              <w:spacing w:after="0"/>
              <w:ind w:right="-108" w:firstLine="0"/>
              <w:rPr>
                <w:rFonts w:ascii="Times New Roman" w:hAnsi="Times New Roman"/>
                <w:sz w:val="18"/>
                <w:szCs w:val="18"/>
              </w:rPr>
            </w:pPr>
            <w:r w:rsidRPr="00CA65BC">
              <w:rPr>
                <w:rFonts w:ascii="Times New Roman" w:hAnsi="Times New Roman"/>
                <w:sz w:val="18"/>
                <w:szCs w:val="18"/>
              </w:rPr>
              <w:t>Social Science(3)</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American History</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World History</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Economics and Government</w:t>
            </w:r>
          </w:p>
        </w:tc>
      </w:tr>
      <w:tr w:rsidR="00E34DC5" w:rsidRPr="00CA65BC" w:rsidTr="00E34DC5">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lastRenderedPageBreak/>
              <w:t>Foreign Language(2)</w:t>
            </w:r>
          </w:p>
        </w:tc>
        <w:tc>
          <w:tcPr>
            <w:tcW w:w="2652" w:type="dxa"/>
          </w:tcPr>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c>
          <w:tcPr>
            <w:tcW w:w="144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Foreign Language(2)</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r>
    </w:tbl>
    <w:p w:rsidR="00E34DC5" w:rsidRPr="00EF6577" w:rsidRDefault="00E34DC5" w:rsidP="00E34DC5">
      <w:pPr>
        <w:pStyle w:val="Heading2"/>
        <w:spacing w:before="0"/>
        <w:ind w:left="180" w:right="130" w:firstLine="0"/>
        <w:jc w:val="both"/>
        <w:rPr>
          <w:ins w:id="290" w:author="mdavis47" w:date="2011-04-07T08:46:00Z"/>
          <w:rFonts w:ascii="Times New Roman" w:hAnsi="Times New Roman"/>
          <w:bCs w:val="0"/>
          <w:color w:val="191919"/>
          <w:spacing w:val="-2"/>
          <w:sz w:val="18"/>
          <w:szCs w:val="18"/>
        </w:rPr>
      </w:pPr>
      <w:bookmarkStart w:id="291" w:name="_Toc295558966"/>
      <w:bookmarkStart w:id="292" w:name="_Toc297152491"/>
      <w:ins w:id="293" w:author="mdavis47" w:date="2011-04-07T08:46:00Z">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REAS </w:t>
        </w:r>
        <w:r w:rsidRPr="00EF6577">
          <w:rPr>
            <w:rFonts w:ascii="Times New Roman" w:hAnsi="Times New Roman"/>
            <w:bCs w:val="0"/>
            <w:color w:val="191919"/>
            <w:spacing w:val="-2"/>
            <w:sz w:val="22"/>
            <w:szCs w:val="22"/>
          </w:rPr>
          <w:t>O</w:t>
        </w:r>
        <w:r w:rsidRPr="00EF6577">
          <w:rPr>
            <w:rFonts w:ascii="Times New Roman" w:hAnsi="Times New Roman"/>
            <w:bCs w:val="0"/>
            <w:color w:val="191919"/>
            <w:spacing w:val="-2"/>
            <w:sz w:val="18"/>
            <w:szCs w:val="18"/>
          </w:rPr>
          <w:t xml:space="preserve">F </w:t>
        </w:r>
        <w:r w:rsidRPr="00EF6577">
          <w:rPr>
            <w:rFonts w:ascii="Times New Roman" w:hAnsi="Times New Roman"/>
            <w:bCs w:val="0"/>
            <w:color w:val="191919"/>
            <w:spacing w:val="-2"/>
            <w:sz w:val="22"/>
            <w:szCs w:val="22"/>
          </w:rPr>
          <w:t>D</w:t>
        </w:r>
        <w:r w:rsidRPr="00EF6577">
          <w:rPr>
            <w:rFonts w:ascii="Times New Roman" w:hAnsi="Times New Roman"/>
            <w:bCs w:val="0"/>
            <w:color w:val="191919"/>
            <w:spacing w:val="-2"/>
            <w:sz w:val="18"/>
            <w:szCs w:val="18"/>
          </w:rPr>
          <w:t>EFICIENCY</w:t>
        </w:r>
        <w:r w:rsidRPr="00EF6577">
          <w:rPr>
            <w:rFonts w:ascii="Times New Roman" w:hAnsi="Times New Roman"/>
            <w:bCs w:val="0"/>
            <w:color w:val="191919"/>
            <w:spacing w:val="-2"/>
            <w:sz w:val="22"/>
            <w:szCs w:val="22"/>
          </w:rPr>
          <w:t xml:space="preserve"> A</w:t>
        </w:r>
        <w:r w:rsidRPr="00EF6577">
          <w:rPr>
            <w:rFonts w:ascii="Times New Roman" w:hAnsi="Times New Roman"/>
            <w:bCs w:val="0"/>
            <w:color w:val="191919"/>
            <w:spacing w:val="-2"/>
            <w:sz w:val="18"/>
            <w:szCs w:val="18"/>
          </w:rPr>
          <w:t>LTERNATIVES</w:t>
        </w:r>
        <w:bookmarkEnd w:id="291"/>
        <w:bookmarkEnd w:id="292"/>
      </w:ins>
    </w:p>
    <w:p w:rsidR="00E34DC5" w:rsidRPr="00103BFE" w:rsidDel="00103BFE" w:rsidRDefault="00566B75" w:rsidP="00E34DC5">
      <w:pPr>
        <w:widowControl w:val="0"/>
        <w:tabs>
          <w:tab w:val="left" w:pos="3680"/>
        </w:tabs>
        <w:autoSpaceDE w:val="0"/>
        <w:autoSpaceDN w:val="0"/>
        <w:adjustRightInd w:val="0"/>
        <w:spacing w:after="0" w:line="250" w:lineRule="auto"/>
        <w:ind w:left="180" w:right="130" w:firstLine="0"/>
        <w:jc w:val="both"/>
        <w:rPr>
          <w:del w:id="294" w:author="mdavis47" w:date="2011-04-07T08:46:00Z"/>
          <w:rFonts w:ascii="Times New Roman" w:hAnsi="Times New Roman"/>
          <w:b/>
          <w:color w:val="000000"/>
          <w:sz w:val="28"/>
          <w:szCs w:val="28"/>
          <w:rPrChange w:id="295" w:author="mdavis47" w:date="2011-04-07T08:45:00Z">
            <w:rPr>
              <w:del w:id="296" w:author="mdavis47" w:date="2011-04-07T08:46:00Z"/>
              <w:rFonts w:ascii="Times New Roman" w:hAnsi="Times New Roman"/>
              <w:color w:val="000000"/>
              <w:sz w:val="18"/>
              <w:szCs w:val="18"/>
            </w:rPr>
          </w:rPrChange>
        </w:rPr>
      </w:pPr>
      <w:del w:id="297" w:author="mdavis47" w:date="2011-04-07T08:46:00Z">
        <w:r w:rsidRPr="00566B75">
          <w:rPr>
            <w:rFonts w:ascii="Times New Roman" w:hAnsi="Times New Roman"/>
            <w:b/>
            <w:color w:val="191919"/>
            <w:spacing w:val="-2"/>
            <w:sz w:val="28"/>
            <w:szCs w:val="28"/>
            <w:rPrChange w:id="298" w:author="mdavis47" w:date="2011-04-07T08:45:00Z">
              <w:rPr>
                <w:rFonts w:ascii="Times New Roman" w:hAnsi="Times New Roman"/>
                <w:color w:val="191919"/>
                <w:spacing w:val="-2"/>
                <w:sz w:val="18"/>
                <w:szCs w:val="18"/>
                <w:u w:val="single"/>
              </w:rPr>
            </w:rPrChange>
          </w:rPr>
          <w:delText>Are</w:delText>
        </w:r>
        <w:r w:rsidRPr="00566B75">
          <w:rPr>
            <w:rFonts w:ascii="Times New Roman" w:hAnsi="Times New Roman"/>
            <w:b/>
            <w:color w:val="191919"/>
            <w:sz w:val="28"/>
            <w:szCs w:val="28"/>
            <w:rPrChange w:id="299" w:author="mdavis47" w:date="2011-04-07T08:45:00Z">
              <w:rPr>
                <w:rFonts w:ascii="Times New Roman" w:hAnsi="Times New Roman"/>
                <w:color w:val="191919"/>
                <w:sz w:val="18"/>
                <w:szCs w:val="18"/>
                <w:u w:val="single"/>
              </w:rPr>
            </w:rPrChange>
          </w:rPr>
          <w:delText>a</w:delText>
        </w:r>
        <w:r w:rsidRPr="00566B75">
          <w:rPr>
            <w:rFonts w:ascii="Times New Roman" w:hAnsi="Times New Roman"/>
            <w:b/>
            <w:color w:val="191919"/>
            <w:spacing w:val="-4"/>
            <w:sz w:val="28"/>
            <w:szCs w:val="28"/>
            <w:rPrChange w:id="300" w:author="mdavis47" w:date="2011-04-07T08:45:00Z">
              <w:rPr>
                <w:rFonts w:ascii="Times New Roman" w:hAnsi="Times New Roman"/>
                <w:color w:val="191919"/>
                <w:spacing w:val="-4"/>
                <w:sz w:val="18"/>
                <w:szCs w:val="18"/>
                <w:u w:val="single"/>
              </w:rPr>
            </w:rPrChange>
          </w:rPr>
          <w:delText xml:space="preserve"> </w:delText>
        </w:r>
        <w:r w:rsidRPr="00566B75">
          <w:rPr>
            <w:rFonts w:ascii="Times New Roman" w:hAnsi="Times New Roman"/>
            <w:b/>
            <w:color w:val="191919"/>
            <w:spacing w:val="-2"/>
            <w:sz w:val="28"/>
            <w:szCs w:val="28"/>
            <w:rPrChange w:id="301" w:author="mdavis47" w:date="2011-04-07T08:45:00Z">
              <w:rPr>
                <w:rFonts w:ascii="Times New Roman" w:hAnsi="Times New Roman"/>
                <w:color w:val="191919"/>
                <w:spacing w:val="-2"/>
                <w:sz w:val="18"/>
                <w:szCs w:val="18"/>
                <w:u w:val="single"/>
              </w:rPr>
            </w:rPrChange>
          </w:rPr>
          <w:delText>o</w:delText>
        </w:r>
        <w:r w:rsidRPr="00566B75">
          <w:rPr>
            <w:rFonts w:ascii="Times New Roman" w:hAnsi="Times New Roman"/>
            <w:b/>
            <w:color w:val="191919"/>
            <w:sz w:val="28"/>
            <w:szCs w:val="28"/>
            <w:rPrChange w:id="302" w:author="mdavis47" w:date="2011-04-07T08:45:00Z">
              <w:rPr>
                <w:rFonts w:ascii="Times New Roman" w:hAnsi="Times New Roman"/>
                <w:color w:val="191919"/>
                <w:sz w:val="18"/>
                <w:szCs w:val="18"/>
                <w:u w:val="single"/>
              </w:rPr>
            </w:rPrChange>
          </w:rPr>
          <w:delText>f</w:delText>
        </w:r>
        <w:r w:rsidRPr="00566B75">
          <w:rPr>
            <w:rFonts w:ascii="Times New Roman" w:hAnsi="Times New Roman"/>
            <w:b/>
            <w:color w:val="191919"/>
            <w:spacing w:val="-4"/>
            <w:sz w:val="28"/>
            <w:szCs w:val="28"/>
            <w:rPrChange w:id="303" w:author="mdavis47" w:date="2011-04-07T08:45:00Z">
              <w:rPr>
                <w:rFonts w:ascii="Times New Roman" w:hAnsi="Times New Roman"/>
                <w:color w:val="191919"/>
                <w:spacing w:val="-4"/>
                <w:sz w:val="18"/>
                <w:szCs w:val="18"/>
                <w:u w:val="single"/>
              </w:rPr>
            </w:rPrChange>
          </w:rPr>
          <w:delText xml:space="preserve"> </w:delText>
        </w:r>
        <w:r w:rsidRPr="00566B75">
          <w:rPr>
            <w:rFonts w:ascii="Times New Roman" w:hAnsi="Times New Roman"/>
            <w:b/>
            <w:color w:val="191919"/>
            <w:spacing w:val="-2"/>
            <w:sz w:val="28"/>
            <w:szCs w:val="28"/>
            <w:rPrChange w:id="304" w:author="mdavis47" w:date="2011-04-07T08:45:00Z">
              <w:rPr>
                <w:rFonts w:ascii="Times New Roman" w:hAnsi="Times New Roman"/>
                <w:color w:val="191919"/>
                <w:spacing w:val="-2"/>
                <w:sz w:val="18"/>
                <w:szCs w:val="18"/>
                <w:u w:val="single"/>
              </w:rPr>
            </w:rPrChange>
          </w:rPr>
          <w:delText>Deficienc</w:delText>
        </w:r>
        <w:r w:rsidRPr="00566B75">
          <w:rPr>
            <w:rFonts w:ascii="Times New Roman" w:hAnsi="Times New Roman"/>
            <w:b/>
            <w:color w:val="191919"/>
            <w:sz w:val="28"/>
            <w:szCs w:val="28"/>
            <w:rPrChange w:id="305" w:author="mdavis47" w:date="2011-04-07T08:45:00Z">
              <w:rPr>
                <w:rFonts w:ascii="Times New Roman" w:hAnsi="Times New Roman"/>
                <w:color w:val="191919"/>
                <w:sz w:val="18"/>
                <w:szCs w:val="18"/>
                <w:u w:val="single"/>
              </w:rPr>
            </w:rPrChange>
          </w:rPr>
          <w:delText>y</w:delText>
        </w:r>
        <w:r w:rsidRPr="00566B75">
          <w:rPr>
            <w:rFonts w:ascii="Times New Roman" w:hAnsi="Times New Roman"/>
            <w:b/>
            <w:color w:val="191919"/>
            <w:spacing w:val="-13"/>
            <w:sz w:val="28"/>
            <w:szCs w:val="28"/>
            <w:rPrChange w:id="306" w:author="mdavis47" w:date="2011-04-07T08:45:00Z">
              <w:rPr>
                <w:rFonts w:ascii="Times New Roman" w:hAnsi="Times New Roman"/>
                <w:color w:val="191919"/>
                <w:spacing w:val="-13"/>
                <w:sz w:val="18"/>
                <w:szCs w:val="18"/>
                <w:u w:val="single"/>
              </w:rPr>
            </w:rPrChange>
          </w:rPr>
          <w:delText xml:space="preserve"> </w:delText>
        </w:r>
        <w:r w:rsidRPr="00566B75">
          <w:rPr>
            <w:rFonts w:ascii="Times New Roman" w:hAnsi="Times New Roman"/>
            <w:b/>
            <w:color w:val="191919"/>
            <w:spacing w:val="-2"/>
            <w:sz w:val="28"/>
            <w:szCs w:val="28"/>
            <w:rPrChange w:id="307" w:author="mdavis47" w:date="2011-04-07T08:45:00Z">
              <w:rPr>
                <w:rFonts w:ascii="Times New Roman" w:hAnsi="Times New Roman"/>
                <w:color w:val="191919"/>
                <w:spacing w:val="-2"/>
                <w:sz w:val="18"/>
                <w:szCs w:val="18"/>
                <w:u w:val="single"/>
              </w:rPr>
            </w:rPrChange>
          </w:rPr>
          <w:delText>Alternatives</w:delText>
        </w:r>
      </w:del>
    </w:p>
    <w:p w:rsidR="00E34DC5" w:rsidRPr="00103BFE"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b/>
          <w:color w:val="000000"/>
          <w:sz w:val="28"/>
          <w:szCs w:val="28"/>
          <w:rPrChange w:id="308" w:author="mdavis47" w:date="2011-04-07T08:45:00Z">
            <w:rPr>
              <w:rFonts w:ascii="Times New Roman" w:hAnsi="Times New Roman"/>
              <w:color w:val="000000"/>
              <w:sz w:val="19"/>
              <w:szCs w:val="19"/>
            </w:rPr>
          </w:rPrChange>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09" w:name="_Toc294266421"/>
      <w:bookmarkStart w:id="310" w:name="_Toc295558967"/>
      <w:bookmarkStart w:id="311" w:name="_Toc296342714"/>
      <w:bookmarkStart w:id="312" w:name="_Toc297151202"/>
      <w:bookmarkStart w:id="313" w:name="_Toc297152492"/>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NGLISH</w:t>
      </w:r>
      <w:bookmarkEnd w:id="309"/>
      <w:bookmarkEnd w:id="310"/>
      <w:bookmarkEnd w:id="311"/>
      <w:bookmarkEnd w:id="312"/>
      <w:bookmarkEnd w:id="313"/>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(CPE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w:t>
      </w:r>
      <w:r w:rsidRPr="00EF6577">
        <w:rPr>
          <w:rFonts w:ascii="Times New Roman" w:hAnsi="Times New Roman"/>
          <w:color w:val="191919"/>
          <w:spacing w:val="-2"/>
          <w:sz w:val="18"/>
          <w:szCs w:val="18"/>
        </w:rPr>
        <w:t>e</w:t>
      </w:r>
      <w:r>
        <w:rPr>
          <w:rFonts w:ascii="Times New Roman" w:hAnsi="Times New Roman"/>
          <w:color w:val="191919"/>
          <w:spacing w:val="-2"/>
          <w:sz w:val="18"/>
          <w:szCs w:val="18"/>
        </w:rPr>
        <w:t>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14" w:name="_Toc294266422"/>
      <w:bookmarkStart w:id="315" w:name="_Toc295558968"/>
      <w:bookmarkStart w:id="316" w:name="_Toc296342715"/>
      <w:bookmarkStart w:id="317" w:name="_Toc297151203"/>
      <w:bookmarkStart w:id="318" w:name="_Toc297152493"/>
      <w:r>
        <w:rPr>
          <w:rFonts w:ascii="Times New Roman" w:hAnsi="Times New Roman"/>
          <w:b w:val="0"/>
          <w:bCs w:val="0"/>
          <w:color w:val="191919"/>
          <w:spacing w:val="-2"/>
          <w:sz w:val="24"/>
          <w:szCs w:val="24"/>
        </w:rPr>
        <w:t>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THEM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TICS</w:t>
      </w:r>
      <w:bookmarkEnd w:id="314"/>
      <w:bookmarkEnd w:id="315"/>
      <w:bookmarkEnd w:id="316"/>
      <w:bookmarkEnd w:id="317"/>
      <w:bookmarkEnd w:id="318"/>
    </w:p>
    <w:p w:rsidR="00FB5CC6" w:rsidRDefault="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Change w:id="319" w:author="mdavis47" w:date="2011-03-21T10:51:00Z">
          <w:pPr>
            <w:widowControl w:val="0"/>
            <w:autoSpaceDE w:val="0"/>
            <w:autoSpaceDN w:val="0"/>
            <w:adjustRightInd w:val="0"/>
            <w:spacing w:before="30" w:after="0"/>
            <w:ind w:left="1020" w:right="846"/>
            <w:jc w:val="both"/>
          </w:pPr>
        </w:pPrChange>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Mat</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del w:id="320" w:author="mdavis47" w:date="2011-03-21T10:50:00Z">
        <w:r w:rsidDel="00122233">
          <w:rPr>
            <w:rFonts w:ascii="Times New Roman" w:hAnsi="Times New Roman"/>
            <w:color w:val="191919"/>
            <w:spacing w:val="-2"/>
            <w:sz w:val="18"/>
            <w:szCs w:val="18"/>
          </w:rPr>
          <w:delText>CPE</w:delText>
        </w:r>
        <w:r w:rsidRPr="00EF6577" w:rsidDel="00122233">
          <w:rPr>
            <w:rFonts w:ascii="Times New Roman" w:hAnsi="Times New Roman"/>
            <w:color w:val="191919"/>
            <w:spacing w:val="-2"/>
            <w:sz w:val="18"/>
            <w:szCs w:val="18"/>
          </w:rPr>
          <w:delText xml:space="preserve">, </w:delText>
        </w:r>
      </w:del>
      <w:ins w:id="321" w:author="mdavis47" w:date="2011-03-21T10:51:00Z">
        <w:r w:rsidRPr="00EF6577">
          <w:rPr>
            <w:rFonts w:ascii="Times New Roman" w:hAnsi="Times New Roman"/>
            <w:color w:val="191919"/>
            <w:spacing w:val="-2"/>
            <w:sz w:val="18"/>
            <w:szCs w:val="18"/>
          </w:rPr>
          <w:t xml:space="preserve"> College Placement Exam" </w:t>
        </w:r>
      </w:ins>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Mathematic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22" w:name="_Toc294266423"/>
      <w:bookmarkStart w:id="323" w:name="_Toc295558969"/>
      <w:bookmarkStart w:id="324" w:name="_Toc296342716"/>
      <w:bookmarkStart w:id="325" w:name="_Toc297151204"/>
      <w:bookmarkStart w:id="326" w:name="_Toc297152494"/>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22"/>
      <w:bookmarkEnd w:id="323"/>
      <w:bookmarkEnd w:id="324"/>
      <w:bookmarkEnd w:id="325"/>
      <w:bookmarkEnd w:id="326"/>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The student must complete one four-hour course, </w:t>
      </w:r>
      <w:proofErr w:type="gramStart"/>
      <w:r w:rsidRPr="00EF6577">
        <w:rPr>
          <w:rFonts w:ascii="Times New Roman" w:hAnsi="Times New Roman"/>
          <w:color w:val="191919"/>
          <w:spacing w:val="-2"/>
          <w:sz w:val="18"/>
          <w:szCs w:val="18"/>
        </w:rPr>
        <w:t>either BIOL</w:t>
      </w:r>
      <w:proofErr w:type="gramEnd"/>
      <w:r w:rsidRPr="00EF6577">
        <w:rPr>
          <w:rFonts w:ascii="Times New Roman" w:hAnsi="Times New Roman"/>
          <w:color w:val="191919"/>
          <w:spacing w:val="-2"/>
          <w:sz w:val="18"/>
          <w:szCs w:val="18"/>
        </w:rPr>
        <w:t xml:space="preserve"> 1111K, PHYS 1001K or CHEM 1151K, with a grade of “C” or better. (Hours earned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10-hou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la</w:t>
      </w:r>
      <w:r w:rsidRPr="00EF6577">
        <w:rPr>
          <w:rFonts w:ascii="Times New Roman" w:hAnsi="Times New Roman"/>
          <w:color w:val="191919"/>
          <w:spacing w:val="-2"/>
          <w:sz w:val="18"/>
          <w:szCs w:val="18"/>
        </w:rPr>
        <w:t xml:space="preserve">b </w:t>
      </w:r>
      <w:r>
        <w:rPr>
          <w:rFonts w:ascii="Times New Roman" w:hAnsi="Times New Roman"/>
          <w:color w:val="191919"/>
          <w:spacing w:val="-2"/>
          <w:sz w:val="18"/>
          <w:szCs w:val="18"/>
        </w:rPr>
        <w:t>scienc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D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curriculum</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the “sequence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27" w:name="_Toc294266424"/>
      <w:bookmarkStart w:id="328" w:name="_Toc295558970"/>
      <w:bookmarkStart w:id="329" w:name="_Toc296342717"/>
      <w:bookmarkStart w:id="330" w:name="_Toc297151205"/>
      <w:bookmarkStart w:id="331" w:name="_Toc297152495"/>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OCIA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27"/>
      <w:bookmarkEnd w:id="328"/>
      <w:bookmarkEnd w:id="329"/>
      <w:bookmarkEnd w:id="330"/>
      <w:bookmarkEnd w:id="331"/>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economic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eithe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2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proofErr w:type="gramStart"/>
      <w:r>
        <w:rPr>
          <w:rFonts w:ascii="Times New Roman" w:hAnsi="Times New Roman"/>
          <w:color w:val="191919"/>
          <w:spacing w:val="-2"/>
          <w:sz w:val="18"/>
          <w:szCs w:val="18"/>
        </w:rPr>
        <w:t>210</w:t>
      </w:r>
      <w:r w:rsidRPr="00EF6577">
        <w:rPr>
          <w:rFonts w:ascii="Times New Roman" w:hAnsi="Times New Roman"/>
          <w:color w:val="191919"/>
          <w:spacing w:val="-2"/>
          <w:sz w:val="18"/>
          <w:szCs w:val="18"/>
        </w:rPr>
        <w:t>5 ,</w:t>
      </w:r>
      <w:proofErr w:type="gramEnd"/>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210</w:t>
      </w:r>
      <w:r w:rsidRPr="00EF6577">
        <w:rPr>
          <w:rFonts w:ascii="Times New Roman" w:hAnsi="Times New Roman"/>
          <w:color w:val="191919"/>
          <w:spacing w:val="-2"/>
          <w:sz w:val="18"/>
          <w:szCs w:val="18"/>
        </w:rPr>
        <w:t xml:space="preserve">6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busines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32" w:name="_Toc294266425"/>
      <w:bookmarkStart w:id="333" w:name="_Toc295558971"/>
      <w:bookmarkStart w:id="334" w:name="_Toc296342718"/>
      <w:bookmarkStart w:id="335" w:name="_Toc297151206"/>
      <w:bookmarkStart w:id="336" w:name="_Toc297152496"/>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OREIG</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ANGUAGE</w:t>
      </w:r>
      <w:bookmarkEnd w:id="332"/>
      <w:bookmarkEnd w:id="333"/>
      <w:bookmarkEnd w:id="334"/>
      <w:bookmarkEnd w:id="335"/>
      <w:bookmarkEnd w:id="336"/>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introductory/elementar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foreig</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languag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(FRE</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101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GER</w:t>
      </w:r>
      <w:r w:rsidRPr="00EF6577">
        <w:rPr>
          <w:rFonts w:ascii="Times New Roman" w:hAnsi="Times New Roman"/>
          <w:color w:val="191919"/>
          <w:spacing w:val="-2"/>
          <w:sz w:val="18"/>
          <w:szCs w:val="18"/>
        </w:rPr>
        <w:t>M 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1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w:t>
      </w:r>
      <w:r w:rsidRPr="00EF6577">
        <w:rPr>
          <w:rFonts w:ascii="Times New Roman" w:hAnsi="Times New Roman"/>
          <w:color w:val="191919"/>
          <w:spacing w:val="-2"/>
          <w:sz w:val="18"/>
          <w:szCs w:val="18"/>
        </w:rPr>
        <w:t>P</w:t>
      </w:r>
      <w:r>
        <w:rPr>
          <w:rFonts w:ascii="Times New Roman" w:hAnsi="Times New Roman"/>
          <w:color w:val="191919"/>
          <w:spacing w:val="-2"/>
          <w:sz w:val="18"/>
          <w:szCs w:val="18"/>
        </w:rPr>
        <w:t>A</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131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del w:id="337" w:author="mdavis47" w:date="2011-03-21T09:38:00Z">
        <w:r w:rsidDel="005D3B83">
          <w:rPr>
            <w:rFonts w:ascii="Times New Roman" w:hAnsi="Times New Roman"/>
            <w:color w:val="191919"/>
            <w:spacing w:val="-2"/>
            <w:sz w:val="18"/>
            <w:szCs w:val="18"/>
          </w:rPr>
          <w:delText>CP</w:delText>
        </w:r>
        <w:r w:rsidRPr="00EF6577" w:rsidDel="005D3B83">
          <w:rPr>
            <w:rFonts w:ascii="Times New Roman" w:hAnsi="Times New Roman"/>
            <w:color w:val="191919"/>
            <w:spacing w:val="-2"/>
            <w:sz w:val="18"/>
            <w:szCs w:val="18"/>
          </w:rPr>
          <w:delText xml:space="preserve">C </w:delText>
        </w:r>
      </w:del>
      <w:ins w:id="338" w:author="mdavis47" w:date="2011-03-21T09:38:00Z">
        <w:r w:rsidRPr="00EF6577">
          <w:rPr>
            <w:rFonts w:ascii="Times New Roman" w:hAnsi="Times New Roman"/>
            <w:color w:val="191919"/>
            <w:spacing w:val="-2"/>
            <w:sz w:val="18"/>
            <w:szCs w:val="18"/>
          </w:rPr>
          <w:t xml:space="preserve"> College Prepatory Curriculum </w:t>
        </w:r>
      </w:ins>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befor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leve</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earned 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canno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degre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T</w:t>
      </w:r>
      <w:r>
        <w:rPr>
          <w:rFonts w:ascii="Times New Roman" w:hAnsi="Times New Roman"/>
          <w:color w:val="191919"/>
          <w:spacing w:val="-2"/>
          <w:sz w:val="18"/>
          <w:szCs w:val="18"/>
        </w:rPr>
        <w:t>ransfe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satisfyin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CP</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requir</w:t>
      </w:r>
      <w:r w:rsidRPr="00EF6577">
        <w:rPr>
          <w:rFonts w:ascii="Times New Roman" w:hAnsi="Times New Roman"/>
          <w:color w:val="191919"/>
          <w:spacing w:val="-2"/>
          <w:sz w:val="18"/>
          <w:szCs w:val="18"/>
        </w:rPr>
        <w:t>e</w:t>
      </w:r>
      <w:r>
        <w:rPr>
          <w:rFonts w:ascii="Times New Roman" w:hAnsi="Times New Roman"/>
          <w:color w:val="191919"/>
          <w:spacing w:val="-2"/>
          <w:sz w:val="18"/>
          <w:szCs w:val="18"/>
        </w:rPr>
        <w:t>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elsewher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in 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recognize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upo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tra</w:t>
      </w:r>
      <w:r w:rsidRPr="00EF6577">
        <w:rPr>
          <w:rFonts w:ascii="Times New Roman" w:hAnsi="Times New Roman"/>
          <w:color w:val="191919"/>
          <w:spacing w:val="-2"/>
          <w:sz w:val="18"/>
          <w:szCs w:val="18"/>
        </w:rPr>
        <w:t>n</w:t>
      </w:r>
      <w:r>
        <w:rPr>
          <w:rFonts w:ascii="Times New Roman" w:hAnsi="Times New Roman"/>
          <w:color w:val="191919"/>
          <w:spacing w:val="-2"/>
          <w:sz w:val="18"/>
          <w:szCs w:val="18"/>
        </w:rPr>
        <w:t>scripts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566B75" w:rsidP="00E34DC5">
      <w:pPr>
        <w:pStyle w:val="Heading2"/>
        <w:spacing w:before="0"/>
        <w:ind w:left="180" w:right="130" w:firstLine="0"/>
        <w:rPr>
          <w:ins w:id="339" w:author="mdavis47" w:date="2011-04-07T09:24:00Z"/>
          <w:rFonts w:ascii="Times New Roman" w:hAnsi="Times New Roman"/>
          <w:smallCaps/>
          <w:color w:val="000000"/>
          <w:sz w:val="24"/>
          <w:szCs w:val="24"/>
          <w:rPrChange w:id="340" w:author="mdavis47" w:date="2011-04-07T11:50:00Z">
            <w:rPr>
              <w:ins w:id="341" w:author="mdavis47" w:date="2011-04-07T09:24:00Z"/>
              <w:rFonts w:ascii="Times New Roman" w:hAnsi="Times New Roman"/>
              <w:smallCaps/>
              <w:color w:val="000000"/>
              <w:sz w:val="18"/>
              <w:szCs w:val="18"/>
            </w:rPr>
          </w:rPrChange>
        </w:rPr>
      </w:pPr>
      <w:bookmarkStart w:id="342" w:name="_Toc295558972"/>
      <w:bookmarkStart w:id="343" w:name="_Toc297152497"/>
      <w:ins w:id="344" w:author="mdavis47" w:date="2011-04-07T09:23:00Z">
        <w:r w:rsidRPr="00566B75">
          <w:rPr>
            <w:rFonts w:ascii="Times New Roman" w:hAnsi="Times New Roman"/>
            <w:smallCaps/>
            <w:color w:val="000000"/>
            <w:sz w:val="24"/>
            <w:szCs w:val="24"/>
            <w:rPrChange w:id="345" w:author="mdavis47" w:date="2011-04-07T11:50:00Z">
              <w:rPr>
                <w:rFonts w:ascii="Times New Roman" w:eastAsiaTheme="minorEastAsia" w:hAnsi="Times New Roman" w:cstheme="minorBidi"/>
                <w:b w:val="0"/>
                <w:bCs w:val="0"/>
                <w:color w:val="000000"/>
                <w:sz w:val="18"/>
                <w:szCs w:val="18"/>
                <w:u w:val="single"/>
              </w:rPr>
            </w:rPrChange>
          </w:rPr>
          <w:t>Home School Graduates</w:t>
        </w:r>
      </w:ins>
      <w:ins w:id="346" w:author="mdavis47" w:date="2011-04-07T09:24:00Z">
        <w:r w:rsidRPr="00566B75">
          <w:rPr>
            <w:rFonts w:ascii="Times New Roman" w:hAnsi="Times New Roman"/>
            <w:smallCaps/>
            <w:color w:val="000000"/>
            <w:sz w:val="24"/>
            <w:szCs w:val="24"/>
            <w:rPrChange w:id="347" w:author="mdavis47" w:date="2011-04-07T11:50:00Z">
              <w:rPr>
                <w:rFonts w:ascii="Times New Roman" w:eastAsiaTheme="minorEastAsia" w:hAnsi="Times New Roman" w:cstheme="minorBidi"/>
                <w:b w:val="0"/>
                <w:bCs w:val="0"/>
                <w:smallCaps/>
                <w:color w:val="000000"/>
                <w:sz w:val="18"/>
                <w:szCs w:val="18"/>
                <w:u w:val="single"/>
              </w:rPr>
            </w:rPrChange>
          </w:rPr>
          <w:t xml:space="preserve"> </w:t>
        </w:r>
      </w:ins>
      <w:ins w:id="348" w:author="mdavis47" w:date="2011-04-07T09:25:00Z">
        <w:r w:rsidRPr="00566B75">
          <w:rPr>
            <w:rFonts w:ascii="Times New Roman" w:hAnsi="Times New Roman"/>
            <w:smallCaps/>
            <w:color w:val="000000"/>
            <w:sz w:val="24"/>
            <w:szCs w:val="24"/>
            <w:rPrChange w:id="349" w:author="mdavis47" w:date="2011-04-07T11:50:00Z">
              <w:rPr>
                <w:rFonts w:ascii="Times New Roman" w:eastAsiaTheme="minorEastAsia" w:hAnsi="Times New Roman" w:cstheme="minorBidi"/>
                <w:b w:val="0"/>
                <w:bCs w:val="0"/>
                <w:smallCaps/>
                <w:color w:val="000000"/>
                <w:sz w:val="18"/>
                <w:szCs w:val="18"/>
                <w:u w:val="single"/>
              </w:rPr>
            </w:rPrChange>
          </w:rPr>
          <w:t>or Graduates of Non-Accredited high Schools</w:t>
        </w:r>
      </w:ins>
      <w:bookmarkEnd w:id="342"/>
      <w:bookmarkEnd w:id="343"/>
    </w:p>
    <w:p w:rsidR="00E34DC5" w:rsidRPr="00547766" w:rsidRDefault="00566B75" w:rsidP="00E34DC5">
      <w:pPr>
        <w:widowControl w:val="0"/>
        <w:autoSpaceDE w:val="0"/>
        <w:autoSpaceDN w:val="0"/>
        <w:adjustRightInd w:val="0"/>
        <w:spacing w:before="30" w:after="0" w:line="250" w:lineRule="auto"/>
        <w:ind w:left="180" w:right="130" w:firstLine="0"/>
        <w:jc w:val="both"/>
        <w:rPr>
          <w:ins w:id="350" w:author="mdavis47" w:date="2011-04-07T10:51:00Z"/>
          <w:rFonts w:ascii="Times New Roman" w:hAnsi="Times New Roman"/>
          <w:color w:val="000000"/>
          <w:sz w:val="18"/>
          <w:szCs w:val="18"/>
          <w:rPrChange w:id="351" w:author="mdavis47" w:date="2011-04-07T10:51:00Z">
            <w:rPr>
              <w:ins w:id="352" w:author="mdavis47" w:date="2011-04-07T10:51:00Z"/>
              <w:color w:val="000000"/>
              <w:sz w:val="19"/>
              <w:szCs w:val="19"/>
            </w:rPr>
          </w:rPrChange>
        </w:rPr>
      </w:pPr>
      <w:ins w:id="353" w:author="mdavis47" w:date="2011-04-07T09:25:00Z">
        <w:r w:rsidRPr="00566B75">
          <w:rPr>
            <w:rFonts w:ascii="Times New Roman" w:hAnsi="Times New Roman"/>
            <w:color w:val="000000"/>
            <w:sz w:val="18"/>
            <w:szCs w:val="18"/>
            <w:rPrChange w:id="354" w:author="mdavis47" w:date="2011-04-07T10:51:00Z">
              <w:rPr>
                <w:rFonts w:ascii="Times New Roman" w:hAnsi="Times New Roman"/>
                <w:b/>
                <w:color w:val="000000"/>
                <w:sz w:val="18"/>
                <w:szCs w:val="18"/>
                <w:u w:val="single"/>
              </w:rPr>
            </w:rPrChange>
          </w:rPr>
          <w:t>Graduates of Home School programs or Non-accredited high schools</w:t>
        </w:r>
      </w:ins>
      <w:ins w:id="355" w:author="mdavis47" w:date="2011-04-07T10:47:00Z">
        <w:r w:rsidRPr="00566B75">
          <w:rPr>
            <w:rFonts w:ascii="Times New Roman" w:hAnsi="Times New Roman"/>
            <w:color w:val="000000"/>
            <w:sz w:val="18"/>
            <w:szCs w:val="18"/>
            <w:rPrChange w:id="356" w:author="mdavis47" w:date="2011-04-07T10:51:00Z">
              <w:rPr>
                <w:rFonts w:ascii="Times New Roman" w:hAnsi="Times New Roman"/>
                <w:color w:val="000000"/>
                <w:sz w:val="18"/>
                <w:szCs w:val="18"/>
                <w:u w:val="single"/>
              </w:rPr>
            </w:rPrChange>
          </w:rPr>
          <w:t xml:space="preserve"> may satisfy admissions requirements using SAT scores and satisfactory documentation of equivalent competence in each of the areas at the college-preparatory level</w:t>
        </w:r>
      </w:ins>
      <w:ins w:id="357" w:author="mdavis47" w:date="2011-04-07T10:48:00Z">
        <w:r w:rsidRPr="00566B75">
          <w:rPr>
            <w:rFonts w:ascii="Times New Roman" w:hAnsi="Times New Roman"/>
            <w:color w:val="000000"/>
            <w:sz w:val="18"/>
            <w:szCs w:val="18"/>
            <w:rPrChange w:id="358" w:author="mdavis47" w:date="2011-04-07T10:51:00Z">
              <w:rPr>
                <w:rFonts w:ascii="Times New Roman" w:hAnsi="Times New Roman"/>
                <w:color w:val="000000"/>
                <w:sz w:val="19"/>
                <w:szCs w:val="19"/>
                <w:u w:val="single"/>
              </w:rPr>
            </w:rPrChange>
          </w:rPr>
          <w:t xml:space="preserve">. </w:t>
        </w:r>
      </w:ins>
      <w:ins w:id="359" w:author="mdavis47" w:date="2011-04-07T10:51:00Z">
        <w:r w:rsidRPr="00566B75">
          <w:rPr>
            <w:rFonts w:ascii="Times New Roman" w:hAnsi="Times New Roman"/>
            <w:color w:val="000000"/>
            <w:sz w:val="18"/>
            <w:szCs w:val="18"/>
            <w:rPrChange w:id="360" w:author="mdavis47" w:date="2011-04-07T10:51:00Z">
              <w:rPr>
                <w:color w:val="000000"/>
                <w:sz w:val="19"/>
                <w:szCs w:val="19"/>
                <w:u w:val="single"/>
              </w:rPr>
            </w:rPrChange>
          </w:rPr>
          <w:t>Applicants who achieve designated scores on each of the following SAT II Subject Tests in an area will be considered to have demonstrated equivalent competence and do not need to submit additional documentation in that area: English Writing, Literature, Math IC or Math IIC, American History &amp; Social Studies, World History, Biology, and one of the following: Chemistry or Physics.</w:t>
        </w:r>
      </w:ins>
    </w:p>
    <w:p w:rsidR="00E34DC5" w:rsidRPr="00547766" w:rsidRDefault="00E34DC5" w:rsidP="00E34DC5">
      <w:pPr>
        <w:widowControl w:val="0"/>
        <w:autoSpaceDE w:val="0"/>
        <w:autoSpaceDN w:val="0"/>
        <w:adjustRightInd w:val="0"/>
        <w:spacing w:before="30" w:after="0" w:line="250" w:lineRule="auto"/>
        <w:ind w:left="180" w:right="130" w:firstLine="0"/>
        <w:jc w:val="both"/>
        <w:rPr>
          <w:ins w:id="361" w:author="mdavis47" w:date="2011-04-07T10:47:00Z"/>
          <w:rFonts w:ascii="Times New Roman" w:hAnsi="Times New Roman"/>
          <w:color w:val="000000"/>
          <w:sz w:val="19"/>
          <w:szCs w:val="19"/>
        </w:rPr>
      </w:pPr>
    </w:p>
    <w:p w:rsidR="00E34DC5" w:rsidRPr="007E326C" w:rsidRDefault="00E34DC5" w:rsidP="00E34DC5">
      <w:pPr>
        <w:widowControl w:val="0"/>
        <w:autoSpaceDE w:val="0"/>
        <w:autoSpaceDN w:val="0"/>
        <w:adjustRightInd w:val="0"/>
        <w:spacing w:before="30" w:after="0" w:line="250" w:lineRule="auto"/>
        <w:ind w:left="180" w:right="130" w:firstLine="0"/>
        <w:jc w:val="both"/>
        <w:rPr>
          <w:del w:id="362" w:author="mdavis47" w:date="2011-04-07T10:47:00Z"/>
          <w:rFonts w:ascii="Times New Roman" w:hAnsi="Times New Roman"/>
          <w:color w:val="000000"/>
          <w:sz w:val="18"/>
          <w:szCs w:val="18"/>
        </w:rPr>
      </w:pPr>
    </w:p>
    <w:p w:rsidR="00E34DC5" w:rsidRPr="007E326C" w:rsidDel="002218F7" w:rsidRDefault="00E34DC5" w:rsidP="00E34DC5">
      <w:pPr>
        <w:widowControl w:val="0"/>
        <w:autoSpaceDE w:val="0"/>
        <w:autoSpaceDN w:val="0"/>
        <w:adjustRightInd w:val="0"/>
        <w:spacing w:before="8" w:after="0" w:line="190" w:lineRule="exact"/>
        <w:ind w:left="180" w:right="130" w:firstLine="0"/>
        <w:rPr>
          <w:del w:id="363" w:author="mdavis47" w:date="2011-04-07T11:49:00Z"/>
          <w:rFonts w:ascii="Times New Roman" w:hAnsi="Times New Roman"/>
          <w:color w:val="000000"/>
          <w:sz w:val="19"/>
          <w:szCs w:val="19"/>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364" w:name="_Toc295558973"/>
      <w:bookmarkStart w:id="365" w:name="_Toc297152498"/>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RANSFE</w:t>
      </w:r>
      <w:r w:rsidRPr="007E326C">
        <w:rPr>
          <w:rFonts w:ascii="Times New Roman" w:hAnsi="Times New Roman"/>
          <w:bCs w:val="0"/>
          <w:color w:val="191919"/>
          <w:sz w:val="18"/>
          <w:szCs w:val="18"/>
        </w:rPr>
        <w:t>R</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364"/>
      <w:bookmarkEnd w:id="365"/>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Applicants who have attended other institutions can apply for admission with advanced standing, provided they are academically eligible to re- turn to the college or university last attended</w:t>
      </w:r>
      <w:ins w:id="366" w:author="mdavis47" w:date="2011-04-07T09:11:00Z">
        <w:r w:rsidRPr="00CD21B7">
          <w:rPr>
            <w:rFonts w:ascii="Times New Roman" w:hAnsi="Times New Roman"/>
            <w:color w:val="000000"/>
            <w:sz w:val="18"/>
            <w:szCs w:val="18"/>
          </w:rPr>
          <w:t xml:space="preserve"> and have 30 or more transferable college credits</w:t>
        </w:r>
      </w:ins>
      <w:r w:rsidRPr="00CD21B7">
        <w:rPr>
          <w:rFonts w:ascii="Times New Roman" w:hAnsi="Times New Roman"/>
          <w:color w:val="000000"/>
          <w:sz w:val="18"/>
          <w:szCs w:val="18"/>
        </w:rPr>
        <w:t xml:space="preserve">. Students transferring from other colleges </w:t>
      </w:r>
      <w:del w:id="367" w:author="mdavis47" w:date="2011-03-21T09:40:00Z">
        <w:r w:rsidRPr="00CD21B7" w:rsidDel="00900C48">
          <w:rPr>
            <w:rFonts w:ascii="Times New Roman" w:hAnsi="Times New Roman"/>
            <w:color w:val="000000"/>
            <w:sz w:val="18"/>
            <w:szCs w:val="18"/>
          </w:rPr>
          <w:delText xml:space="preserve">should </w:delText>
        </w:r>
      </w:del>
      <w:ins w:id="368" w:author="mdavis47" w:date="2011-03-21T09:40:00Z">
        <w:r w:rsidRPr="00CD21B7">
          <w:rPr>
            <w:rFonts w:ascii="Times New Roman" w:hAnsi="Times New Roman"/>
            <w:color w:val="000000"/>
            <w:sz w:val="18"/>
            <w:szCs w:val="18"/>
          </w:rPr>
          <w:t xml:space="preserve"> must </w:t>
        </w:r>
      </w:ins>
      <w:r w:rsidRPr="00CD21B7">
        <w:rPr>
          <w:rFonts w:ascii="Times New Roman" w:hAnsi="Times New Roman"/>
          <w:color w:val="000000"/>
          <w:sz w:val="18"/>
          <w:szCs w:val="18"/>
        </w:rPr>
        <w:t xml:space="preserve">send official transcripts of all previous college work to the Office of </w:t>
      </w:r>
      <w:del w:id="369" w:author="mdavis47" w:date="2011-04-07T09:11:00Z">
        <w:r w:rsidRPr="00CD21B7" w:rsidDel="00CA65BC">
          <w:rPr>
            <w:rFonts w:ascii="Times New Roman" w:hAnsi="Times New Roman"/>
            <w:color w:val="000000"/>
            <w:sz w:val="18"/>
            <w:szCs w:val="18"/>
          </w:rPr>
          <w:delText>Recruitment and Admissions</w:delText>
        </w:r>
      </w:del>
      <w:ins w:id="370" w:author="mdavis47" w:date="2011-04-07T09:11:00Z">
        <w:r w:rsidRPr="00CD21B7">
          <w:rPr>
            <w:rFonts w:ascii="Times New Roman" w:hAnsi="Times New Roman"/>
            <w:color w:val="000000"/>
            <w:sz w:val="18"/>
            <w:szCs w:val="18"/>
          </w:rPr>
          <w:t>Enrollment Services</w:t>
        </w:r>
      </w:ins>
      <w:r w:rsidRPr="00CD21B7">
        <w:rPr>
          <w:rFonts w:ascii="Times New Roman" w:hAnsi="Times New Roman"/>
          <w:color w:val="000000"/>
          <w:sz w:val="18"/>
          <w:szCs w:val="18"/>
        </w:rPr>
        <w:t xml:space="preserve"> at Albany State University.</w:t>
      </w:r>
      <w:ins w:id="371" w:author="mdavis47" w:date="2011-04-07T09:12:00Z">
        <w:r w:rsidRPr="00CD21B7">
          <w:rPr>
            <w:rFonts w:ascii="Times New Roman" w:hAnsi="Times New Roman"/>
            <w:color w:val="000000"/>
            <w:sz w:val="18"/>
            <w:szCs w:val="18"/>
          </w:rPr>
          <w:t xml:space="preserve"> Students with fewer than 30 transferable college credits will be required to meet the Freshman Admissions standards for Albany State University.</w:t>
        </w:r>
      </w:ins>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The applicants’ eligibility for admission will be based on previous academic performance. The Institution reserves the right to require high school transcripts and ACT or SAT scores for transfer students; it also reserves the right not to accept the credits of an institution, regardless of its accreditation status, when the University determines that the course content is not equivalent to the course content at Albany State University.</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Students must report all courses completed at other institutions. Failure to report previous college attendance is sufficient cause for cancellation of registration and credits earned at Albany State University. A maximum of 90 academic semester hours from an accredited senior college may be applied to the program in which an applicant desires enrollment, provided that grades earned are “C” or better. Applicants who have completed the core requirements in a transfer program in another unit of the University System will receive full transfer </w:t>
      </w:r>
      <w:r w:rsidRPr="00CD21B7">
        <w:rPr>
          <w:rFonts w:ascii="Times New Roman" w:hAnsi="Times New Roman"/>
          <w:color w:val="000000"/>
          <w:sz w:val="18"/>
          <w:szCs w:val="18"/>
        </w:rPr>
        <w:lastRenderedPageBreak/>
        <w:t>credit for all core courses. A maximum of 30 semester hour</w:t>
      </w:r>
      <w:ins w:id="372" w:author="mdavis47" w:date="2011-04-07T09:13:00Z">
        <w:r w:rsidRPr="00CD21B7">
          <w:rPr>
            <w:rFonts w:ascii="Times New Roman" w:hAnsi="Times New Roman"/>
            <w:color w:val="000000"/>
            <w:sz w:val="18"/>
            <w:szCs w:val="18"/>
          </w:rPr>
          <w:t>s</w:t>
        </w:r>
      </w:ins>
      <w:r w:rsidRPr="00CD21B7">
        <w:rPr>
          <w:rFonts w:ascii="Times New Roman" w:hAnsi="Times New Roman"/>
          <w:color w:val="000000"/>
          <w:sz w:val="18"/>
          <w:szCs w:val="18"/>
        </w:rPr>
        <w:t xml:space="preserve"> in any combination of independent study, extension and/or credit by examination earned at other accredited institutions can be accepted toward graduation.</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Albany State University will accept as transferred credit “D” grades earned in core curriculum courses; no freshman English courses with grades less than “C” will be accepted as transfer credit. All transfer applicants accepted for admissions will be </w:t>
      </w:r>
      <w:del w:id="373" w:author="mdavis47" w:date="2011-04-07T09:14:00Z">
        <w:r w:rsidRPr="00CD21B7" w:rsidDel="00CA65BC">
          <w:rPr>
            <w:rFonts w:ascii="Times New Roman" w:hAnsi="Times New Roman"/>
            <w:color w:val="000000"/>
            <w:sz w:val="18"/>
            <w:szCs w:val="18"/>
          </w:rPr>
          <w:delText xml:space="preserve">mailed </w:delText>
        </w:r>
      </w:del>
      <w:ins w:id="374" w:author="mdavis47" w:date="2011-04-07T09:14:00Z">
        <w:r w:rsidRPr="00CD21B7">
          <w:rPr>
            <w:rFonts w:ascii="Times New Roman" w:hAnsi="Times New Roman"/>
            <w:color w:val="000000"/>
            <w:sz w:val="18"/>
            <w:szCs w:val="18"/>
          </w:rPr>
          <w:t xml:space="preserve">provided </w:t>
        </w:r>
      </w:ins>
      <w:r w:rsidRPr="00CD21B7">
        <w:rPr>
          <w:rFonts w:ascii="Times New Roman" w:hAnsi="Times New Roman"/>
          <w:color w:val="000000"/>
          <w:sz w:val="18"/>
          <w:szCs w:val="18"/>
        </w:rPr>
        <w:t xml:space="preserve">a copy of their </w:t>
      </w:r>
      <w:ins w:id="375" w:author="mdavis47" w:date="2011-04-07T09:14:00Z">
        <w:r w:rsidRPr="00CD21B7">
          <w:rPr>
            <w:rFonts w:ascii="Times New Roman" w:hAnsi="Times New Roman"/>
            <w:color w:val="000000"/>
            <w:sz w:val="18"/>
            <w:szCs w:val="18"/>
          </w:rPr>
          <w:t xml:space="preserve">transcript </w:t>
        </w:r>
      </w:ins>
      <w:r w:rsidRPr="00CD21B7">
        <w:rPr>
          <w:rFonts w:ascii="Times New Roman" w:hAnsi="Times New Roman"/>
          <w:color w:val="000000"/>
          <w:sz w:val="18"/>
          <w:szCs w:val="18"/>
        </w:rPr>
        <w:t>evalua</w:t>
      </w:r>
      <w:del w:id="376" w:author="mdavis47" w:date="2011-04-07T09:14:00Z">
        <w:r w:rsidRPr="00CD21B7" w:rsidDel="00CA65BC">
          <w:rPr>
            <w:rFonts w:ascii="Times New Roman" w:hAnsi="Times New Roman"/>
            <w:color w:val="000000"/>
            <w:sz w:val="18"/>
            <w:szCs w:val="18"/>
          </w:rPr>
          <w:delText>-</w:delText>
        </w:r>
      </w:del>
      <w:proofErr w:type="gramStart"/>
      <w:r w:rsidRPr="00CD21B7">
        <w:rPr>
          <w:rFonts w:ascii="Times New Roman" w:hAnsi="Times New Roman"/>
          <w:color w:val="000000"/>
          <w:sz w:val="18"/>
          <w:szCs w:val="18"/>
        </w:rPr>
        <w:t xml:space="preserve">tion </w:t>
      </w:r>
      <w:proofErr w:type="gramEnd"/>
      <w:del w:id="377" w:author="mdavis47" w:date="2011-04-07T09:15:00Z">
        <w:r w:rsidRPr="00CD21B7" w:rsidDel="00CA65BC">
          <w:rPr>
            <w:rFonts w:ascii="Times New Roman" w:hAnsi="Times New Roman"/>
            <w:color w:val="000000"/>
            <w:sz w:val="18"/>
            <w:szCs w:val="18"/>
          </w:rPr>
          <w:delText>sheet</w:delText>
        </w:r>
      </w:del>
      <w:r w:rsidRPr="00CD21B7">
        <w:rPr>
          <w:rFonts w:ascii="Times New Roman" w:hAnsi="Times New Roman"/>
          <w:color w:val="000000"/>
          <w:sz w:val="18"/>
          <w:szCs w:val="18"/>
        </w:rPr>
        <w:t>, which includes the work accepted from the college</w:t>
      </w:r>
      <w:ins w:id="378" w:author="mdavis47" w:date="2011-04-07T09:15:00Z">
        <w:r w:rsidRPr="00CD21B7">
          <w:rPr>
            <w:rFonts w:ascii="Times New Roman" w:hAnsi="Times New Roman"/>
            <w:color w:val="000000"/>
            <w:sz w:val="18"/>
            <w:szCs w:val="18"/>
          </w:rPr>
          <w:t>(s)</w:t>
        </w:r>
      </w:ins>
      <w:r w:rsidRPr="00CD21B7">
        <w:rPr>
          <w:rFonts w:ascii="Times New Roman" w:hAnsi="Times New Roman"/>
          <w:color w:val="000000"/>
          <w:sz w:val="18"/>
          <w:szCs w:val="18"/>
        </w:rPr>
        <w:t xml:space="preserve"> previously attended. This evaluation must be presented upon registration to the students’ advisors. Unofficial transcripts cannot be evaluated. Applicants who have </w:t>
      </w:r>
      <w:del w:id="379" w:author="mdavis47" w:date="2011-04-07T09:15:00Z">
        <w:r w:rsidRPr="00CD21B7" w:rsidDel="00CA65BC">
          <w:rPr>
            <w:rFonts w:ascii="Times New Roman" w:hAnsi="Times New Roman"/>
            <w:color w:val="000000"/>
            <w:sz w:val="18"/>
            <w:szCs w:val="18"/>
          </w:rPr>
          <w:delText xml:space="preserve">not </w:delText>
        </w:r>
      </w:del>
      <w:ins w:id="380" w:author="mdavis47" w:date="2011-04-07T09:15:00Z">
        <w:r w:rsidRPr="00CD21B7">
          <w:rPr>
            <w:rFonts w:ascii="Times New Roman" w:hAnsi="Times New Roman"/>
            <w:color w:val="000000"/>
            <w:sz w:val="18"/>
            <w:szCs w:val="18"/>
          </w:rPr>
          <w:t xml:space="preserve">NOT </w:t>
        </w:r>
      </w:ins>
      <w:r w:rsidRPr="00CD21B7">
        <w:rPr>
          <w:rFonts w:ascii="Times New Roman" w:hAnsi="Times New Roman"/>
          <w:color w:val="000000"/>
          <w:sz w:val="18"/>
          <w:szCs w:val="18"/>
        </w:rPr>
        <w:t>completed at least 30 semester hours of</w:t>
      </w:r>
      <w:ins w:id="381" w:author="mdavis47" w:date="2011-04-07T09:15:00Z">
        <w:r w:rsidRPr="00CD21B7">
          <w:rPr>
            <w:rFonts w:ascii="Times New Roman" w:hAnsi="Times New Roman"/>
            <w:color w:val="000000"/>
            <w:sz w:val="18"/>
            <w:szCs w:val="18"/>
          </w:rPr>
          <w:t xml:space="preserve"> transferable college</w:t>
        </w:r>
      </w:ins>
      <w:del w:id="382" w:author="mdavis47" w:date="2011-04-07T09:15:00Z">
        <w:r w:rsidRPr="00CD21B7" w:rsidDel="000E1FA2">
          <w:rPr>
            <w:rFonts w:ascii="Times New Roman" w:hAnsi="Times New Roman"/>
            <w:color w:val="000000"/>
            <w:sz w:val="18"/>
            <w:szCs w:val="18"/>
          </w:rPr>
          <w:delText xml:space="preserve"> accepted transfer</w:delText>
        </w:r>
      </w:del>
      <w:r w:rsidRPr="00CD21B7">
        <w:rPr>
          <w:rFonts w:ascii="Times New Roman" w:hAnsi="Times New Roman"/>
          <w:color w:val="000000"/>
          <w:sz w:val="18"/>
          <w:szCs w:val="18"/>
        </w:rPr>
        <w:t xml:space="preserve"> credits should complete all the requirements for freshman admissions. Students who have not completed Developmental Studies re</w:t>
      </w:r>
      <w:del w:id="383" w:author="mdavis47" w:date="2011-04-07T09:16:00Z">
        <w:r w:rsidRPr="00CD21B7" w:rsidDel="000E1FA2">
          <w:rPr>
            <w:rFonts w:ascii="Times New Roman" w:hAnsi="Times New Roman"/>
            <w:color w:val="000000"/>
            <w:sz w:val="18"/>
            <w:szCs w:val="18"/>
          </w:rPr>
          <w:delText xml:space="preserve"> </w:delText>
        </w:r>
      </w:del>
      <w:r w:rsidRPr="00CD21B7">
        <w:rPr>
          <w:rFonts w:ascii="Times New Roman" w:hAnsi="Times New Roman"/>
          <w:color w:val="000000"/>
          <w:sz w:val="18"/>
          <w:szCs w:val="18"/>
        </w:rPr>
        <w:t xml:space="preserve">quirements at another System institution shall be admitted only in accordance with the </w:t>
      </w:r>
      <w:del w:id="384" w:author="mdavis47" w:date="2011-03-21T10:53:00Z">
        <w:r w:rsidRPr="00CD21B7" w:rsidDel="00334FBB">
          <w:rPr>
            <w:rFonts w:ascii="Times New Roman" w:hAnsi="Times New Roman"/>
            <w:color w:val="000000"/>
            <w:sz w:val="18"/>
            <w:szCs w:val="18"/>
          </w:rPr>
          <w:delText>d</w:delText>
        </w:r>
      </w:del>
      <w:ins w:id="385" w:author="mdavis47" w:date="2011-03-21T10:53:00Z">
        <w:r w:rsidRPr="00CD21B7">
          <w:rPr>
            <w:rFonts w:ascii="Times New Roman" w:hAnsi="Times New Roman"/>
            <w:color w:val="000000"/>
            <w:sz w:val="18"/>
            <w:szCs w:val="18"/>
          </w:rPr>
          <w:t>D</w:t>
        </w:r>
      </w:ins>
      <w:r w:rsidRPr="00CD21B7">
        <w:rPr>
          <w:rFonts w:ascii="Times New Roman" w:hAnsi="Times New Roman"/>
          <w:color w:val="000000"/>
          <w:sz w:val="18"/>
          <w:szCs w:val="18"/>
        </w:rPr>
        <w:t>evelopmental Studies guidelines. Applicants transfer</w:t>
      </w:r>
      <w:del w:id="386" w:author="mdavis47" w:date="2011-03-21T10:53:00Z">
        <w:r w:rsidRPr="00CD21B7" w:rsidDel="00334FBB">
          <w:rPr>
            <w:rFonts w:ascii="Times New Roman" w:hAnsi="Times New Roman"/>
            <w:color w:val="000000"/>
            <w:sz w:val="18"/>
            <w:szCs w:val="18"/>
          </w:rPr>
          <w:delText>-</w:delText>
        </w:r>
      </w:del>
      <w:r w:rsidRPr="00CD21B7">
        <w:rPr>
          <w:rFonts w:ascii="Times New Roman" w:hAnsi="Times New Roman"/>
          <w:color w:val="000000"/>
          <w:sz w:val="18"/>
          <w:szCs w:val="18"/>
        </w:rPr>
        <w:t xml:space="preserve"> ring from an institution or program that did not require the College Preparatory Curriculum may be subject to College Preparatory Curriculum requirements.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387" w:name="_Toc295558974"/>
      <w:bookmarkStart w:id="388" w:name="_Toc297152499"/>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RANSIEN</w:t>
      </w:r>
      <w:r w:rsidRPr="007E326C">
        <w:rPr>
          <w:rFonts w:ascii="Times New Roman" w:hAnsi="Times New Roman"/>
          <w:bCs w:val="0"/>
          <w:color w:val="191919"/>
          <w:sz w:val="18"/>
          <w:szCs w:val="18"/>
        </w:rPr>
        <w:t>T</w:t>
      </w:r>
      <w:r w:rsidRPr="007E326C">
        <w:rPr>
          <w:rFonts w:ascii="Times New Roman" w:hAnsi="Times New Roman"/>
          <w:bCs w:val="0"/>
          <w:color w:val="191919"/>
          <w:spacing w:val="7"/>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387"/>
      <w:bookmarkEnd w:id="388"/>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who are regularly enrolled in other institutions may be allowed temporary matriculation at Albany State University. Transient admission is ordinarily limited to one semester. Transient students must submit official applications for admission and letters of approval from the Registrar of the institution in which they are enrolled certifying that they are currently eligible to return to the parent institution, and that they have been granted permission to enroll at Albany State University for a specified period of time. The University requires that the letter of approval from the Registrar include a list of courses that the student should take while enrolled at Albany State University.</w:t>
      </w:r>
    </w:p>
    <w:p w:rsidR="00E34DC5" w:rsidRDefault="00E34DC5" w:rsidP="00E34DC5">
      <w:pPr>
        <w:widowControl w:val="0"/>
        <w:autoSpaceDE w:val="0"/>
        <w:autoSpaceDN w:val="0"/>
        <w:adjustRightInd w:val="0"/>
        <w:spacing w:before="10" w:after="0" w:line="140" w:lineRule="exact"/>
        <w:ind w:left="180" w:right="130" w:firstLine="0"/>
        <w:jc w:val="both"/>
        <w:rPr>
          <w:rFonts w:ascii="Times New Roman" w:hAnsi="Times New Roman"/>
          <w:color w:val="000000"/>
          <w:sz w:val="14"/>
          <w:szCs w:val="14"/>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389" w:name="_Toc295558975"/>
      <w:bookmarkStart w:id="390" w:name="_Toc297152500"/>
      <w:r w:rsidRPr="007E326C">
        <w:rPr>
          <w:rFonts w:ascii="Times New Roman" w:hAnsi="Times New Roman"/>
          <w:bCs w:val="0"/>
          <w:color w:val="191919"/>
          <w:spacing w:val="-2"/>
          <w:sz w:val="24"/>
          <w:szCs w:val="24"/>
        </w:rPr>
        <w:t>I</w:t>
      </w:r>
      <w:r w:rsidRPr="007E326C">
        <w:rPr>
          <w:rFonts w:ascii="Times New Roman" w:hAnsi="Times New Roman"/>
          <w:bCs w:val="0"/>
          <w:color w:val="191919"/>
          <w:spacing w:val="-2"/>
          <w:sz w:val="18"/>
          <w:szCs w:val="18"/>
        </w:rPr>
        <w:t>NTERN</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2"/>
          <w:sz w:val="18"/>
          <w:szCs w:val="18"/>
        </w:rPr>
        <w:t>TIONA</w:t>
      </w:r>
      <w:r w:rsidRPr="007E326C">
        <w:rPr>
          <w:rFonts w:ascii="Times New Roman" w:hAnsi="Times New Roman"/>
          <w:bCs w:val="0"/>
          <w:color w:val="191919"/>
          <w:sz w:val="18"/>
          <w:szCs w:val="18"/>
        </w:rPr>
        <w:t>L</w:t>
      </w:r>
      <w:r w:rsidRPr="007E326C">
        <w:rPr>
          <w:rFonts w:ascii="Times New Roman" w:hAnsi="Times New Roman"/>
          <w:bCs w:val="0"/>
          <w:color w:val="191919"/>
          <w:spacing w:val="1"/>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389"/>
      <w:bookmarkEnd w:id="390"/>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CD21B7">
        <w:rPr>
          <w:rFonts w:ascii="Times New Roman" w:hAnsi="Times New Roman"/>
          <w:color w:val="000000"/>
          <w:sz w:val="18"/>
          <w:szCs w:val="18"/>
        </w:rPr>
        <w:t>nternational students must meet the following regular admission requirements:</w:t>
      </w:r>
    </w:p>
    <w:p w:rsidR="00E34DC5" w:rsidRDefault="00E34DC5" w:rsidP="00E34DC5">
      <w:pPr>
        <w:widowControl w:val="0"/>
        <w:autoSpaceDE w:val="0"/>
        <w:autoSpaceDN w:val="0"/>
        <w:adjustRightInd w:val="0"/>
        <w:spacing w:before="5" w:after="0" w:line="220" w:lineRule="exact"/>
        <w:rPr>
          <w:rFonts w:ascii="Times New Roman" w:hAnsi="Times New Roman"/>
          <w:color w:val="000000"/>
        </w:rPr>
      </w:pP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Complete an official application for admission.</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Have an official United States evaluation completed for all NON-USA secondary schools attended and for examinations taken. Applicants must have the equivalent of a U.S. high school college preparatory diploma.</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Test scores providing evidence of English language proficiency. If English is not the official language of the applicant’s home country, then the applicant must take the Test of English as a Foreign Language (TOEFL).</w:t>
      </w:r>
      <w:ins w:id="391" w:author="mdavis47" w:date="2011-04-07T11:57:00Z">
        <w:r w:rsidRPr="00CD21B7">
          <w:rPr>
            <w:rFonts w:ascii="Times New Roman" w:hAnsi="Times New Roman"/>
            <w:color w:val="000000"/>
            <w:sz w:val="18"/>
            <w:szCs w:val="18"/>
          </w:rPr>
          <w:t xml:space="preserve"> </w:t>
        </w:r>
      </w:ins>
      <w:ins w:id="392" w:author="mdavis47" w:date="2011-04-07T11:58:00Z">
        <w:r w:rsidRPr="00CD21B7">
          <w:rPr>
            <w:rFonts w:ascii="Times New Roman" w:hAnsi="Times New Roman"/>
            <w:color w:val="000000"/>
            <w:sz w:val="18"/>
            <w:szCs w:val="18"/>
          </w:rPr>
          <w:t xml:space="preserve">Minimum scores for the TOEFL are </w:t>
        </w:r>
        <w:r w:rsidR="00566B75" w:rsidRPr="00566B75">
          <w:rPr>
            <w:rFonts w:ascii="Times New Roman" w:hAnsi="Times New Roman"/>
            <w:color w:val="000000"/>
            <w:sz w:val="18"/>
            <w:szCs w:val="18"/>
            <w:rPrChange w:id="393" w:author="mdavis47" w:date="2011-04-07T11:59:00Z">
              <w:rPr>
                <w:rFonts w:ascii="Verdana" w:eastAsiaTheme="minorEastAsia" w:hAnsi="Verdana" w:cstheme="minorBidi"/>
                <w:color w:val="0000FF" w:themeColor="hyperlink"/>
                <w:sz w:val="19"/>
                <w:szCs w:val="19"/>
                <w:u w:val="single"/>
                <w:lang w:eastAsia="zh-CN"/>
              </w:rPr>
            </w:rPrChange>
          </w:rPr>
          <w:t>523 on the paper test or 193 on the computer test</w:t>
        </w:r>
      </w:ins>
      <w:ins w:id="394" w:author="mdavis47" w:date="2011-04-07T12:08:00Z">
        <w:r w:rsidRPr="00CD21B7">
          <w:rPr>
            <w:rFonts w:ascii="Times New Roman" w:hAnsi="Times New Roman"/>
            <w:color w:val="000000"/>
            <w:sz w:val="18"/>
            <w:szCs w:val="18"/>
          </w:rPr>
          <w:t xml:space="preserve"> or 69 on the internet based test. The school’s destination code is 5004.</w:t>
        </w:r>
      </w:ins>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Scores on the SAT </w:t>
      </w:r>
      <w:del w:id="395" w:author="mdavis47" w:date="2011-03-21T10:54:00Z">
        <w:r w:rsidRPr="00CD21B7" w:rsidDel="00334FBB">
          <w:rPr>
            <w:rFonts w:ascii="Times New Roman" w:hAnsi="Times New Roman"/>
            <w:color w:val="000000"/>
            <w:sz w:val="18"/>
            <w:szCs w:val="18"/>
          </w:rPr>
          <w:delText xml:space="preserve">form </w:delText>
        </w:r>
      </w:del>
      <w:ins w:id="396" w:author="mdavis47" w:date="2011-03-21T10:54:00Z">
        <w:r w:rsidRPr="00CD21B7">
          <w:rPr>
            <w:rFonts w:ascii="Times New Roman" w:hAnsi="Times New Roman"/>
            <w:color w:val="000000"/>
            <w:sz w:val="18"/>
            <w:szCs w:val="18"/>
          </w:rPr>
          <w:t xml:space="preserve"> from </w:t>
        </w:r>
      </w:ins>
      <w:r w:rsidRPr="00CD21B7">
        <w:rPr>
          <w:rFonts w:ascii="Times New Roman" w:hAnsi="Times New Roman"/>
          <w:color w:val="000000"/>
          <w:sz w:val="18"/>
          <w:szCs w:val="18"/>
        </w:rPr>
        <w:t xml:space="preserve">the College </w:t>
      </w:r>
      <w:del w:id="397" w:author="mdavis47" w:date="2011-04-07T11:51:00Z">
        <w:r w:rsidRPr="00CD21B7" w:rsidDel="002218F7">
          <w:rPr>
            <w:rFonts w:ascii="Times New Roman" w:hAnsi="Times New Roman"/>
            <w:color w:val="000000"/>
            <w:sz w:val="18"/>
            <w:szCs w:val="18"/>
          </w:rPr>
          <w:delText xml:space="preserve">Entrance Examination </w:delText>
        </w:r>
      </w:del>
      <w:r w:rsidRPr="00CD21B7">
        <w:rPr>
          <w:rFonts w:ascii="Times New Roman" w:hAnsi="Times New Roman"/>
          <w:color w:val="000000"/>
          <w:sz w:val="18"/>
          <w:szCs w:val="18"/>
        </w:rPr>
        <w:t xml:space="preserve">Board or scores on the ACT </w:t>
      </w:r>
      <w:del w:id="398" w:author="mdavis47" w:date="2011-04-07T11:51:00Z">
        <w:r w:rsidRPr="00CD21B7" w:rsidDel="002218F7">
          <w:rPr>
            <w:rFonts w:ascii="Times New Roman" w:hAnsi="Times New Roman"/>
            <w:color w:val="000000"/>
            <w:sz w:val="18"/>
            <w:szCs w:val="18"/>
          </w:rPr>
          <w:delText xml:space="preserve">Assessment Program (ACT) </w:delText>
        </w:r>
      </w:del>
      <w:r w:rsidRPr="00CD21B7">
        <w:rPr>
          <w:rFonts w:ascii="Times New Roman" w:hAnsi="Times New Roman"/>
          <w:color w:val="000000"/>
          <w:sz w:val="18"/>
          <w:szCs w:val="18"/>
        </w:rPr>
        <w:t>from the American College Testing Program.</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Scores from the College Placement Examination of the University System of Georgia.</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Must present evidence of adequate financial resources for the entire period the student will attend Albany State University (complete the Albany State University Certificate of Finances form).</w:t>
      </w:r>
      <w:ins w:id="399" w:author="mdavis47" w:date="2011-04-07T12:15:00Z">
        <w:r w:rsidRPr="00CD21B7">
          <w:rPr>
            <w:rFonts w:ascii="Times New Roman" w:hAnsi="Times New Roman"/>
            <w:color w:val="000000"/>
            <w:sz w:val="18"/>
            <w:szCs w:val="18"/>
          </w:rPr>
          <w:t xml:space="preserve"> </w:t>
        </w:r>
      </w:ins>
    </w:p>
    <w:p w:rsidR="00E34DC5" w:rsidRDefault="00E34DC5" w:rsidP="00E34DC5">
      <w:pPr>
        <w:widowControl w:val="0"/>
        <w:autoSpaceDE w:val="0"/>
        <w:autoSpaceDN w:val="0"/>
        <w:adjustRightInd w:val="0"/>
        <w:spacing w:after="0"/>
        <w:ind w:right="130"/>
        <w:rPr>
          <w:rFonts w:ascii="Times New Roman" w:hAnsi="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400" w:name="_Toc295558976"/>
      <w:bookmarkStart w:id="401" w:name="_Toc297152501"/>
      <w:r>
        <w:rPr>
          <w:rFonts w:ascii="Times New Roman" w:hAnsi="Times New Roman"/>
          <w:b w:val="0"/>
          <w:bCs w:val="0"/>
          <w:color w:val="191919"/>
          <w:spacing w:val="-2"/>
          <w:sz w:val="24"/>
          <w:szCs w:val="24"/>
        </w:rPr>
        <w:t>A</w:t>
      </w:r>
      <w:r>
        <w:rPr>
          <w:rFonts w:ascii="Times New Roman" w:hAnsi="Times New Roman"/>
          <w:b w:val="0"/>
          <w:bCs w:val="0"/>
          <w:color w:val="191919"/>
          <w:spacing w:val="-2"/>
          <w:sz w:val="18"/>
          <w:szCs w:val="18"/>
        </w:rPr>
        <w:t>D</w:t>
      </w:r>
      <w:r>
        <w:rPr>
          <w:rFonts w:ascii="Times New Roman" w:hAnsi="Times New Roman"/>
          <w:b w:val="0"/>
          <w:bCs w:val="0"/>
          <w:color w:val="191919"/>
          <w:spacing w:val="-26"/>
          <w:sz w:val="18"/>
          <w:szCs w:val="18"/>
        </w:rPr>
        <w:t>V</w:t>
      </w:r>
      <w:r>
        <w:rPr>
          <w:rFonts w:ascii="Times New Roman" w:hAnsi="Times New Roman"/>
          <w:b w:val="0"/>
          <w:bCs w:val="0"/>
          <w:color w:val="191919"/>
          <w:spacing w:val="-2"/>
          <w:sz w:val="18"/>
          <w:szCs w:val="18"/>
        </w:rPr>
        <w:t>ANCE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LACEMEN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18"/>
          <w:szCs w:val="18"/>
        </w:rPr>
        <w:t>FO</w:t>
      </w:r>
      <w:r>
        <w:rPr>
          <w:rFonts w:ascii="Times New Roman" w:hAnsi="Times New Roman"/>
          <w:b w:val="0"/>
          <w:bCs w:val="0"/>
          <w:color w:val="191919"/>
          <w:sz w:val="18"/>
          <w:szCs w:val="18"/>
        </w:rPr>
        <w:t>R</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RESHMEN</w:t>
      </w:r>
      <w:bookmarkEnd w:id="400"/>
      <w:bookmarkEnd w:id="401"/>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grant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advance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placemen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beginnin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freshme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achieve</w:t>
      </w:r>
      <w:r w:rsidRPr="00CD21B7">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e</w:t>
      </w:r>
      <w:ins w:id="402" w:author="mdavis47" w:date="2011-03-21T10:55:00Z">
        <w:r w:rsidRPr="00CD21B7">
          <w:rPr>
            <w:rFonts w:ascii="Times New Roman" w:hAnsi="Times New Roman"/>
            <w:color w:val="191919"/>
            <w:spacing w:val="-2"/>
            <w:sz w:val="18"/>
            <w:szCs w:val="18"/>
          </w:rPr>
          <w:t xml:space="preserve"> (3) </w:t>
        </w:r>
      </w:ins>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CD21B7">
        <w:rPr>
          <w:rFonts w:ascii="Times New Roman" w:hAnsi="Times New Roman"/>
          <w:color w:val="191919"/>
          <w:spacing w:val="-2"/>
          <w:sz w:val="18"/>
          <w:szCs w:val="18"/>
        </w:rPr>
        <w:t>h</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Placemen</w:t>
      </w:r>
      <w:r w:rsidRPr="00CD21B7">
        <w:rPr>
          <w:rFonts w:ascii="Times New Roman" w:hAnsi="Times New Roman"/>
          <w:color w:val="191919"/>
          <w:spacing w:val="-2"/>
          <w:sz w:val="18"/>
          <w:szCs w:val="18"/>
        </w:rPr>
        <w:t>t T</w:t>
      </w:r>
      <w:r>
        <w:rPr>
          <w:rFonts w:ascii="Times New Roman" w:hAnsi="Times New Roman"/>
          <w:color w:val="191919"/>
          <w:spacing w:val="-2"/>
          <w:sz w:val="18"/>
          <w:szCs w:val="18"/>
        </w:rPr>
        <w:t>ests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give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area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administered</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24"/>
          <w:szCs w:val="24"/>
        </w:rPr>
      </w:pPr>
      <w:bookmarkStart w:id="403" w:name="_Toc295558977"/>
      <w:bookmarkStart w:id="404" w:name="_Toc297152502"/>
      <w:r>
        <w:rPr>
          <w:rFonts w:ascii="Times New Roman" w:hAnsi="Times New Roman"/>
          <w:b w:val="0"/>
          <w:bCs w:val="0"/>
          <w:color w:val="191919"/>
          <w:spacing w:val="-2"/>
          <w:sz w:val="24"/>
          <w:szCs w:val="24"/>
        </w:rPr>
        <w:t>J</w:t>
      </w:r>
      <w:r>
        <w:rPr>
          <w:rFonts w:ascii="Times New Roman" w:hAnsi="Times New Roman"/>
          <w:b w:val="0"/>
          <w:bCs w:val="0"/>
          <w:color w:val="191919"/>
          <w:spacing w:val="-2"/>
          <w:sz w:val="18"/>
          <w:szCs w:val="18"/>
        </w:rPr>
        <w:t>OIN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NROLLMEN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ROGRAM</w:t>
      </w:r>
      <w:r>
        <w:rPr>
          <w:rFonts w:ascii="Times New Roman" w:hAnsi="Times New Roman"/>
          <w:b w:val="0"/>
          <w:bCs w:val="0"/>
          <w:color w:val="191919"/>
          <w:spacing w:val="-2"/>
          <w:sz w:val="24"/>
          <w:szCs w:val="24"/>
        </w:rPr>
        <w:t>/ACCEL</w:t>
      </w:r>
      <w:bookmarkEnd w:id="403"/>
      <w:bookmarkEnd w:id="404"/>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w:t>
      </w:r>
      <w:r>
        <w:rPr>
          <w:rFonts w:ascii="Times New Roman" w:hAnsi="Times New Roman"/>
          <w:color w:val="191919"/>
          <w:spacing w:val="-3"/>
          <w:sz w:val="18"/>
          <w:szCs w:val="18"/>
        </w:rPr>
        <w:t>n</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 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proximit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3"/>
          <w:sz w:val="18"/>
          <w:szCs w:val="18"/>
        </w:rPr>
        <w:t>m</w:t>
      </w:r>
      <w:r>
        <w:rPr>
          <w:rFonts w:ascii="Times New Roman" w:hAnsi="Times New Roman"/>
          <w:color w:val="191919"/>
          <w:spacing w:val="-2"/>
          <w:sz w:val="18"/>
          <w:szCs w:val="18"/>
        </w:rPr>
        <w:t>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Preparator</w:t>
      </w:r>
      <w:r>
        <w:rPr>
          <w:rFonts w:ascii="Times New Roman" w:hAnsi="Times New Roman"/>
          <w:color w:val="191919"/>
          <w:sz w:val="18"/>
          <w:szCs w:val="18"/>
        </w:rPr>
        <w:t xml:space="preserve">y </w:t>
      </w:r>
      <w:r>
        <w:rPr>
          <w:rFonts w:ascii="Times New Roman" w:hAnsi="Times New Roman"/>
          <w:color w:val="191919"/>
          <w:spacing w:val="-2"/>
          <w:sz w:val="18"/>
          <w:szCs w:val="18"/>
        </w:rPr>
        <w:t>Curriculu</w:t>
      </w:r>
      <w:r>
        <w:rPr>
          <w:rFonts w:ascii="Times New Roman" w:hAnsi="Times New Roman"/>
          <w:color w:val="191919"/>
          <w:sz w:val="18"/>
          <w:szCs w:val="18"/>
        </w:rPr>
        <w:t xml:space="preserve">m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followin</w:t>
      </w:r>
      <w:r>
        <w:rPr>
          <w:rFonts w:ascii="Times New Roman" w:hAnsi="Times New Roman"/>
          <w:color w:val="191919"/>
          <w:sz w:val="18"/>
          <w:szCs w:val="18"/>
        </w:rPr>
        <w:t xml:space="preserve">g </w:t>
      </w:r>
      <w:r>
        <w:rPr>
          <w:rFonts w:ascii="Times New Roman" w:hAnsi="Times New Roman"/>
          <w:color w:val="191919"/>
          <w:spacing w:val="-2"/>
          <w:sz w:val="18"/>
          <w:szCs w:val="18"/>
        </w:rPr>
        <w:t>exceptions</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z w:val="18"/>
          <w:szCs w:val="18"/>
        </w:rPr>
        <w:t xml:space="preserve">h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w:t>
      </w:r>
      <w:r>
        <w:rPr>
          <w:rFonts w:ascii="Times New Roman" w:hAnsi="Times New Roman"/>
          <w:color w:val="191919"/>
          <w:spacing w:val="-5"/>
          <w:sz w:val="18"/>
          <w:szCs w:val="18"/>
        </w:rPr>
        <w:t>r</w:t>
      </w:r>
      <w:r>
        <w:rPr>
          <w:rFonts w:ascii="Times New Roman" w:hAnsi="Times New Roman"/>
          <w:color w:val="191919"/>
          <w:spacing w:val="-2"/>
          <w:sz w:val="18"/>
          <w:szCs w:val="18"/>
        </w:rPr>
        <w:t>ba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53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science 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w:t>
      </w:r>
      <w:r>
        <w:rPr>
          <w:rFonts w:ascii="Times New Roman" w:hAnsi="Times New Roman"/>
          <w:color w:val="191919"/>
          <w:spacing w:val="-3"/>
          <w:sz w:val="18"/>
          <w:szCs w:val="18"/>
        </w:rPr>
        <w:t>m</w:t>
      </w:r>
      <w:r>
        <w:rPr>
          <w:rFonts w:ascii="Times New Roman" w:hAnsi="Times New Roman"/>
          <w:color w:val="191919"/>
          <w:spacing w:val="-2"/>
          <w:sz w:val="18"/>
          <w:szCs w:val="18"/>
        </w:rPr>
        <w: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they ar</w:t>
      </w:r>
      <w:r>
        <w:rPr>
          <w:rFonts w:ascii="Times New Roman" w:hAnsi="Times New Roman"/>
          <w:color w:val="191919"/>
          <w:sz w:val="18"/>
          <w:szCs w:val="18"/>
        </w:rPr>
        <w:t xml:space="preserve">e </w:t>
      </w:r>
      <w:r>
        <w:rPr>
          <w:rFonts w:ascii="Times New Roman" w:hAnsi="Times New Roman"/>
          <w:color w:val="191919"/>
          <w:spacing w:val="-2"/>
          <w:sz w:val="18"/>
          <w:szCs w:val="18"/>
        </w:rPr>
        <w:t>enrolle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schedule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en</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senio</w:t>
      </w:r>
      <w:r>
        <w:rPr>
          <w:rFonts w:ascii="Times New Roman" w:hAnsi="Times New Roman"/>
          <w:color w:val="191919"/>
          <w:sz w:val="18"/>
          <w:szCs w:val="18"/>
        </w:rPr>
        <w:t xml:space="preserve">r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 xml:space="preserve">s </w:t>
      </w:r>
      <w:r>
        <w:rPr>
          <w:rFonts w:ascii="Times New Roman" w:hAnsi="Times New Roman"/>
          <w:color w:val="191919"/>
          <w:spacing w:val="-2"/>
          <w:sz w:val="18"/>
          <w:szCs w:val="18"/>
        </w:rPr>
        <w:t>enrolled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reimbursemen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Optio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(PSO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contact 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counselo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Procedure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applyin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Join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below:</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Complete an official application form.</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Have SAT scores or </w:t>
      </w:r>
      <w:del w:id="405" w:author="mdavis47" w:date="2011-03-21T10:56:00Z">
        <w:r w:rsidRPr="00CD21B7" w:rsidDel="00334FBB">
          <w:rPr>
            <w:rFonts w:ascii="Times New Roman" w:hAnsi="Times New Roman"/>
            <w:color w:val="191919"/>
            <w:spacing w:val="-2"/>
            <w:sz w:val="18"/>
            <w:szCs w:val="18"/>
          </w:rPr>
          <w:delText xml:space="preserve">the comparable </w:delText>
        </w:r>
      </w:del>
      <w:r w:rsidRPr="00CD21B7">
        <w:rPr>
          <w:rFonts w:ascii="Times New Roman" w:hAnsi="Times New Roman"/>
          <w:color w:val="191919"/>
          <w:spacing w:val="-2"/>
          <w:sz w:val="18"/>
          <w:szCs w:val="18"/>
        </w:rPr>
        <w:t xml:space="preserve">ACT </w:t>
      </w:r>
      <w:del w:id="406" w:author="mdavis47" w:date="2011-03-21T10:57:00Z">
        <w:r w:rsidRPr="00CD21B7" w:rsidDel="00334FBB">
          <w:rPr>
            <w:rFonts w:ascii="Times New Roman" w:hAnsi="Times New Roman"/>
            <w:color w:val="191919"/>
            <w:spacing w:val="-2"/>
            <w:sz w:val="18"/>
            <w:szCs w:val="18"/>
          </w:rPr>
          <w:delText xml:space="preserve">Assessment Program </w:delText>
        </w:r>
      </w:del>
      <w:r w:rsidRPr="00CD21B7">
        <w:rPr>
          <w:rFonts w:ascii="Times New Roman" w:hAnsi="Times New Roman"/>
          <w:color w:val="191919"/>
          <w:spacing w:val="-2"/>
          <w:sz w:val="18"/>
          <w:szCs w:val="18"/>
        </w:rPr>
        <w:t>scores mailed to the Office of Admissions. A minimum SAT composite score of 970, with at least 430 minimum on verbal and at least 400 minimum on math, or a minimum ACT composite score of 21, with at least 18 minimum on verbal and at least 16 minimum on math.</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Submit a completed joint enrollment application and advisement form.</w:t>
      </w:r>
    </w:p>
    <w:p w:rsidR="00E34DC5" w:rsidRDefault="00E34DC5" w:rsidP="00E34DC5">
      <w:pPr>
        <w:widowControl w:val="0"/>
        <w:autoSpaceDE w:val="0"/>
        <w:autoSpaceDN w:val="0"/>
        <w:adjustRightInd w:val="0"/>
        <w:spacing w:after="0"/>
        <w:ind w:left="300"/>
        <w:rPr>
          <w:rFonts w:ascii="Times New Roman" w:hAnsi="Times New Roman"/>
          <w:color w:val="191919"/>
          <w:spacing w:val="-2"/>
          <w:sz w:val="18"/>
          <w:szCs w:val="18"/>
        </w:rPr>
      </w:pPr>
    </w:p>
    <w:p w:rsidR="00E34DC5" w:rsidRPr="00030AE4" w:rsidRDefault="00566B75" w:rsidP="00E34DC5">
      <w:pPr>
        <w:pStyle w:val="Heading2"/>
        <w:spacing w:before="0"/>
        <w:ind w:left="180" w:firstLine="0"/>
        <w:rPr>
          <w:rFonts w:ascii="Times New Roman" w:hAnsi="Times New Roman" w:cs="Times New Roman"/>
          <w:color w:val="000000"/>
          <w:sz w:val="32"/>
          <w:szCs w:val="32"/>
        </w:rPr>
      </w:pPr>
      <w:r w:rsidRPr="00566B75">
        <w:rPr>
          <w:rFonts w:ascii="Times New Roman" w:hAnsi="Times New Roman" w:cs="Times New Roman"/>
          <w:noProof/>
          <w:sz w:val="36"/>
          <w:szCs w:val="36"/>
          <w:lang w:eastAsia="en-US"/>
        </w:rPr>
        <w:pict>
          <v:shapetype id="_x0000_t202" coordsize="21600,21600" o:spt="202" path="m,l,21600r21600,l21600,xe">
            <v:stroke joinstyle="miter"/>
            <v:path gradientshapeok="t" o:connecttype="rect"/>
          </v:shapetype>
          <v:shape id="Text Box 734" o:spid="_x0000_s1058" type="#_x0000_t202" style="position:absolute;left:0;text-align:left;margin-left:20.85pt;margin-top:48.9pt;width:12pt;height:63.8pt;z-index:-25162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AstgIAALk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" o:allowincell="f" filled="f" stroked="f">
            <v:textbox style="layout-flow:vertical;mso-layout-flow-alt:bottom-to-top;mso-next-textbox:#Text Box 734" inset="0,0,0,0">
              <w:txbxContent>
                <w:p w:rsidR="00FB5CC6" w:rsidRDefault="00FB5CC6" w:rsidP="00E34DC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bookmarkStart w:id="407" w:name="_Toc295558978"/>
      <w:bookmarkStart w:id="408" w:name="_Toc297151213"/>
      <w:bookmarkStart w:id="409" w:name="_Toc297152503"/>
      <w:r w:rsidR="00E34DC5" w:rsidRPr="00030AE4">
        <w:rPr>
          <w:rFonts w:ascii="Times New Roman" w:hAnsi="Times New Roman" w:cs="Times New Roman"/>
          <w:bCs w:val="0"/>
          <w:color w:val="191919"/>
          <w:sz w:val="36"/>
          <w:szCs w:val="36"/>
        </w:rPr>
        <w:t>A</w:t>
      </w:r>
      <w:r w:rsidR="00E34DC5" w:rsidRPr="00030AE4">
        <w:rPr>
          <w:rFonts w:ascii="Times New Roman" w:hAnsi="Times New Roman" w:cs="Times New Roman"/>
          <w:bCs w:val="0"/>
          <w:color w:val="191919"/>
          <w:sz w:val="28"/>
          <w:szCs w:val="28"/>
        </w:rPr>
        <w:t>DMISSIONS</w:t>
      </w:r>
      <w:bookmarkEnd w:id="407"/>
      <w:bookmarkEnd w:id="408"/>
      <w:bookmarkEnd w:id="409"/>
    </w:p>
    <w:p w:rsidR="00E34DC5" w:rsidRPr="00DC4EEA" w:rsidRDefault="00E34DC5" w:rsidP="00E34DC5">
      <w:pPr>
        <w:pStyle w:val="Heading2"/>
        <w:spacing w:before="0"/>
        <w:ind w:left="180" w:firstLine="0"/>
        <w:rPr>
          <w:rFonts w:ascii="Century Gothic" w:hAnsi="Century Gothic" w:cs="Century Gothic"/>
          <w:color w:val="000000"/>
          <w:sz w:val="16"/>
          <w:szCs w:val="16"/>
        </w:rPr>
      </w:pPr>
      <w:bookmarkStart w:id="410" w:name="_Toc295558979"/>
      <w:bookmarkStart w:id="411" w:name="_Toc297152504"/>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ENIO</w:t>
      </w:r>
      <w:r w:rsidRPr="00DC4EEA">
        <w:rPr>
          <w:rFonts w:ascii="Times New Roman" w:hAnsi="Times New Roman"/>
          <w:bCs w:val="0"/>
          <w:color w:val="191919"/>
          <w:sz w:val="18"/>
          <w:szCs w:val="18"/>
        </w:rPr>
        <w:t>R</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 xml:space="preserve">ITIZENS </w:t>
      </w:r>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MENDMEN</w:t>
      </w:r>
      <w:r w:rsidRPr="00DC4EEA">
        <w:rPr>
          <w:rFonts w:ascii="Times New Roman" w:hAnsi="Times New Roman"/>
          <w:bCs w:val="0"/>
          <w:color w:val="191919"/>
          <w:sz w:val="18"/>
          <w:szCs w:val="18"/>
        </w:rPr>
        <w:t>T</w:t>
      </w:r>
      <w:r w:rsidRPr="00DC4EEA">
        <w:rPr>
          <w:rFonts w:ascii="Times New Roman" w:hAnsi="Times New Roman"/>
          <w:bCs w:val="0"/>
          <w:color w:val="191919"/>
          <w:spacing w:val="-4"/>
          <w:sz w:val="18"/>
          <w:szCs w:val="18"/>
        </w:rPr>
        <w:t xml:space="preserve"> </w:t>
      </w:r>
      <w:r w:rsidRPr="00DC4EEA">
        <w:rPr>
          <w:rFonts w:ascii="Times New Roman" w:hAnsi="Times New Roman"/>
          <w:bCs w:val="0"/>
          <w:color w:val="191919"/>
          <w:spacing w:val="-2"/>
          <w:sz w:val="18"/>
          <w:szCs w:val="18"/>
        </w:rPr>
        <w:t>23</w:t>
      </w:r>
      <w:bookmarkEnd w:id="410"/>
      <w:bookmarkEnd w:id="411"/>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Geo</w:t>
      </w:r>
      <w:r w:rsidRPr="00CD21B7">
        <w:rPr>
          <w:rFonts w:ascii="Times New Roman" w:hAnsi="Times New Roman"/>
          <w:color w:val="191919"/>
          <w:spacing w:val="-2"/>
          <w:sz w:val="18"/>
          <w:szCs w:val="18"/>
        </w:rPr>
        <w:t>r</w:t>
      </w:r>
      <w:r>
        <w:rPr>
          <w:rFonts w:ascii="Times New Roman" w:hAnsi="Times New Roman"/>
          <w:color w:val="191919"/>
          <w:spacing w:val="-2"/>
          <w:sz w:val="18"/>
          <w:szCs w:val="18"/>
        </w:rPr>
        <w:t>gi</w:t>
      </w:r>
      <w:r w:rsidRPr="00CD21B7">
        <w:rPr>
          <w:rFonts w:ascii="Times New Roman" w:hAnsi="Times New Roman"/>
          <w:color w:val="191919"/>
          <w:spacing w:val="-2"/>
          <w:sz w:val="18"/>
          <w:szCs w:val="18"/>
        </w:rPr>
        <w:t xml:space="preserve">a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6</w:t>
      </w:r>
      <w:r w:rsidRPr="00CD21B7">
        <w:rPr>
          <w:rFonts w:ascii="Times New Roman" w:hAnsi="Times New Roman"/>
          <w:color w:val="191919"/>
          <w:spacing w:val="-2"/>
          <w:sz w:val="18"/>
          <w:szCs w:val="18"/>
        </w:rPr>
        <w:t xml:space="preserve">2 </w:t>
      </w:r>
      <w:r>
        <w:rPr>
          <w:rFonts w:ascii="Times New Roman" w:hAnsi="Times New Roman"/>
          <w:color w:val="191919"/>
          <w:spacing w:val="-2"/>
          <w:sz w:val="18"/>
          <w:szCs w:val="18"/>
        </w:rPr>
        <w:t>year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olde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“spac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available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withou</w:t>
      </w:r>
      <w:r w:rsidRPr="00CD21B7">
        <w:rPr>
          <w:rFonts w:ascii="Times New Roman" w:hAnsi="Times New Roman"/>
          <w:color w:val="191919"/>
          <w:spacing w:val="-2"/>
          <w:sz w:val="18"/>
          <w:szCs w:val="18"/>
        </w:rPr>
        <w:t>t p</w:t>
      </w:r>
      <w:r>
        <w:rPr>
          <w:rFonts w:ascii="Times New Roman" w:hAnsi="Times New Roman"/>
          <w:color w:val="191919"/>
          <w:spacing w:val="-2"/>
          <w:sz w:val="18"/>
          <w:szCs w:val="18"/>
        </w:rPr>
        <w:t>aymen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tuitio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and fees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excep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supplies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laborator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w:t>
      </w:r>
      <w:r w:rsidRPr="00CD21B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fees</w:t>
      </w:r>
      <w:r w:rsidRPr="00CD21B7">
        <w:rPr>
          <w:rFonts w:ascii="Times New Roman" w:hAnsi="Times New Roman"/>
          <w:color w:val="191919"/>
          <w:spacing w:val="-2"/>
          <w:sz w:val="18"/>
          <w:szCs w:val="18"/>
        </w:rPr>
        <w:t xml:space="preserve">. To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should:</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requirements for admission, including high school transcript.</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Satisfy all Developmental Studies requirements, where applicable.</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Present a birth certificate at the time of admission to prove age at the time of registration.</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system and institutional requirements such as Regents’ Test, GRE, etc., if seeking a degree.</w:t>
      </w:r>
    </w:p>
    <w:p w:rsidR="00E34DC5" w:rsidRPr="00CD21B7" w:rsidRDefault="00E34DC5" w:rsidP="00E34DC5">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after="0"/>
        <w:ind w:left="180" w:right="312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citizens.</w:t>
      </w:r>
    </w:p>
    <w:p w:rsidR="00E34DC5" w:rsidRDefault="00E34DC5" w:rsidP="00E34DC5">
      <w:pPr>
        <w:widowControl w:val="0"/>
        <w:autoSpaceDE w:val="0"/>
        <w:autoSpaceDN w:val="0"/>
        <w:adjustRightInd w:val="0"/>
        <w:spacing w:after="0"/>
        <w:ind w:left="720" w:right="4048" w:firstLine="0"/>
        <w:jc w:val="both"/>
        <w:rPr>
          <w:rFonts w:ascii="Times New Roman" w:hAnsi="Times New Roman"/>
          <w:b/>
          <w:bCs/>
          <w:color w:val="191919"/>
          <w:spacing w:val="-2"/>
          <w:sz w:val="24"/>
          <w:szCs w:val="24"/>
        </w:rPr>
      </w:pPr>
    </w:p>
    <w:p w:rsidR="00E34DC5" w:rsidRDefault="00E34DC5" w:rsidP="00E34DC5">
      <w:pPr>
        <w:pStyle w:val="Heading2"/>
        <w:spacing w:before="0"/>
        <w:ind w:left="180" w:firstLine="0"/>
        <w:rPr>
          <w:rFonts w:ascii="Times New Roman" w:hAnsi="Times New Roman"/>
          <w:color w:val="000000"/>
          <w:sz w:val="18"/>
          <w:szCs w:val="18"/>
        </w:rPr>
      </w:pPr>
      <w:bookmarkStart w:id="412" w:name="_Toc295558980"/>
      <w:bookmarkStart w:id="413" w:name="_Toc297152505"/>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PECIA</w:t>
      </w:r>
      <w:r>
        <w:rPr>
          <w:rFonts w:ascii="Times New Roman" w:hAnsi="Times New Roman"/>
          <w:b w:val="0"/>
          <w:bCs w:val="0"/>
          <w:color w:val="191919"/>
          <w:sz w:val="18"/>
          <w:szCs w:val="18"/>
        </w:rPr>
        <w:t xml:space="preserve">L </w:t>
      </w:r>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TUDENTS</w:t>
      </w:r>
      <w:bookmarkEnd w:id="412"/>
      <w:bookmarkEnd w:id="413"/>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desir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unde</w:t>
      </w:r>
      <w:r w:rsidRPr="00CD21B7">
        <w:rPr>
          <w:rFonts w:ascii="Times New Roman" w:hAnsi="Times New Roman"/>
          <w:color w:val="191919"/>
          <w:spacing w:val="-2"/>
          <w:sz w:val="18"/>
          <w:szCs w:val="18"/>
        </w:rPr>
        <w:t>r</w:t>
      </w:r>
      <w:r>
        <w:rPr>
          <w:rFonts w:ascii="Times New Roman" w:hAnsi="Times New Roman"/>
          <w:color w:val="191919"/>
          <w:spacing w:val="-2"/>
          <w:sz w:val="18"/>
          <w:szCs w:val="18"/>
        </w:rPr>
        <w:t>graduat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caree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purpose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students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Thes</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procedures:</w:t>
      </w:r>
    </w:p>
    <w:p w:rsidR="00E34DC5" w:rsidRDefault="00E34DC5" w:rsidP="00E34DC5">
      <w:pPr>
        <w:widowControl w:val="0"/>
        <w:autoSpaceDE w:val="0"/>
        <w:autoSpaceDN w:val="0"/>
        <w:adjustRightInd w:val="0"/>
        <w:spacing w:before="16" w:after="0" w:line="200" w:lineRule="exact"/>
        <w:ind w:left="720"/>
        <w:rPr>
          <w:rFonts w:ascii="Times New Roman" w:hAnsi="Times New Roman"/>
          <w:color w:val="000000"/>
          <w:sz w:val="20"/>
          <w:szCs w:val="20"/>
        </w:rPr>
      </w:pP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a </w:t>
      </w:r>
      <w:r>
        <w:rPr>
          <w:rFonts w:ascii="Times New Roman" w:hAnsi="Times New Roman"/>
          <w:color w:val="191919"/>
          <w:spacing w:val="-2"/>
          <w:sz w:val="18"/>
          <w:szCs w:val="18"/>
        </w:rPr>
        <w:t>$2</w:t>
      </w:r>
      <w:r w:rsidRPr="00CD21B7">
        <w:rPr>
          <w:rFonts w:ascii="Times New Roman" w:hAnsi="Times New Roman"/>
          <w:color w:val="191919"/>
          <w:spacing w:val="-2"/>
          <w:sz w:val="18"/>
          <w:szCs w:val="18"/>
        </w:rPr>
        <w:t xml:space="preserve">0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cop</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degre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transcript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certifyin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graduatio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a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leve</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institution.</w:t>
      </w:r>
    </w:p>
    <w:p w:rsidR="00E34DC5" w:rsidRDefault="00E34DC5" w:rsidP="00E34DC5">
      <w:pPr>
        <w:widowControl w:val="0"/>
        <w:autoSpaceDE w:val="0"/>
        <w:autoSpaceDN w:val="0"/>
        <w:adjustRightInd w:val="0"/>
        <w:spacing w:before="7" w:after="0" w:line="200" w:lineRule="exact"/>
        <w:ind w:left="720"/>
        <w:rPr>
          <w:rFonts w:ascii="Times New Roman" w:hAnsi="Times New Roman"/>
          <w:color w:val="000000"/>
          <w:sz w:val="20"/>
          <w:szCs w:val="20"/>
        </w:rPr>
      </w:pPr>
    </w:p>
    <w:p w:rsidR="00FB5CC6" w:rsidRDefault="00E34DC5">
      <w:pPr>
        <w:pStyle w:val="Heading2"/>
        <w:spacing w:before="0"/>
        <w:ind w:left="180" w:right="130" w:firstLine="0"/>
        <w:rPr>
          <w:rFonts w:ascii="Times New Roman" w:hAnsi="Times New Roman"/>
          <w:color w:val="000000"/>
          <w:sz w:val="18"/>
          <w:szCs w:val="18"/>
        </w:rPr>
        <w:pPrChange w:id="414" w:author="mdavis47" w:date="2011-03-21T10:58:00Z">
          <w:pPr>
            <w:widowControl w:val="0"/>
            <w:autoSpaceDE w:val="0"/>
            <w:autoSpaceDN w:val="0"/>
            <w:adjustRightInd w:val="0"/>
            <w:spacing w:after="0"/>
            <w:ind w:left="720" w:right="5480"/>
            <w:jc w:val="both"/>
          </w:pPr>
        </w:pPrChange>
      </w:pPr>
      <w:bookmarkStart w:id="415" w:name="_Toc295558981"/>
      <w:bookmarkStart w:id="416" w:name="_Toc297152506"/>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PPLICANT</w:t>
      </w:r>
      <w:r w:rsidRPr="00DC4EEA">
        <w:rPr>
          <w:rFonts w:ascii="Times New Roman" w:hAnsi="Times New Roman"/>
          <w:bCs w:val="0"/>
          <w:color w:val="191919"/>
          <w:sz w:val="18"/>
          <w:szCs w:val="18"/>
        </w:rPr>
        <w:t>S</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18"/>
          <w:szCs w:val="18"/>
        </w:rPr>
        <w:t>FRO</w:t>
      </w:r>
      <w:r w:rsidRPr="00DC4EEA">
        <w:rPr>
          <w:rFonts w:ascii="Times New Roman" w:hAnsi="Times New Roman"/>
          <w:bCs w:val="0"/>
          <w:color w:val="191919"/>
          <w:sz w:val="18"/>
          <w:szCs w:val="18"/>
        </w:rPr>
        <w:t xml:space="preserve">M A </w:t>
      </w:r>
      <w:r w:rsidRPr="00DC4EEA">
        <w:rPr>
          <w:rFonts w:ascii="Times New Roman" w:hAnsi="Times New Roman"/>
          <w:bCs w:val="0"/>
          <w:color w:val="191919"/>
          <w:spacing w:val="-2"/>
          <w:sz w:val="24"/>
          <w:szCs w:val="24"/>
        </w:rPr>
        <w:t>N</w:t>
      </w:r>
      <w:r w:rsidRPr="00DC4EEA">
        <w:rPr>
          <w:rFonts w:ascii="Times New Roman" w:hAnsi="Times New Roman"/>
          <w:bCs w:val="0"/>
          <w:color w:val="191919"/>
          <w:spacing w:val="-2"/>
          <w:sz w:val="18"/>
          <w:szCs w:val="18"/>
        </w:rPr>
        <w:t>ON</w:t>
      </w:r>
      <w:r w:rsidRPr="00DC4EEA">
        <w:rPr>
          <w:rFonts w:ascii="Times New Roman" w:hAnsi="Times New Roman"/>
          <w:bCs w:val="0"/>
          <w:color w:val="191919"/>
          <w:spacing w:val="-2"/>
          <w:sz w:val="24"/>
          <w:szCs w:val="24"/>
        </w:rPr>
        <w:t>-</w:t>
      </w:r>
      <w:r w:rsidRPr="00DC4EEA">
        <w:rPr>
          <w:rFonts w:ascii="Times New Roman" w:hAnsi="Times New Roman"/>
          <w:bCs w:val="0"/>
          <w:color w:val="191919"/>
          <w:spacing w:val="-2"/>
          <w:sz w:val="18"/>
          <w:szCs w:val="18"/>
        </w:rPr>
        <w:t>ACCREDITE</w:t>
      </w:r>
      <w:r w:rsidRPr="00DC4EEA">
        <w:rPr>
          <w:rFonts w:ascii="Times New Roman" w:hAnsi="Times New Roman"/>
          <w:bCs w:val="0"/>
          <w:color w:val="191919"/>
          <w:sz w:val="18"/>
          <w:szCs w:val="18"/>
        </w:rPr>
        <w:t>D</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OLLEGE</w:t>
      </w:r>
      <w:bookmarkEnd w:id="415"/>
      <w:bookmarkEnd w:id="416"/>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conditionall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college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tha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approve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correspondin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Boar</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Educatio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w:t>
      </w:r>
      <w:del w:id="417" w:author="mdavis47" w:date="2011-03-21T10:58:00Z">
        <w:r w:rsidDel="00334FB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giona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accreditin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association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validate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class</w:t>
      </w:r>
      <w:r w:rsidRPr="00CD21B7">
        <w:rPr>
          <w:rFonts w:ascii="Times New Roman" w:hAnsi="Times New Roman"/>
          <w:color w:val="191919"/>
          <w:spacing w:val="-2"/>
          <w:sz w:val="18"/>
          <w:szCs w:val="18"/>
        </w:rPr>
        <w:t>i</w:t>
      </w:r>
      <w:r>
        <w:rPr>
          <w:rFonts w:ascii="Times New Roman" w:hAnsi="Times New Roman"/>
          <w:color w:val="191919"/>
          <w:spacing w:val="-2"/>
          <w:sz w:val="18"/>
          <w:szCs w:val="18"/>
        </w:rPr>
        <w:t>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credits 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full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accepted.</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To </w:t>
      </w:r>
      <w:r>
        <w:rPr>
          <w:rFonts w:ascii="Times New Roman" w:hAnsi="Times New Roman"/>
          <w:color w:val="191919"/>
          <w:spacing w:val="-2"/>
          <w:sz w:val="18"/>
          <w:szCs w:val="18"/>
        </w:rPr>
        <w:t>validat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don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satisfactor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 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mos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cases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English</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scienc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professiona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Shou</w:t>
      </w:r>
      <w:r w:rsidRPr="00CD21B7">
        <w:rPr>
          <w:rFonts w:ascii="Times New Roman" w:hAnsi="Times New Roman"/>
          <w:color w:val="191919"/>
          <w:spacing w:val="-2"/>
          <w:sz w:val="18"/>
          <w:szCs w:val="18"/>
        </w:rPr>
        <w:t xml:space="preserve">ld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fai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to maintai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accep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w:t>
      </w:r>
      <w:r w:rsidRPr="00CD21B7">
        <w:rPr>
          <w:rFonts w:ascii="Times New Roman" w:hAnsi="Times New Roman"/>
          <w:color w:val="191919"/>
          <w:spacing w:val="-2"/>
          <w:sz w:val="18"/>
          <w:szCs w:val="18"/>
        </w:rPr>
        <w:t xml:space="preserve">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If 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maintai</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durin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Record</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insur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validation.</w:t>
      </w:r>
    </w:p>
    <w:p w:rsidR="00E34DC5" w:rsidRDefault="00E34DC5" w:rsidP="00E34DC5">
      <w:pPr>
        <w:widowControl w:val="0"/>
        <w:autoSpaceDE w:val="0"/>
        <w:autoSpaceDN w:val="0"/>
        <w:adjustRightInd w:val="0"/>
        <w:spacing w:after="0" w:line="250" w:lineRule="auto"/>
        <w:ind w:left="180" w:right="130" w:firstLine="0"/>
        <w:jc w:val="both"/>
        <w:rPr>
          <w:ins w:id="418" w:author="mdavis47" w:date="2011-03-21T10:58:00Z"/>
          <w:rFonts w:ascii="Times New Roman" w:hAnsi="Times New Roman"/>
          <w:b/>
          <w:bCs/>
          <w:color w:val="191919"/>
          <w:spacing w:val="-3"/>
          <w:sz w:val="26"/>
          <w:szCs w:val="26"/>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419" w:name="_Toc295558982"/>
      <w:bookmarkStart w:id="420" w:name="_Toc297152507"/>
      <w:r w:rsidRPr="00DC4EEA">
        <w:rPr>
          <w:rFonts w:ascii="Times New Roman" w:hAnsi="Times New Roman"/>
          <w:bCs w:val="0"/>
          <w:color w:val="191919"/>
          <w:spacing w:val="-3"/>
        </w:rPr>
        <w:t>R</w:t>
      </w:r>
      <w:r w:rsidRPr="00DC4EEA">
        <w:rPr>
          <w:rFonts w:ascii="Times New Roman" w:hAnsi="Times New Roman"/>
          <w:bCs w:val="0"/>
          <w:color w:val="191919"/>
          <w:spacing w:val="-3"/>
          <w:w w:val="102"/>
          <w:sz w:val="19"/>
          <w:szCs w:val="19"/>
        </w:rPr>
        <w:t>EADMITS</w:t>
      </w:r>
      <w:bookmarkEnd w:id="419"/>
      <w:bookmarkEnd w:id="420"/>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previousl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attende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attendanc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a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w:t>
      </w:r>
      <w:r w:rsidRPr="00CD21B7">
        <w:rPr>
          <w:rFonts w:ascii="Times New Roman" w:hAnsi="Times New Roman"/>
          <w:color w:val="191919"/>
          <w:spacing w:val="-2"/>
          <w:sz w:val="18"/>
          <w:szCs w:val="18"/>
        </w:rPr>
        <w:t>r</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fil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 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readmissio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Registra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deadlin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date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calenda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reen</w:t>
      </w:r>
      <w:del w:id="421" w:author="mdavis47" w:date="2011-03-21T10:59:00Z">
        <w:r w:rsidDel="00334FB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sam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departmen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las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unti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chang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majo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approved.</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422" w:name="_Toc295558983"/>
      <w:bookmarkStart w:id="423" w:name="_Toc297152508"/>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UDI</w:t>
      </w:r>
      <w:r w:rsidRPr="00DC4EEA">
        <w:rPr>
          <w:rFonts w:ascii="Times New Roman" w:hAnsi="Times New Roman"/>
          <w:bCs w:val="0"/>
          <w:color w:val="191919"/>
          <w:spacing w:val="-6"/>
          <w:sz w:val="18"/>
          <w:szCs w:val="18"/>
        </w:rPr>
        <w:t>T</w:t>
      </w:r>
      <w:r w:rsidRPr="00DC4EEA">
        <w:rPr>
          <w:rFonts w:ascii="Times New Roman" w:hAnsi="Times New Roman"/>
          <w:bCs w:val="0"/>
          <w:color w:val="191919"/>
          <w:spacing w:val="-2"/>
          <w:sz w:val="18"/>
          <w:szCs w:val="18"/>
        </w:rPr>
        <w:t>ORS</w:t>
      </w:r>
      <w:bookmarkEnd w:id="422"/>
      <w:bookmarkEnd w:id="423"/>
    </w:p>
    <w:p w:rsidR="00E34DC5" w:rsidRDefault="00E34DC5" w:rsidP="00E34DC5">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items:</w:t>
      </w:r>
    </w:p>
    <w:p w:rsidR="00E34DC5" w:rsidRPr="00CD21B7" w:rsidRDefault="00E34DC5" w:rsidP="00E34DC5">
      <w:pPr>
        <w:pStyle w:val="ListParagraph"/>
        <w:widowControl w:val="0"/>
        <w:numPr>
          <w:ilvl w:val="0"/>
          <w:numId w:val="7"/>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application for admission with a nonrefundable $20 application fee.</w:t>
      </w:r>
    </w:p>
    <w:p w:rsidR="00E34DC5" w:rsidRPr="00CD21B7" w:rsidRDefault="00E34DC5" w:rsidP="00E34DC5">
      <w:pPr>
        <w:pStyle w:val="ListParagraph"/>
        <w:widowControl w:val="0"/>
        <w:numPr>
          <w:ilvl w:val="0"/>
          <w:numId w:val="7"/>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official high school transcript showing date of graduation or the General Education Development (GED) Examination.</w:t>
      </w:r>
    </w:p>
    <w:p w:rsidR="00E34DC5" w:rsidRDefault="00E34DC5" w:rsidP="00E34DC5">
      <w:pPr>
        <w:widowControl w:val="0"/>
        <w:autoSpaceDE w:val="0"/>
        <w:autoSpaceDN w:val="0"/>
        <w:adjustRightInd w:val="0"/>
        <w:spacing w:before="5" w:after="0" w:line="220" w:lineRule="exact"/>
        <w:ind w:left="180" w:right="130" w:firstLine="0"/>
        <w:rPr>
          <w:rFonts w:ascii="Times New Roman" w:hAnsi="Times New Roman"/>
          <w:color w:val="000000"/>
        </w:rPr>
      </w:pP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fee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prohibite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receivin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late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tim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s f</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were registere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classe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othe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with</w:t>
      </w:r>
      <w:r w:rsidRPr="00CD21B7">
        <w:rPr>
          <w:rFonts w:ascii="Times New Roman" w:hAnsi="Times New Roman"/>
          <w:color w:val="191919"/>
          <w:spacing w:val="-2"/>
          <w:sz w:val="18"/>
          <w:szCs w:val="18"/>
        </w:rPr>
        <w:t>o</w:t>
      </w:r>
      <w:r>
        <w:rPr>
          <w:rFonts w:ascii="Times New Roman" w:hAnsi="Times New Roman"/>
          <w:color w:val="191919"/>
          <w:spacing w:val="-2"/>
          <w:sz w:val="18"/>
          <w:szCs w:val="18"/>
        </w:rPr>
        <w:t>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registering 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Auditor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d</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a </w:t>
      </w:r>
      <w:r>
        <w:rPr>
          <w:rFonts w:ascii="Times New Roman" w:hAnsi="Times New Roman"/>
          <w:color w:val="191919"/>
          <w:spacing w:val="-2"/>
          <w:sz w:val="18"/>
          <w:szCs w:val="18"/>
        </w:rPr>
        <w:t>grad</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V </w:t>
      </w:r>
      <w:r>
        <w:rPr>
          <w:rFonts w:ascii="Times New Roman" w:hAnsi="Times New Roman"/>
          <w:color w:val="191919"/>
          <w:spacing w:val="-2"/>
          <w:sz w:val="18"/>
          <w:szCs w:val="18"/>
        </w:rPr>
        <w:t>(se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system).</w:t>
      </w:r>
    </w:p>
    <w:p w:rsidR="00E34DC5" w:rsidRDefault="00E34DC5" w:rsidP="00E34DC5">
      <w:pPr>
        <w:widowControl w:val="0"/>
        <w:autoSpaceDE w:val="0"/>
        <w:autoSpaceDN w:val="0"/>
        <w:adjustRightInd w:val="0"/>
        <w:spacing w:before="12" w:after="0" w:line="280" w:lineRule="exact"/>
        <w:ind w:left="180" w:right="130" w:firstLine="0"/>
        <w:rPr>
          <w:rFonts w:ascii="Times New Roman" w:hAnsi="Times New Roman"/>
          <w:color w:val="000000"/>
          <w:sz w:val="28"/>
          <w:szCs w:val="28"/>
        </w:rPr>
      </w:pPr>
    </w:p>
    <w:p w:rsidR="00E34DC5" w:rsidRDefault="00566B75" w:rsidP="00E34DC5">
      <w:pPr>
        <w:pStyle w:val="Heading2"/>
        <w:spacing w:before="0"/>
        <w:ind w:left="180" w:right="130" w:firstLine="0"/>
        <w:rPr>
          <w:rFonts w:ascii="Times New Roman" w:hAnsi="Times New Roman"/>
          <w:color w:val="000000" w:themeColor="text1"/>
          <w:sz w:val="18"/>
          <w:szCs w:val="18"/>
        </w:rPr>
      </w:pPr>
      <w:bookmarkStart w:id="424" w:name="_Toc295558984"/>
      <w:bookmarkStart w:id="425" w:name="_Toc297152509"/>
      <w:ins w:id="426" w:author="mdavis47" w:date="2011-03-21T11:00:00Z">
        <w:r w:rsidRPr="00566B75">
          <w:rPr>
            <w:rFonts w:ascii="Times New Roman" w:hAnsi="Times New Roman"/>
            <w:color w:val="000000" w:themeColor="text1"/>
            <w:sz w:val="24"/>
            <w:szCs w:val="24"/>
            <w:rPrChange w:id="427" w:author="mdavis47" w:date="2011-04-07T12:18:00Z">
              <w:rPr>
                <w:rFonts w:ascii="Times New Roman" w:eastAsiaTheme="minorEastAsia" w:hAnsi="Times New Roman" w:cstheme="minorBidi"/>
                <w:b w:val="0"/>
                <w:bCs w:val="0"/>
                <w:color w:val="000000" w:themeColor="text1"/>
                <w:sz w:val="24"/>
                <w:szCs w:val="24"/>
                <w:u w:val="single"/>
              </w:rPr>
            </w:rPrChange>
          </w:rPr>
          <w:t>M</w:t>
        </w:r>
        <w:r w:rsidRPr="00566B75">
          <w:rPr>
            <w:rFonts w:ascii="Times New Roman" w:hAnsi="Times New Roman"/>
            <w:color w:val="000000" w:themeColor="text1"/>
            <w:sz w:val="18"/>
            <w:szCs w:val="18"/>
            <w:rPrChange w:id="428" w:author="mdavis47" w:date="2011-04-07T12:18:00Z">
              <w:rPr>
                <w:rFonts w:ascii="Times New Roman" w:eastAsiaTheme="minorEastAsia" w:hAnsi="Times New Roman" w:cstheme="minorBidi"/>
                <w:b w:val="0"/>
                <w:bCs w:val="0"/>
                <w:color w:val="000000" w:themeColor="text1"/>
                <w:sz w:val="18"/>
                <w:szCs w:val="18"/>
                <w:u w:val="single"/>
              </w:rPr>
            </w:rPrChange>
          </w:rPr>
          <w:t xml:space="preserve">OVE </w:t>
        </w:r>
        <w:r w:rsidRPr="00566B75">
          <w:rPr>
            <w:rFonts w:ascii="Times New Roman" w:hAnsi="Times New Roman"/>
            <w:color w:val="000000" w:themeColor="text1"/>
            <w:sz w:val="24"/>
            <w:szCs w:val="24"/>
            <w:rPrChange w:id="429" w:author="mdavis47" w:date="2011-04-07T12:18:00Z">
              <w:rPr>
                <w:rFonts w:ascii="Times New Roman" w:eastAsiaTheme="minorEastAsia" w:hAnsi="Times New Roman" w:cstheme="minorBidi"/>
                <w:b w:val="0"/>
                <w:bCs w:val="0"/>
                <w:color w:val="000000" w:themeColor="text1"/>
                <w:sz w:val="24"/>
                <w:szCs w:val="24"/>
                <w:u w:val="single"/>
              </w:rPr>
            </w:rPrChange>
          </w:rPr>
          <w:t>O</w:t>
        </w:r>
        <w:r w:rsidRPr="00566B75">
          <w:rPr>
            <w:rFonts w:ascii="Times New Roman" w:hAnsi="Times New Roman"/>
            <w:color w:val="000000" w:themeColor="text1"/>
            <w:sz w:val="18"/>
            <w:szCs w:val="18"/>
            <w:rPrChange w:id="430" w:author="mdavis47" w:date="2011-04-07T12:18:00Z">
              <w:rPr>
                <w:rFonts w:ascii="Times New Roman" w:eastAsiaTheme="minorEastAsia" w:hAnsi="Times New Roman" w:cstheme="minorBidi"/>
                <w:b w:val="0"/>
                <w:bCs w:val="0"/>
                <w:color w:val="000000" w:themeColor="text1"/>
                <w:sz w:val="18"/>
                <w:szCs w:val="18"/>
                <w:u w:val="single"/>
              </w:rPr>
            </w:rPrChange>
          </w:rPr>
          <w:t xml:space="preserve">N </w:t>
        </w:r>
        <w:r w:rsidRPr="00566B75">
          <w:rPr>
            <w:rFonts w:ascii="Times New Roman" w:hAnsi="Times New Roman"/>
            <w:color w:val="000000" w:themeColor="text1"/>
            <w:sz w:val="24"/>
            <w:szCs w:val="24"/>
            <w:rPrChange w:id="431" w:author="mdavis47" w:date="2011-04-07T12:18:00Z">
              <w:rPr>
                <w:rFonts w:ascii="Times New Roman" w:eastAsiaTheme="minorEastAsia" w:hAnsi="Times New Roman" w:cstheme="minorBidi"/>
                <w:b w:val="0"/>
                <w:bCs w:val="0"/>
                <w:color w:val="000000" w:themeColor="text1"/>
                <w:sz w:val="24"/>
                <w:szCs w:val="24"/>
                <w:u w:val="single"/>
              </w:rPr>
            </w:rPrChange>
          </w:rPr>
          <w:t>W</w:t>
        </w:r>
        <w:r w:rsidRPr="00566B75">
          <w:rPr>
            <w:rFonts w:ascii="Times New Roman" w:hAnsi="Times New Roman"/>
            <w:color w:val="000000" w:themeColor="text1"/>
            <w:sz w:val="18"/>
            <w:szCs w:val="18"/>
            <w:rPrChange w:id="432" w:author="mdavis47" w:date="2011-04-07T12:18:00Z">
              <w:rPr>
                <w:rFonts w:ascii="Times New Roman" w:eastAsiaTheme="minorEastAsia" w:hAnsi="Times New Roman" w:cstheme="minorBidi"/>
                <w:b w:val="0"/>
                <w:bCs w:val="0"/>
                <w:color w:val="000000" w:themeColor="text1"/>
                <w:sz w:val="18"/>
                <w:szCs w:val="18"/>
                <w:u w:val="single"/>
              </w:rPr>
            </w:rPrChange>
          </w:rPr>
          <w:t xml:space="preserve">HEN </w:t>
        </w:r>
        <w:r w:rsidRPr="00566B75">
          <w:rPr>
            <w:rFonts w:ascii="Times New Roman" w:hAnsi="Times New Roman"/>
            <w:color w:val="000000" w:themeColor="text1"/>
            <w:sz w:val="24"/>
            <w:szCs w:val="24"/>
            <w:rPrChange w:id="433" w:author="mdavis47" w:date="2011-04-07T12:18:00Z">
              <w:rPr>
                <w:rFonts w:ascii="Times New Roman" w:eastAsiaTheme="minorEastAsia" w:hAnsi="Times New Roman" w:cstheme="minorBidi"/>
                <w:b w:val="0"/>
                <w:bCs w:val="0"/>
                <w:color w:val="000000" w:themeColor="text1"/>
                <w:sz w:val="24"/>
                <w:szCs w:val="24"/>
                <w:u w:val="single"/>
              </w:rPr>
            </w:rPrChange>
          </w:rPr>
          <w:t>R</w:t>
        </w:r>
        <w:r w:rsidRPr="00566B75">
          <w:rPr>
            <w:rFonts w:ascii="Times New Roman" w:hAnsi="Times New Roman"/>
            <w:color w:val="000000" w:themeColor="text1"/>
            <w:sz w:val="18"/>
            <w:szCs w:val="18"/>
            <w:rPrChange w:id="434" w:author="mdavis47" w:date="2011-04-07T12:18:00Z">
              <w:rPr>
                <w:rFonts w:ascii="Times New Roman" w:eastAsiaTheme="minorEastAsia" w:hAnsi="Times New Roman" w:cstheme="minorBidi"/>
                <w:b w:val="0"/>
                <w:bCs w:val="0"/>
                <w:color w:val="000000" w:themeColor="text1"/>
                <w:sz w:val="18"/>
                <w:szCs w:val="18"/>
                <w:u w:val="single"/>
              </w:rPr>
            </w:rPrChange>
          </w:rPr>
          <w:t>EADY</w:t>
        </w:r>
      </w:ins>
      <w:bookmarkEnd w:id="424"/>
      <w:bookmarkEnd w:id="425"/>
      <w:r w:rsidRPr="00566B75">
        <w:rPr>
          <w:rFonts w:ascii="Times New Roman" w:hAnsi="Times New Roman"/>
          <w:color w:val="000000" w:themeColor="text1"/>
          <w:sz w:val="18"/>
          <w:szCs w:val="18"/>
          <w:rPrChange w:id="435" w:author="mdavis47" w:date="2011-04-07T12:18:00Z">
            <w:rPr>
              <w:rFonts w:ascii="Times New Roman" w:eastAsiaTheme="minorEastAsia" w:hAnsi="Times New Roman" w:cstheme="minorBidi"/>
              <w:b w:val="0"/>
              <w:bCs w:val="0"/>
              <w:color w:val="000000" w:themeColor="text1"/>
              <w:sz w:val="18"/>
              <w:szCs w:val="18"/>
              <w:u w:val="single"/>
            </w:rPr>
          </w:rPrChange>
        </w:rPr>
        <w:t xml:space="preserve">    </w:t>
      </w:r>
    </w:p>
    <w:p w:rsidR="00E34DC5" w:rsidRDefault="00E34DC5" w:rsidP="00E34DC5">
      <w:pPr>
        <w:ind w:left="180" w:right="130" w:firstLine="0"/>
        <w:jc w:val="both"/>
        <w:rPr>
          <w:rFonts w:ascii="Times New Roman" w:hAnsi="Times New Roman"/>
          <w:sz w:val="18"/>
          <w:szCs w:val="18"/>
        </w:rPr>
      </w:pPr>
    </w:p>
    <w:p w:rsidR="00E34DC5" w:rsidRDefault="00566B75"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ins w:id="436" w:author="mdavis47" w:date="2011-03-21T11:03:00Z">
        <w:r w:rsidRPr="00566B75">
          <w:rPr>
            <w:rFonts w:ascii="Times New Roman" w:hAnsi="Times New Roman"/>
            <w:color w:val="191919"/>
            <w:spacing w:val="-4"/>
            <w:sz w:val="18"/>
            <w:szCs w:val="18"/>
            <w:rPrChange w:id="437" w:author="mdavis47" w:date="2011-04-07T12:18:00Z">
              <w:rPr>
                <w:color w:val="0000FF" w:themeColor="hyperlink"/>
                <w:u w:val="single"/>
              </w:rPr>
            </w:rPrChange>
          </w:rPr>
          <w:t xml:space="preserve">Move </w:t>
        </w:r>
        <w:proofErr w:type="gramStart"/>
        <w:r w:rsidRPr="00566B75">
          <w:rPr>
            <w:rFonts w:ascii="Times New Roman" w:hAnsi="Times New Roman"/>
            <w:color w:val="191919"/>
            <w:spacing w:val="-4"/>
            <w:sz w:val="18"/>
            <w:szCs w:val="18"/>
            <w:rPrChange w:id="438" w:author="mdavis47" w:date="2011-04-07T12:18:00Z">
              <w:rPr>
                <w:color w:val="0000FF" w:themeColor="hyperlink"/>
                <w:u w:val="single"/>
              </w:rPr>
            </w:rPrChange>
          </w:rPr>
          <w:t>On</w:t>
        </w:r>
        <w:proofErr w:type="gramEnd"/>
        <w:r w:rsidRPr="00566B75">
          <w:rPr>
            <w:rFonts w:ascii="Times New Roman" w:hAnsi="Times New Roman"/>
            <w:color w:val="191919"/>
            <w:spacing w:val="-4"/>
            <w:sz w:val="18"/>
            <w:szCs w:val="18"/>
            <w:rPrChange w:id="439" w:author="mdavis47" w:date="2011-04-07T12:18:00Z">
              <w:rPr>
                <w:color w:val="0000FF" w:themeColor="hyperlink"/>
                <w:u w:val="single"/>
              </w:rPr>
            </w:rPrChange>
          </w:rPr>
          <w:t xml:space="preserve"> When Ready is a dual enrollm</w:t>
        </w:r>
      </w:ins>
      <w:ins w:id="440" w:author="mdavis47" w:date="2011-03-21T11:04:00Z">
        <w:r w:rsidRPr="00566B75">
          <w:rPr>
            <w:rFonts w:ascii="Times New Roman" w:hAnsi="Times New Roman"/>
            <w:color w:val="191919"/>
            <w:spacing w:val="-4"/>
            <w:sz w:val="18"/>
            <w:szCs w:val="18"/>
            <w:rPrChange w:id="441" w:author="mdavis47" w:date="2011-04-07T12:18:00Z">
              <w:rPr>
                <w:color w:val="0000FF" w:themeColor="hyperlink"/>
                <w:u w:val="single"/>
              </w:rPr>
            </w:rPrChange>
          </w:rPr>
          <w:t xml:space="preserve">ent program for students who want to attend Albany State University to complete the graduation requirements for high school and earn college credit simultaneously. </w:t>
        </w:r>
      </w:ins>
      <w:ins w:id="442" w:author="mdavis47" w:date="2011-03-21T11:05:00Z">
        <w:r w:rsidRPr="00566B75">
          <w:rPr>
            <w:rFonts w:ascii="Times New Roman" w:hAnsi="Times New Roman"/>
            <w:color w:val="191919"/>
            <w:spacing w:val="-4"/>
            <w:sz w:val="18"/>
            <w:szCs w:val="18"/>
            <w:rPrChange w:id="443" w:author="mdavis47" w:date="2011-04-07T12:18:00Z">
              <w:rPr>
                <w:color w:val="0000FF" w:themeColor="hyperlink"/>
                <w:u w:val="single"/>
              </w:rPr>
            </w:rPrChange>
          </w:rPr>
          <w:t>Students may complete their junior and/or senior year of high school in MOWR program.</w:t>
        </w:r>
      </w:ins>
      <w:ins w:id="444" w:author="mdavis47" w:date="2011-03-21T11:06:00Z">
        <w:r w:rsidRPr="00566B75">
          <w:rPr>
            <w:rFonts w:ascii="Times New Roman" w:hAnsi="Times New Roman"/>
            <w:color w:val="191919"/>
            <w:spacing w:val="-4"/>
            <w:sz w:val="18"/>
            <w:szCs w:val="18"/>
            <w:rPrChange w:id="445" w:author="mdavis47" w:date="2011-04-07T12:18:00Z">
              <w:rPr>
                <w:color w:val="0000FF" w:themeColor="hyperlink"/>
                <w:u w:val="single"/>
              </w:rPr>
            </w:rPrChange>
          </w:rPr>
          <w:t xml:space="preserve"> </w:t>
        </w:r>
      </w:ins>
      <w:ins w:id="446" w:author="mdavis47" w:date="2011-03-21T11:07:00Z">
        <w:r w:rsidRPr="00566B75">
          <w:rPr>
            <w:rFonts w:ascii="Times New Roman" w:hAnsi="Times New Roman"/>
            <w:color w:val="191919"/>
            <w:spacing w:val="-4"/>
            <w:sz w:val="18"/>
            <w:szCs w:val="18"/>
            <w:rPrChange w:id="447" w:author="mdavis47" w:date="2011-04-07T12:18:00Z">
              <w:rPr>
                <w:color w:val="0000FF" w:themeColor="hyperlink"/>
                <w:u w:val="single"/>
              </w:rPr>
            </w:rPrChange>
          </w:rPr>
          <w:t xml:space="preserve">Students must meet the </w:t>
        </w:r>
      </w:ins>
      <w:ins w:id="448" w:author="mdavis47" w:date="2011-03-21T11:08:00Z">
        <w:r w:rsidRPr="00566B75">
          <w:rPr>
            <w:rFonts w:ascii="Times New Roman" w:hAnsi="Times New Roman"/>
            <w:color w:val="191919"/>
            <w:spacing w:val="-4"/>
            <w:sz w:val="18"/>
            <w:szCs w:val="18"/>
            <w:rPrChange w:id="449" w:author="mdavis47" w:date="2011-04-07T12:18:00Z">
              <w:rPr>
                <w:color w:val="0000FF" w:themeColor="hyperlink"/>
                <w:u w:val="single"/>
              </w:rPr>
            </w:rPrChange>
          </w:rPr>
          <w:t>following criteria: Have a minimum SAT Score of 970</w:t>
        </w:r>
      </w:ins>
      <w:ins w:id="450" w:author="mdavis47" w:date="2011-03-21T11:09:00Z">
        <w:r w:rsidRPr="00566B75">
          <w:rPr>
            <w:rFonts w:ascii="Times New Roman" w:hAnsi="Times New Roman"/>
            <w:color w:val="191919"/>
            <w:spacing w:val="-4"/>
            <w:sz w:val="18"/>
            <w:szCs w:val="18"/>
            <w:rPrChange w:id="451" w:author="mdavis47" w:date="2011-04-07T12:18:00Z">
              <w:rPr>
                <w:color w:val="0000FF" w:themeColor="hyperlink"/>
                <w:u w:val="single"/>
              </w:rPr>
            </w:rPrChange>
          </w:rPr>
          <w:t xml:space="preserve"> with at least a 430 minimum on the</w:t>
        </w:r>
      </w:ins>
      <w:ins w:id="452" w:author="mdavis47" w:date="2011-03-21T11:16:00Z">
        <w:r w:rsidRPr="00566B75">
          <w:rPr>
            <w:rFonts w:ascii="Times New Roman" w:hAnsi="Times New Roman"/>
            <w:color w:val="191919"/>
            <w:spacing w:val="-4"/>
            <w:sz w:val="18"/>
            <w:szCs w:val="18"/>
            <w:rPrChange w:id="453" w:author="mdavis47" w:date="2011-04-07T12:18:00Z">
              <w:rPr>
                <w:color w:val="0000FF" w:themeColor="hyperlink"/>
                <w:u w:val="single"/>
              </w:rPr>
            </w:rPrChange>
          </w:rPr>
          <w:t xml:space="preserve"> Critical Reading section</w:t>
        </w:r>
      </w:ins>
      <w:ins w:id="454" w:author="mdavis47" w:date="2011-03-21T11:09:00Z">
        <w:r w:rsidRPr="00566B75">
          <w:rPr>
            <w:rFonts w:ascii="Times New Roman" w:hAnsi="Times New Roman"/>
            <w:color w:val="191919"/>
            <w:spacing w:val="-4"/>
            <w:sz w:val="18"/>
            <w:szCs w:val="18"/>
            <w:rPrChange w:id="455" w:author="mdavis47" w:date="2011-04-07T12:18:00Z">
              <w:rPr>
                <w:color w:val="0000FF" w:themeColor="hyperlink"/>
                <w:u w:val="single"/>
              </w:rPr>
            </w:rPrChange>
          </w:rPr>
          <w:t xml:space="preserve"> and at least a 400 minimum on the Math section</w:t>
        </w:r>
      </w:ins>
      <w:ins w:id="456" w:author="mdavis47" w:date="2011-03-21T11:16:00Z">
        <w:r w:rsidRPr="00566B75">
          <w:rPr>
            <w:rFonts w:ascii="Times New Roman" w:hAnsi="Times New Roman"/>
            <w:color w:val="191919"/>
            <w:spacing w:val="-4"/>
            <w:sz w:val="18"/>
            <w:szCs w:val="18"/>
            <w:rPrChange w:id="457" w:author="mdavis47" w:date="2011-04-07T12:18:00Z">
              <w:rPr>
                <w:color w:val="0000FF" w:themeColor="hyperlink"/>
                <w:u w:val="single"/>
              </w:rPr>
            </w:rPrChange>
          </w:rPr>
          <w:t xml:space="preserve"> or</w:t>
        </w:r>
      </w:ins>
      <w:ins w:id="458" w:author="mdavis47" w:date="2011-03-21T11:17:00Z">
        <w:r w:rsidRPr="00566B75">
          <w:rPr>
            <w:rFonts w:ascii="Times New Roman" w:hAnsi="Times New Roman"/>
            <w:color w:val="191919"/>
            <w:spacing w:val="-4"/>
            <w:sz w:val="18"/>
            <w:szCs w:val="18"/>
            <w:rPrChange w:id="459" w:author="mdavis47" w:date="2011-04-07T12:18:00Z">
              <w:rPr>
                <w:color w:val="0000FF" w:themeColor="hyperlink"/>
                <w:u w:val="single"/>
              </w:rPr>
            </w:rPrChange>
          </w:rPr>
          <w:t xml:space="preserve"> have an ACT composite score of 21 with at least an 18 on the English section and at least a 16 on the Math secti</w:t>
        </w:r>
      </w:ins>
      <w:ins w:id="460" w:author="mdavis47" w:date="2011-03-21T11:18:00Z">
        <w:r w:rsidRPr="00566B75">
          <w:rPr>
            <w:rFonts w:ascii="Times New Roman" w:hAnsi="Times New Roman"/>
            <w:color w:val="191919"/>
            <w:spacing w:val="-4"/>
            <w:sz w:val="18"/>
            <w:szCs w:val="18"/>
            <w:rPrChange w:id="461" w:author="mdavis47" w:date="2011-04-07T12:18:00Z">
              <w:rPr>
                <w:color w:val="0000FF" w:themeColor="hyperlink"/>
                <w:u w:val="single"/>
              </w:rPr>
            </w:rPrChange>
          </w:rPr>
          <w:t>on</w:t>
        </w:r>
      </w:ins>
      <w:ins w:id="462" w:author="mdavis47" w:date="2011-03-21T11:22:00Z">
        <w:r w:rsidRPr="00566B75">
          <w:rPr>
            <w:rFonts w:ascii="Times New Roman" w:hAnsi="Times New Roman"/>
            <w:color w:val="191919"/>
            <w:spacing w:val="-4"/>
            <w:sz w:val="18"/>
            <w:szCs w:val="18"/>
            <w:rPrChange w:id="463" w:author="mdavis47" w:date="2011-04-07T12:18:00Z">
              <w:rPr>
                <w:color w:val="0000FF" w:themeColor="hyperlink"/>
                <w:u w:val="single"/>
              </w:rPr>
            </w:rPrChange>
          </w:rPr>
          <w:t>; have been a Georgia resident since the October FTE cou</w:t>
        </w:r>
      </w:ins>
      <w:ins w:id="464" w:author="mdavis47" w:date="2011-03-21T11:23:00Z">
        <w:r w:rsidRPr="00566B75">
          <w:rPr>
            <w:rFonts w:ascii="Times New Roman" w:hAnsi="Times New Roman"/>
            <w:color w:val="191919"/>
            <w:spacing w:val="-4"/>
            <w:sz w:val="18"/>
            <w:szCs w:val="18"/>
            <w:rPrChange w:id="465" w:author="mdavis47" w:date="2011-04-07T12:18:00Z">
              <w:rPr>
                <w:color w:val="0000FF" w:themeColor="hyperlink"/>
                <w:u w:val="single"/>
              </w:rPr>
            </w:rPrChange>
          </w:rPr>
          <w:t>nt of the prior school year</w:t>
        </w:r>
      </w:ins>
      <w:ins w:id="466" w:author="mdavis47" w:date="2011-03-21T11:24:00Z">
        <w:r w:rsidRPr="00566B75">
          <w:rPr>
            <w:rFonts w:ascii="Times New Roman" w:hAnsi="Times New Roman"/>
            <w:color w:val="191919"/>
            <w:spacing w:val="-4"/>
            <w:sz w:val="18"/>
            <w:szCs w:val="18"/>
            <w:rPrChange w:id="467" w:author="mdavis47" w:date="2011-04-07T12:18:00Z">
              <w:rPr>
                <w:color w:val="0000FF" w:themeColor="hyperlink"/>
                <w:u w:val="single"/>
              </w:rPr>
            </w:rPrChange>
          </w:rPr>
          <w:t xml:space="preserve">. </w:t>
        </w:r>
      </w:ins>
      <w:ins w:id="468" w:author="mdavis47" w:date="2011-03-21T11:19:00Z">
        <w:r w:rsidRPr="00566B75">
          <w:rPr>
            <w:rFonts w:ascii="Times New Roman" w:hAnsi="Times New Roman"/>
            <w:color w:val="191919"/>
            <w:spacing w:val="-4"/>
            <w:sz w:val="18"/>
            <w:szCs w:val="18"/>
            <w:rPrChange w:id="469" w:author="mdavis47" w:date="2011-04-07T12:18:00Z">
              <w:rPr>
                <w:color w:val="0000FF" w:themeColor="hyperlink"/>
                <w:u w:val="single"/>
              </w:rPr>
            </w:rPrChange>
          </w:rPr>
          <w:t xml:space="preserve"> Students wanting to enroll in Albany State University through the Move on When Ready program must meet with their high school counselor to ensure that</w:t>
        </w:r>
      </w:ins>
      <w:ins w:id="470" w:author="mdavis47" w:date="2011-03-21T11:20:00Z">
        <w:r w:rsidRPr="00566B75">
          <w:rPr>
            <w:rFonts w:ascii="Times New Roman" w:hAnsi="Times New Roman"/>
            <w:color w:val="191919"/>
            <w:spacing w:val="-4"/>
            <w:sz w:val="18"/>
            <w:szCs w:val="18"/>
            <w:rPrChange w:id="471" w:author="mdavis47" w:date="2011-04-07T12:18:00Z">
              <w:rPr>
                <w:color w:val="0000FF" w:themeColor="hyperlink"/>
                <w:u w:val="single"/>
              </w:rPr>
            </w:rPrChange>
          </w:rPr>
          <w:t xml:space="preserve"> completed ASU courses will satisfy high school graduation requirements.</w:t>
        </w:r>
      </w:ins>
    </w:p>
    <w:p w:rsidR="00E34DC5" w:rsidRPr="00CD21B7" w:rsidRDefault="00E34DC5" w:rsidP="00E34DC5">
      <w:pPr>
        <w:widowControl w:val="0"/>
        <w:autoSpaceDE w:val="0"/>
        <w:autoSpaceDN w:val="0"/>
        <w:adjustRightInd w:val="0"/>
        <w:spacing w:before="30" w:after="0"/>
        <w:ind w:left="180" w:right="130" w:firstLine="0"/>
        <w:jc w:val="both"/>
        <w:rPr>
          <w:ins w:id="472" w:author="mdavis47" w:date="2011-03-21T11:08:00Z"/>
          <w:rFonts w:ascii="Times New Roman" w:hAnsi="Times New Roman"/>
          <w:color w:val="191919"/>
          <w:spacing w:val="-4"/>
          <w:sz w:val="18"/>
          <w:szCs w:val="18"/>
          <w:rPrChange w:id="473" w:author="mdavis47" w:date="2011-04-07T12:18:00Z">
            <w:rPr>
              <w:ins w:id="474" w:author="mdavis47" w:date="2011-03-21T11:08:00Z"/>
            </w:rPr>
          </w:rPrChange>
        </w:rPr>
      </w:pPr>
    </w:p>
    <w:p w:rsidR="00FB5CC6" w:rsidRDefault="00E34DC5">
      <w:pPr>
        <w:widowControl w:val="0"/>
        <w:autoSpaceDE w:val="0"/>
        <w:autoSpaceDN w:val="0"/>
        <w:adjustRightInd w:val="0"/>
        <w:spacing w:before="30" w:after="0"/>
        <w:ind w:left="180" w:right="130" w:firstLine="0"/>
        <w:jc w:val="both"/>
        <w:rPr>
          <w:ins w:id="475" w:author="mdavis47" w:date="2011-03-21T11:08:00Z"/>
          <w:rFonts w:ascii="Times New Roman" w:hAnsi="Times New Roman"/>
          <w:color w:val="191919"/>
          <w:spacing w:val="-4"/>
          <w:sz w:val="18"/>
          <w:szCs w:val="18"/>
        </w:rPr>
        <w:pPrChange w:id="476" w:author="mdavis47" w:date="2011-03-21T11:18:00Z">
          <w:pPr>
            <w:widowControl w:val="0"/>
            <w:autoSpaceDE w:val="0"/>
            <w:autoSpaceDN w:val="0"/>
            <w:adjustRightInd w:val="0"/>
            <w:spacing w:before="30" w:after="0"/>
            <w:ind w:left="120"/>
          </w:pPr>
        </w:pPrChange>
      </w:pPr>
      <w:ins w:id="477" w:author="mdavis47" w:date="2011-03-21T11:08:00Z">
        <w:r w:rsidRPr="00CD21B7">
          <w:rPr>
            <w:rFonts w:ascii="Times New Roman" w:hAnsi="Times New Roman"/>
            <w:color w:val="191919"/>
            <w:spacing w:val="-4"/>
            <w:sz w:val="18"/>
            <w:szCs w:val="18"/>
          </w:rPr>
          <w:t>Procedures</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applying</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in</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the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Joint</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Program</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are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listed</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below:</w:t>
        </w:r>
      </w:ins>
    </w:p>
    <w:p w:rsidR="00FB5CC6" w:rsidRDefault="00E34DC5">
      <w:pPr>
        <w:pStyle w:val="ListParagraph"/>
        <w:widowControl w:val="0"/>
        <w:numPr>
          <w:ilvl w:val="0"/>
          <w:numId w:val="8"/>
        </w:numPr>
        <w:tabs>
          <w:tab w:val="left" w:pos="450"/>
        </w:tabs>
        <w:autoSpaceDE w:val="0"/>
        <w:autoSpaceDN w:val="0"/>
        <w:adjustRightInd w:val="0"/>
        <w:spacing w:before="30" w:after="0"/>
        <w:ind w:left="450" w:right="130" w:firstLine="0"/>
        <w:jc w:val="both"/>
        <w:rPr>
          <w:ins w:id="478" w:author="mdavis47" w:date="2011-03-21T11:08:00Z"/>
          <w:rFonts w:ascii="Times New Roman" w:hAnsi="Times New Roman"/>
          <w:color w:val="191919"/>
          <w:spacing w:val="-4"/>
          <w:sz w:val="18"/>
          <w:szCs w:val="18"/>
        </w:rPr>
        <w:pPrChange w:id="479" w:author="mdavis47" w:date="2011-03-21T11:18:00Z">
          <w:pPr>
            <w:widowControl w:val="0"/>
            <w:autoSpaceDE w:val="0"/>
            <w:autoSpaceDN w:val="0"/>
            <w:adjustRightInd w:val="0"/>
            <w:spacing w:before="9" w:after="0"/>
            <w:ind w:left="300"/>
          </w:pPr>
        </w:pPrChange>
      </w:pPr>
      <w:ins w:id="480" w:author="mdavis47" w:date="2011-03-21T11:08:00Z">
        <w:r w:rsidRPr="00CD21B7">
          <w:rPr>
            <w:rFonts w:ascii="Times New Roman" w:hAnsi="Times New Roman"/>
            <w:color w:val="191919"/>
            <w:spacing w:val="-4"/>
            <w:sz w:val="18"/>
            <w:szCs w:val="18"/>
          </w:rPr>
          <w:t xml:space="preserve">Complete an official </w:t>
        </w:r>
      </w:ins>
      <w:ins w:id="481" w:author="mdavis47" w:date="2011-03-21T11:16:00Z">
        <w:r w:rsidRPr="00CD21B7">
          <w:rPr>
            <w:rFonts w:ascii="Times New Roman" w:hAnsi="Times New Roman"/>
            <w:color w:val="191919"/>
            <w:spacing w:val="-4"/>
            <w:sz w:val="18"/>
            <w:szCs w:val="18"/>
          </w:rPr>
          <w:t xml:space="preserve">ASU </w:t>
        </w:r>
      </w:ins>
      <w:ins w:id="482" w:author="mdavis47" w:date="2011-03-21T11:08:00Z">
        <w:r w:rsidRPr="00CD21B7">
          <w:rPr>
            <w:rFonts w:ascii="Times New Roman" w:hAnsi="Times New Roman"/>
            <w:color w:val="191919"/>
            <w:spacing w:val="-4"/>
            <w:sz w:val="18"/>
            <w:szCs w:val="18"/>
          </w:rPr>
          <w:t>application form</w:t>
        </w:r>
      </w:ins>
      <w:ins w:id="483" w:author="mdavis47" w:date="2011-03-21T11:16:00Z">
        <w:r w:rsidRPr="00CD21B7">
          <w:rPr>
            <w:rFonts w:ascii="Times New Roman" w:hAnsi="Times New Roman"/>
            <w:color w:val="191919"/>
            <w:spacing w:val="-4"/>
            <w:sz w:val="18"/>
            <w:szCs w:val="18"/>
          </w:rPr>
          <w:t xml:space="preserve"> with the non-refundable application fee of $20.</w:t>
        </w:r>
      </w:ins>
    </w:p>
    <w:p w:rsidR="00FB5CC6" w:rsidRDefault="00566B75">
      <w:pPr>
        <w:pStyle w:val="ListParagraph"/>
        <w:widowControl w:val="0"/>
        <w:numPr>
          <w:ilvl w:val="0"/>
          <w:numId w:val="8"/>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Change w:id="484" w:author="mdavis47" w:date="2011-03-21T11:20:00Z">
          <w:pPr>
            <w:widowControl w:val="0"/>
            <w:autoSpaceDE w:val="0"/>
            <w:autoSpaceDN w:val="0"/>
            <w:adjustRightInd w:val="0"/>
            <w:spacing w:after="0"/>
            <w:ind w:left="300"/>
          </w:pPr>
        </w:pPrChange>
      </w:pPr>
      <w:ins w:id="485" w:author="mdavis47" w:date="2011-03-21T11:18:00Z">
        <w:r w:rsidRPr="00566B75">
          <w:rPr>
            <w:rFonts w:ascii="Times New Roman" w:hAnsi="Times New Roman"/>
            <w:color w:val="191919"/>
            <w:spacing w:val="-4"/>
            <w:sz w:val="18"/>
            <w:szCs w:val="18"/>
            <w:rPrChange w:id="486" w:author="mdavis47" w:date="2011-03-21T11:21:00Z">
              <w:rPr>
                <w:rFonts w:ascii="Times New Roman" w:hAnsi="Times New Roman"/>
                <w:color w:val="191919"/>
                <w:spacing w:val="27"/>
                <w:sz w:val="18"/>
                <w:szCs w:val="18"/>
                <w:u w:val="single"/>
              </w:rPr>
            </w:rPrChange>
          </w:rPr>
          <w:lastRenderedPageBreak/>
          <w:t>Submit official test scores to the Office of Enrollment services.</w:t>
        </w:r>
      </w:ins>
    </w:p>
    <w:p w:rsidR="00E34DC5" w:rsidRPr="00CD21B7" w:rsidRDefault="00E34DC5" w:rsidP="00E34DC5">
      <w:pPr>
        <w:widowControl w:val="0"/>
        <w:autoSpaceDE w:val="0"/>
        <w:autoSpaceDN w:val="0"/>
        <w:adjustRightInd w:val="0"/>
        <w:spacing w:before="30" w:after="0"/>
        <w:ind w:left="180" w:right="130" w:firstLine="0"/>
        <w:jc w:val="both"/>
        <w:rPr>
          <w:ins w:id="487" w:author="mdavis47" w:date="2011-03-21T11:24:00Z"/>
          <w:rFonts w:ascii="Times New Roman" w:hAnsi="Times New Roman"/>
          <w:color w:val="191919"/>
          <w:spacing w:val="-4"/>
          <w:sz w:val="18"/>
          <w:szCs w:val="18"/>
        </w:rPr>
      </w:pPr>
    </w:p>
    <w:p w:rsidR="00E34DC5" w:rsidRPr="00EE09B2" w:rsidRDefault="00566B75" w:rsidP="00E34DC5">
      <w:pPr>
        <w:ind w:left="180" w:right="130" w:firstLine="0"/>
        <w:jc w:val="both"/>
        <w:rPr>
          <w:rFonts w:ascii="Times New Roman" w:hAnsi="Times New Roman"/>
          <w:sz w:val="18"/>
          <w:szCs w:val="18"/>
        </w:rPr>
      </w:pPr>
      <w:ins w:id="488" w:author="mdavis47" w:date="2011-03-21T11:24:00Z">
        <w:r w:rsidRPr="00566B75">
          <w:rPr>
            <w:rFonts w:ascii="Times New Roman" w:hAnsi="Times New Roman"/>
            <w:sz w:val="18"/>
            <w:szCs w:val="18"/>
            <w:rPrChange w:id="489" w:author="mdavis47" w:date="2011-03-21T11:26:00Z">
              <w:rPr>
                <w:color w:val="0000FF" w:themeColor="hyperlink"/>
                <w:u w:val="single"/>
              </w:rPr>
            </w:rPrChange>
          </w:rPr>
          <w:t xml:space="preserve">Students must </w:t>
        </w:r>
      </w:ins>
      <w:ins w:id="490" w:author="mdavis47" w:date="2011-03-21T11:25:00Z">
        <w:r w:rsidRPr="00566B75">
          <w:rPr>
            <w:rFonts w:ascii="Times New Roman" w:hAnsi="Times New Roman"/>
            <w:sz w:val="18"/>
            <w:szCs w:val="18"/>
            <w:rPrChange w:id="491" w:author="mdavis47" w:date="2011-03-21T11:26:00Z">
              <w:rPr>
                <w:color w:val="0000FF" w:themeColor="hyperlink"/>
                <w:u w:val="single"/>
              </w:rPr>
            </w:rPrChange>
          </w:rPr>
          <w:t>self-identify as a MOWR applicant when applying</w:t>
        </w:r>
        <w:r w:rsidRPr="00566B75">
          <w:rPr>
            <w:rFonts w:ascii="Times New Roman" w:hAnsi="Times New Roman"/>
            <w:sz w:val="18"/>
            <w:szCs w:val="18"/>
            <w:rPrChange w:id="492" w:author="mdavis47" w:date="2011-03-21T11:25:00Z">
              <w:rPr>
                <w:color w:val="0000FF" w:themeColor="hyperlink"/>
                <w:u w:val="single"/>
              </w:rPr>
            </w:rPrChange>
          </w:rPr>
          <w:t>.</w:t>
        </w:r>
      </w:ins>
    </w:p>
    <w:p w:rsidR="00E34DC5" w:rsidRDefault="00E34DC5">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sectPr w:rsidR="00F814B2" w:rsidSect="00486046">
          <w:headerReference w:type="default" r:id="rId32"/>
          <w:type w:val="continuous"/>
          <w:pgSz w:w="12240" w:h="15840" w:code="1"/>
          <w:pgMar w:top="533" w:right="1123" w:bottom="274" w:left="547" w:header="720" w:footer="288" w:gutter="0"/>
          <w:cols w:space="720"/>
          <w:docGrid w:linePitch="360"/>
        </w:sect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E34DC5">
        <w:rPr>
          <w:rFonts w:ascii="Times New Roman" w:hAnsi="Times New Roman" w:cs="Times New Roman"/>
          <w:noProof/>
          <w:color w:val="000000"/>
          <w:sz w:val="18"/>
          <w:szCs w:val="18"/>
        </w:rPr>
        <w:lastRenderedPageBreak/>
        <w:drawing>
          <wp:inline distT="0" distB="0" distL="0" distR="0">
            <wp:extent cx="6364025" cy="43434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tretch>
                      <a:fillRect/>
                    </a:stretch>
                  </pic:blipFill>
                  <pic:spPr bwMode="auto">
                    <a:xfrm>
                      <a:off x="0" y="0"/>
                      <a:ext cx="6364025" cy="4343400"/>
                    </a:xfrm>
                    <a:prstGeom prst="rect">
                      <a:avLst/>
                    </a:prstGeom>
                    <a:noFill/>
                    <a:ln w="9525">
                      <a:noFill/>
                      <a:miter lim="800000"/>
                      <a:headEnd/>
                      <a:tailEnd/>
                    </a:ln>
                  </pic:spPr>
                </pic:pic>
              </a:graphicData>
            </a:graphic>
          </wp:inline>
        </w:drawing>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030AE4" w:rsidRDefault="00E34DC5" w:rsidP="00E34DC5">
      <w:pPr>
        <w:pStyle w:val="Heading1"/>
        <w:spacing w:before="0" w:line="240" w:lineRule="auto"/>
        <w:jc w:val="center"/>
        <w:rPr>
          <w:rFonts w:ascii="Times New Roman" w:hAnsi="Times New Roman"/>
          <w:color w:val="000000"/>
          <w:sz w:val="100"/>
          <w:szCs w:val="100"/>
        </w:rPr>
      </w:pPr>
      <w:bookmarkStart w:id="493" w:name="_Toc294266439"/>
      <w:bookmarkStart w:id="494" w:name="_Toc295558985"/>
      <w:bookmarkStart w:id="495" w:name="_Toc296342732"/>
      <w:bookmarkStart w:id="496" w:name="_Toc297151220"/>
      <w:bookmarkStart w:id="497" w:name="_Toc297152510"/>
      <w:r w:rsidRPr="00030AE4">
        <w:rPr>
          <w:rFonts w:ascii="Times New Roman" w:hAnsi="Times New Roman"/>
          <w:color w:val="191919"/>
          <w:spacing w:val="-45"/>
          <w:position w:val="-6"/>
          <w:sz w:val="100"/>
          <w:szCs w:val="100"/>
        </w:rPr>
        <w:t>FINANCIAL</w:t>
      </w:r>
      <w:bookmarkEnd w:id="493"/>
      <w:bookmarkEnd w:id="494"/>
      <w:bookmarkEnd w:id="495"/>
      <w:bookmarkEnd w:id="496"/>
      <w:bookmarkEnd w:id="497"/>
    </w:p>
    <w:p w:rsidR="00E34DC5" w:rsidRPr="00030AE4" w:rsidRDefault="00E34DC5" w:rsidP="00E34DC5">
      <w:pPr>
        <w:pStyle w:val="Heading1"/>
        <w:spacing w:before="0" w:line="240" w:lineRule="auto"/>
        <w:jc w:val="center"/>
        <w:rPr>
          <w:rFonts w:ascii="Times New Roman" w:hAnsi="Times New Roman"/>
          <w:color w:val="000000"/>
          <w:sz w:val="100"/>
          <w:szCs w:val="100"/>
        </w:rPr>
      </w:pPr>
      <w:bookmarkStart w:id="498" w:name="_Toc295558986"/>
      <w:bookmarkStart w:id="499" w:name="_Toc297152511"/>
      <w:r w:rsidRPr="00030AE4">
        <w:rPr>
          <w:rFonts w:ascii="Times New Roman" w:hAnsi="Times New Roman"/>
          <w:color w:val="191919"/>
          <w:spacing w:val="-45"/>
          <w:position w:val="4"/>
          <w:sz w:val="100"/>
          <w:szCs w:val="100"/>
        </w:rPr>
        <w:t>INFORM</w:t>
      </w:r>
      <w:r w:rsidRPr="00030AE4">
        <w:rPr>
          <w:rFonts w:ascii="Times New Roman" w:hAnsi="Times New Roman"/>
          <w:color w:val="191919"/>
          <w:spacing w:val="-151"/>
          <w:position w:val="4"/>
          <w:sz w:val="100"/>
          <w:szCs w:val="100"/>
        </w:rPr>
        <w:t>A</w:t>
      </w:r>
      <w:r w:rsidRPr="00030AE4">
        <w:rPr>
          <w:rFonts w:ascii="Times New Roman" w:hAnsi="Times New Roman"/>
          <w:color w:val="191919"/>
          <w:spacing w:val="-45"/>
          <w:position w:val="4"/>
          <w:sz w:val="100"/>
          <w:szCs w:val="100"/>
        </w:rPr>
        <w:t>TION</w:t>
      </w:r>
      <w:bookmarkEnd w:id="498"/>
      <w:bookmarkEnd w:id="499"/>
    </w:p>
    <w:p w:rsidR="00E34DC5" w:rsidRDefault="00E34DC5" w:rsidP="00E34DC5">
      <w:pPr>
        <w:widowControl w:val="0"/>
        <w:autoSpaceDE w:val="0"/>
        <w:autoSpaceDN w:val="0"/>
        <w:adjustRightInd w:val="0"/>
        <w:spacing w:before="1" w:after="0"/>
        <w:ind w:left="180" w:firstLine="0"/>
        <w:rPr>
          <w:rFonts w:ascii="Times New Roman" w:hAnsi="Times New Roman"/>
          <w:color w:val="000000"/>
          <w:sz w:val="27"/>
          <w:szCs w:val="27"/>
        </w:rPr>
      </w:pPr>
      <w:r>
        <w:rPr>
          <w:rFonts w:ascii="Times New Roman" w:hAnsi="Times New Roman"/>
          <w:b/>
          <w:bCs/>
          <w:color w:val="191919"/>
          <w:sz w:val="36"/>
          <w:szCs w:val="36"/>
        </w:rPr>
        <w:t>C</w:t>
      </w:r>
      <w:r>
        <w:rPr>
          <w:rFonts w:ascii="Times New Roman" w:hAnsi="Times New Roman"/>
          <w:b/>
          <w:bCs/>
          <w:color w:val="191919"/>
          <w:sz w:val="27"/>
          <w:szCs w:val="27"/>
        </w:rPr>
        <w:t>ONTENTS</w:t>
      </w:r>
    </w:p>
    <w:p w:rsidR="00E34DC5" w:rsidRDefault="00E34DC5" w:rsidP="00E34DC5">
      <w:pPr>
        <w:widowControl w:val="0"/>
        <w:autoSpaceDE w:val="0"/>
        <w:autoSpaceDN w:val="0"/>
        <w:adjustRightInd w:val="0"/>
        <w:spacing w:before="7" w:after="0" w:line="120" w:lineRule="exact"/>
        <w:ind w:left="900"/>
        <w:rPr>
          <w:rFonts w:ascii="Times New Roman" w:hAnsi="Times New Roman"/>
          <w:color w:val="000000"/>
          <w:sz w:val="12"/>
          <w:szCs w:val="12"/>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sectPr w:rsidR="00F814B2" w:rsidSect="00486046">
          <w:headerReference w:type="even" r:id="rId34"/>
          <w:headerReference w:type="default" r:id="rId35"/>
          <w:type w:val="continuous"/>
          <w:pgSz w:w="12240" w:h="15840" w:code="1"/>
          <w:pgMar w:top="533" w:right="1123" w:bottom="274" w:left="547" w:header="720" w:footer="288" w:gutter="0"/>
          <w:cols w:space="720"/>
          <w:docGrid w:linePitch="360"/>
        </w:sect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pPr>
      <w:r w:rsidRPr="00030AE4">
        <w:rPr>
          <w:rFonts w:ascii="Times New Roman" w:hAnsi="Times New Roman"/>
          <w:color w:val="191919"/>
          <w:spacing w:val="-4"/>
          <w:sz w:val="52"/>
          <w:szCs w:val="52"/>
        </w:rPr>
        <w:lastRenderedPageBreak/>
        <w:t>FINANCIA</w:t>
      </w:r>
      <w:r w:rsidRPr="00030AE4">
        <w:rPr>
          <w:rFonts w:ascii="Times New Roman" w:hAnsi="Times New Roman"/>
          <w:color w:val="191919"/>
          <w:sz w:val="52"/>
          <w:szCs w:val="52"/>
        </w:rPr>
        <w:t>L</w:t>
      </w:r>
      <w:r w:rsidRPr="00030AE4">
        <w:rPr>
          <w:rFonts w:ascii="Times New Roman" w:hAnsi="Times New Roman"/>
          <w:color w:val="191919"/>
          <w:spacing w:val="-46"/>
          <w:sz w:val="52"/>
          <w:szCs w:val="52"/>
        </w:rPr>
        <w:t xml:space="preserve"> </w:t>
      </w:r>
      <w:r w:rsidRPr="00030AE4">
        <w:rPr>
          <w:rFonts w:ascii="Times New Roman" w:hAnsi="Times New Roman"/>
          <w:color w:val="191919"/>
          <w:spacing w:val="-4"/>
          <w:sz w:val="52"/>
          <w:szCs w:val="52"/>
        </w:rPr>
        <w:t>AI</w:t>
      </w:r>
      <w:r w:rsidRPr="00030AE4">
        <w:rPr>
          <w:rFonts w:ascii="Times New Roman" w:hAnsi="Times New Roman"/>
          <w:color w:val="191919"/>
          <w:sz w:val="52"/>
          <w:szCs w:val="52"/>
        </w:rPr>
        <w:t xml:space="preserve">D </w:t>
      </w:r>
      <w:r w:rsidRPr="00030AE4">
        <w:rPr>
          <w:rFonts w:ascii="Times New Roman" w:hAnsi="Times New Roman"/>
          <w:color w:val="191919"/>
          <w:spacing w:val="-4"/>
          <w:sz w:val="52"/>
          <w:szCs w:val="52"/>
        </w:rPr>
        <w:t>INFORMATION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ai</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provid</w:t>
      </w:r>
      <w:r>
        <w:rPr>
          <w:rFonts w:ascii="Times New Roman" w:hAnsi="Times New Roman"/>
          <w:color w:val="191919"/>
          <w:sz w:val="18"/>
          <w:szCs w:val="18"/>
        </w:rPr>
        <w:t>e</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assistanc</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paren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purpos</w:t>
      </w:r>
      <w:r>
        <w:rPr>
          <w:rFonts w:ascii="Times New Roman" w:hAnsi="Times New Roman"/>
          <w:color w:val="191919"/>
          <w:sz w:val="18"/>
          <w:szCs w:val="18"/>
        </w:rPr>
        <w:t>e</w:t>
      </w:r>
      <w:r>
        <w:rPr>
          <w:rFonts w:ascii="Times New Roman" w:hAnsi="Times New Roman"/>
          <w:color w:val="191919"/>
          <w:spacing w:val="-2"/>
          <w:sz w:val="18"/>
          <w:szCs w:val="18"/>
        </w:rPr>
        <w:t xml:space="preserve"> of financin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potential</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w:t>
      </w:r>
      <w:r>
        <w:rPr>
          <w:rFonts w:ascii="Times New Roman" w:hAnsi="Times New Roman"/>
          <w:color w:val="191919"/>
          <w:spacing w:val="-3"/>
          <w:sz w:val="18"/>
          <w:szCs w:val="18"/>
        </w:rPr>
        <w:t>p</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consume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package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3"/>
          <w:sz w:val="18"/>
          <w:szCs w:val="18"/>
        </w:rPr>
        <w:t xml:space="preserve"> 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eligibilit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indirect)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promisin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 who</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help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believe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w:t>
      </w:r>
      <w:r>
        <w:rPr>
          <w:rFonts w:ascii="Times New Roman" w:hAnsi="Times New Roman"/>
          <w:color w:val="191919"/>
          <w:spacing w:val="-3"/>
          <w:sz w:val="18"/>
          <w:szCs w:val="18"/>
        </w:rPr>
        <w:t>a</w:t>
      </w:r>
      <w:r>
        <w:rPr>
          <w:rFonts w:ascii="Times New Roman" w:hAnsi="Times New Roman"/>
          <w:color w:val="191919"/>
          <w:spacing w:val="-2"/>
          <w:sz w:val="18"/>
          <w:szCs w:val="18"/>
        </w:rPr>
        <w:t>ncin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 lie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families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i</w:t>
      </w:r>
      <w:r>
        <w:rPr>
          <w:rFonts w:ascii="Times New Roman" w:hAnsi="Times New Roman"/>
          <w:color w:val="191919"/>
          <w:spacing w:val="-5"/>
          <w:sz w:val="18"/>
          <w:szCs w:val="18"/>
        </w:rPr>
        <w:t>f</w:t>
      </w:r>
      <w:r>
        <w:rPr>
          <w:rFonts w:ascii="Times New Roman" w:hAnsi="Times New Roman"/>
          <w:color w:val="191919"/>
          <w:spacing w:val="-2"/>
          <w:sz w:val="18"/>
          <w:szCs w:val="18"/>
        </w:rPr>
        <w:t>ferenc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familie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contribut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w:t>
      </w:r>
    </w:p>
    <w:p w:rsidR="00E34DC5" w:rsidRDefault="00E34DC5" w:rsidP="00E34DC5">
      <w:pPr>
        <w:widowControl w:val="0"/>
        <w:autoSpaceDE w:val="0"/>
        <w:autoSpaceDN w:val="0"/>
        <w:adjustRightInd w:val="0"/>
        <w:spacing w:before="3" w:after="0" w:line="190" w:lineRule="exact"/>
        <w:ind w:right="130"/>
        <w:rPr>
          <w:rFonts w:ascii="Times New Roman" w:hAnsi="Times New Roman"/>
          <w:color w:val="000000"/>
          <w:sz w:val="19"/>
          <w:szCs w:val="19"/>
        </w:rPr>
      </w:pPr>
    </w:p>
    <w:p w:rsidR="00E34DC5" w:rsidRDefault="00E34DC5" w:rsidP="00E34DC5">
      <w:pPr>
        <w:pStyle w:val="Heading2"/>
        <w:spacing w:before="0"/>
        <w:ind w:left="180" w:right="130" w:firstLine="0"/>
        <w:rPr>
          <w:rFonts w:ascii="Times New Roman" w:hAnsi="Times New Roman"/>
          <w:color w:val="000000"/>
          <w:sz w:val="19"/>
          <w:szCs w:val="19"/>
        </w:rPr>
      </w:pPr>
      <w:bookmarkStart w:id="500" w:name="_Toc295558987"/>
      <w:bookmarkStart w:id="501" w:name="_Toc297152512"/>
      <w:r>
        <w:rPr>
          <w:rFonts w:ascii="Times New Roman" w:hAnsi="Times New Roman"/>
          <w:b w:val="0"/>
          <w:bCs w:val="0"/>
          <w:color w:val="191919"/>
          <w:spacing w:val="-3"/>
        </w:rPr>
        <w:t>F</w:t>
      </w:r>
      <w:r>
        <w:rPr>
          <w:rFonts w:ascii="Times New Roman" w:hAnsi="Times New Roman"/>
          <w:b w:val="0"/>
          <w:bCs w:val="0"/>
          <w:color w:val="191919"/>
          <w:spacing w:val="-3"/>
          <w:sz w:val="19"/>
          <w:szCs w:val="19"/>
        </w:rPr>
        <w:t>INANCIA</w:t>
      </w:r>
      <w:r>
        <w:rPr>
          <w:rFonts w:ascii="Times New Roman" w:hAnsi="Times New Roman"/>
          <w:b w:val="0"/>
          <w:bCs w:val="0"/>
          <w:color w:val="191919"/>
          <w:sz w:val="19"/>
          <w:szCs w:val="19"/>
        </w:rPr>
        <w:t>L</w:t>
      </w:r>
      <w:r>
        <w:rPr>
          <w:rFonts w:ascii="Times New Roman" w:hAnsi="Times New Roman"/>
          <w:b w:val="0"/>
          <w:bCs w:val="0"/>
          <w:color w:val="191919"/>
          <w:spacing w:val="6"/>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I</w:t>
      </w:r>
      <w:r>
        <w:rPr>
          <w:rFonts w:ascii="Times New Roman" w:hAnsi="Times New Roman"/>
          <w:b w:val="0"/>
          <w:bCs w:val="0"/>
          <w:color w:val="191919"/>
          <w:sz w:val="19"/>
          <w:szCs w:val="19"/>
        </w:rPr>
        <w:t>D</w:t>
      </w:r>
      <w:r>
        <w:rPr>
          <w:rFonts w:ascii="Times New Roman" w:hAnsi="Times New Roman"/>
          <w:b w:val="0"/>
          <w:bCs w:val="0"/>
          <w:color w:val="191919"/>
          <w:spacing w:val="2"/>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PPLIC</w:t>
      </w:r>
      <w:r>
        <w:rPr>
          <w:rFonts w:ascii="Times New Roman" w:hAnsi="Times New Roman"/>
          <w:b w:val="0"/>
          <w:bCs w:val="0"/>
          <w:color w:val="191919"/>
          <w:spacing w:val="-17"/>
          <w:sz w:val="19"/>
          <w:szCs w:val="19"/>
        </w:rPr>
        <w:t>A</w:t>
      </w:r>
      <w:r>
        <w:rPr>
          <w:rFonts w:ascii="Times New Roman" w:hAnsi="Times New Roman"/>
          <w:b w:val="0"/>
          <w:bCs w:val="0"/>
          <w:color w:val="191919"/>
          <w:spacing w:val="-3"/>
          <w:sz w:val="19"/>
          <w:szCs w:val="19"/>
        </w:rPr>
        <w:t>TIO</w:t>
      </w:r>
      <w:r>
        <w:rPr>
          <w:rFonts w:ascii="Times New Roman" w:hAnsi="Times New Roman"/>
          <w:b w:val="0"/>
          <w:bCs w:val="0"/>
          <w:color w:val="191919"/>
          <w:sz w:val="19"/>
          <w:szCs w:val="19"/>
        </w:rPr>
        <w:t>N</w:t>
      </w:r>
      <w:r>
        <w:rPr>
          <w:rFonts w:ascii="Times New Roman" w:hAnsi="Times New Roman"/>
          <w:b w:val="0"/>
          <w:bCs w:val="0"/>
          <w:color w:val="191919"/>
          <w:spacing w:val="36"/>
          <w:sz w:val="19"/>
          <w:szCs w:val="19"/>
        </w:rPr>
        <w:t xml:space="preserve"> </w:t>
      </w:r>
      <w:r>
        <w:rPr>
          <w:rFonts w:ascii="Times New Roman" w:hAnsi="Times New Roman"/>
          <w:b w:val="0"/>
          <w:bCs w:val="0"/>
          <w:color w:val="191919"/>
          <w:spacing w:val="-3"/>
        </w:rPr>
        <w:t>P</w:t>
      </w:r>
      <w:r>
        <w:rPr>
          <w:rFonts w:ascii="Times New Roman" w:hAnsi="Times New Roman"/>
          <w:b w:val="0"/>
          <w:bCs w:val="0"/>
          <w:color w:val="191919"/>
          <w:spacing w:val="-3"/>
          <w:w w:val="102"/>
          <w:sz w:val="19"/>
          <w:szCs w:val="19"/>
        </w:rPr>
        <w:t>ROCEDURES</w:t>
      </w:r>
      <w:bookmarkEnd w:id="500"/>
      <w:bookmarkEnd w:id="501"/>
    </w:p>
    <w:p w:rsidR="00E34DC5" w:rsidRDefault="00E34DC5" w:rsidP="00E34DC5">
      <w:pPr>
        <w:widowControl w:val="0"/>
        <w:autoSpaceDE w:val="0"/>
        <w:autoSpaceDN w:val="0"/>
        <w:adjustRightInd w:val="0"/>
        <w:spacing w:before="12" w:after="0" w:line="240" w:lineRule="exact"/>
        <w:ind w:right="130"/>
        <w:rPr>
          <w:rFonts w:ascii="Times New Roman" w:hAnsi="Times New Roman"/>
          <w:color w:val="000000"/>
          <w:sz w:val="24"/>
          <w:szCs w:val="24"/>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Students desiring financial aid should complete the Free Application for Federal Student Aid (FAFSA) as soon as possible after January 1. Students are urged to complete the FAFSA </w:t>
      </w:r>
      <w:hyperlink r:id="rId36" w:history="1">
        <w:r w:rsidRPr="00116085">
          <w:rPr>
            <w:rFonts w:ascii="Times New Roman" w:hAnsi="Times New Roman"/>
            <w:color w:val="191919"/>
            <w:spacing w:val="-2"/>
            <w:sz w:val="18"/>
            <w:szCs w:val="18"/>
          </w:rPr>
          <w:t>online</w:t>
        </w:r>
      </w:hyperlink>
      <w:r w:rsidRPr="00116085">
        <w:rPr>
          <w:rFonts w:ascii="Times New Roman" w:hAnsi="Times New Roman"/>
          <w:color w:val="191919"/>
          <w:spacing w:val="-2"/>
          <w:sz w:val="18"/>
          <w:szCs w:val="18"/>
        </w:rPr>
        <w:t xml:space="preserve"> at http://fafsa.ed.go</w:t>
      </w:r>
      <w:hyperlink r:id="rId37" w:history="1">
        <w:r w:rsidRPr="00116085">
          <w:rPr>
            <w:rFonts w:ascii="Times New Roman" w:hAnsi="Times New Roman"/>
            <w:color w:val="191919"/>
            <w:spacing w:val="-2"/>
            <w:sz w:val="18"/>
            <w:szCs w:val="18"/>
          </w:rPr>
          <w:t>v</w:t>
        </w:r>
      </w:hyperlink>
      <w:r w:rsidRPr="00116085">
        <w:rPr>
          <w:rFonts w:ascii="Times New Roman" w:hAnsi="Times New Roman"/>
          <w:color w:val="191919"/>
          <w:spacing w:val="-2"/>
          <w:sz w:val="18"/>
          <w:szCs w:val="18"/>
        </w:rPr>
        <w:t>. The Albany State University School Code is 001544.</w:t>
      </w:r>
    </w:p>
    <w:p w:rsidR="00E34DC5" w:rsidRDefault="00E34DC5" w:rsidP="00E34DC5">
      <w:pPr>
        <w:pStyle w:val="Heading1"/>
        <w:ind w:right="130"/>
        <w:jc w:val="center"/>
      </w:pPr>
      <w:bookmarkStart w:id="502" w:name="_Toc295558988"/>
      <w:bookmarkStart w:id="503" w:name="_Toc297152513"/>
      <w:r>
        <w:t xml:space="preserve">Annual </w:t>
      </w:r>
      <w:r w:rsidR="00EE4835">
        <w:t>Application</w:t>
      </w:r>
      <w:r>
        <w:t xml:space="preserve"> Deadline Dates</w:t>
      </w:r>
      <w:bookmarkEnd w:id="502"/>
      <w:bookmarkEnd w:id="503"/>
    </w:p>
    <w:tbl>
      <w:tblPr>
        <w:tblStyle w:val="TableGrid"/>
        <w:tblW w:w="0" w:type="auto"/>
        <w:jc w:val="center"/>
        <w:tblCellMar>
          <w:left w:w="115" w:type="dxa"/>
          <w:right w:w="115" w:type="dxa"/>
        </w:tblCellMar>
        <w:tblLook w:val="04A0"/>
      </w:tblPr>
      <w:tblGrid>
        <w:gridCol w:w="1446"/>
        <w:gridCol w:w="5483"/>
      </w:tblGrid>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April 15,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Priority FAFSA Processing Deadline</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1,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FAFSA Processing Deadline for the Fall Semester</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30,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Verification Document Deadline Date</w:t>
            </w:r>
          </w:p>
        </w:tc>
      </w:tr>
    </w:tbl>
    <w:p w:rsidR="00E34DC5" w:rsidRPr="002901C9" w:rsidRDefault="00E34DC5" w:rsidP="00E34DC5">
      <w:pPr>
        <w:widowControl w:val="0"/>
        <w:autoSpaceDE w:val="0"/>
        <w:autoSpaceDN w:val="0"/>
        <w:adjustRightInd w:val="0"/>
        <w:spacing w:after="0" w:line="250" w:lineRule="auto"/>
        <w:ind w:right="13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16" w:after="0" w:line="200" w:lineRule="exact"/>
        <w:ind w:right="130"/>
        <w:rPr>
          <w:rFonts w:ascii="Times New Roman" w:hAnsi="Times New Roman"/>
          <w:color w:val="000000"/>
          <w:sz w:val="20"/>
          <w:szCs w:val="20"/>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The Office of Financial Aid will be processing completed applications for the academic year as soon as Federal regulations are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received and the Board of Regents determines tuition rates for the academic year. A student must be accepted for enrollment (new students and readmits) before he/she can be awarded.</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Application processing can take six weeks or longer during peak processing periods. Although the priority deadline is April 15 of each year, application that are not competed by the following deadlines may be processed by the beginning of that semester Fall semester, June 15; spring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November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summer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 April</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If you</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have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not</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completed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the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application</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process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w:t>
      </w:r>
      <w:proofErr w:type="gramStart"/>
      <w:r w:rsidRPr="00116085">
        <w:rPr>
          <w:rFonts w:ascii="Times New Roman" w:hAnsi="Times New Roman"/>
          <w:color w:val="191919"/>
          <w:spacing w:val="-2"/>
          <w:sz w:val="18"/>
          <w:szCs w:val="18"/>
        </w:rPr>
        <w:t>this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included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providing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additional documentations as requested by the Office of Financial Aid)</w:t>
      </w:r>
      <w:proofErr w:type="gramEnd"/>
      <w:r w:rsidRPr="00116085">
        <w:rPr>
          <w:rFonts w:ascii="Times New Roman" w:hAnsi="Times New Roman"/>
          <w:color w:val="191919"/>
          <w:spacing w:val="-2"/>
          <w:sz w:val="18"/>
          <w:szCs w:val="18"/>
        </w:rPr>
        <w:t xml:space="preserve"> by the dates given above, you should be prepared to pay all educational costs assessed on your fee statement.</w:t>
      </w:r>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D358B2" w:rsidRDefault="00E34DC5" w:rsidP="00E34DC5">
      <w:pPr>
        <w:pStyle w:val="BodyText"/>
        <w:ind w:left="180" w:right="130"/>
        <w:outlineLvl w:val="1"/>
        <w:rPr>
          <w:b/>
          <w:sz w:val="22"/>
          <w:szCs w:val="22"/>
        </w:rPr>
      </w:pPr>
      <w:bookmarkStart w:id="504" w:name="_Toc295558989"/>
      <w:bookmarkStart w:id="505" w:name="_Toc297152514"/>
      <w:r>
        <w:rPr>
          <w:b/>
          <w:sz w:val="22"/>
          <w:szCs w:val="22"/>
        </w:rPr>
        <w:t>S</w:t>
      </w:r>
      <w:r w:rsidRPr="004C32DD">
        <w:rPr>
          <w:b/>
          <w:sz w:val="18"/>
          <w:szCs w:val="18"/>
        </w:rPr>
        <w:t>ATISFACTORY</w:t>
      </w:r>
      <w:r>
        <w:rPr>
          <w:b/>
          <w:sz w:val="22"/>
          <w:szCs w:val="22"/>
        </w:rPr>
        <w:t xml:space="preserve"> A</w:t>
      </w:r>
      <w:r w:rsidRPr="004C32DD">
        <w:rPr>
          <w:b/>
          <w:sz w:val="18"/>
          <w:szCs w:val="18"/>
        </w:rPr>
        <w:t xml:space="preserve">CADEMIC </w:t>
      </w:r>
      <w:r>
        <w:rPr>
          <w:b/>
          <w:sz w:val="22"/>
          <w:szCs w:val="22"/>
        </w:rPr>
        <w:t>P</w:t>
      </w:r>
      <w:r w:rsidRPr="004C32DD">
        <w:rPr>
          <w:b/>
          <w:sz w:val="18"/>
          <w:szCs w:val="18"/>
        </w:rPr>
        <w:t>ROGRESS</w:t>
      </w:r>
      <w:r>
        <w:rPr>
          <w:b/>
          <w:sz w:val="22"/>
          <w:szCs w:val="22"/>
        </w:rPr>
        <w:t xml:space="preserve"> (SAP)</w:t>
      </w:r>
      <w:bookmarkEnd w:id="504"/>
      <w:bookmarkEnd w:id="505"/>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116085">
        <w:rPr>
          <w:rFonts w:ascii="Times New Roman" w:hAnsi="Times New Roman"/>
          <w:color w:val="191919"/>
          <w:sz w:val="18"/>
          <w:szCs w:val="18"/>
        </w:rPr>
        <w:t>Federal regulations require that all students receiving any form of financial assistance make and maintain satisfactory academic progress (SAP) toward the completion of their degrees, within a reasonable period of time, in order to remain eligible to receive assistance.  Students are evaluated on the basis of GPA (Grade Point Average), credit hour completion, and maximum time frame. Students are considered to be making satisfactory academic progress if they meet the two standards of measurement (Qualitative and Quantitative).  Failure to maintain SAP will result in the loss of all federal and state aid, including:</w:t>
      </w:r>
    </w:p>
    <w:p w:rsidR="00E34DC5" w:rsidRPr="0060430D" w:rsidRDefault="00E34DC5" w:rsidP="00E34DC5">
      <w:pPr>
        <w:pStyle w:val="BodyText"/>
        <w:ind w:right="130"/>
        <w:rPr>
          <w:sz w:val="22"/>
          <w:szCs w:val="22"/>
        </w:rPr>
      </w:pP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Pell Grant</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Supplemental Education Opportunity Grant (FSEOG)</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Work Study</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Stafford Loans (Subsidized and Unsubsidized)</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Plus Loans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Perkins Loans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Teach Grant</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State of Georgia Financial Aid Programs including the Georgia HOPE Scholarship Programs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Other Grant and/or Scholarship programs which require Satisfactory Academic Progress verification.</w:t>
      </w:r>
    </w:p>
    <w:p w:rsidR="00E34DC5" w:rsidRPr="0060430D" w:rsidRDefault="00E34DC5" w:rsidP="00E34DC5">
      <w:pPr>
        <w:pStyle w:val="BodyText"/>
        <w:ind w:right="130"/>
        <w:rPr>
          <w:sz w:val="22"/>
          <w:szCs w:val="22"/>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Satisfactory Academic Progress will be reviewed based on cumulative academic history.  Qualitative and Quantitative measurement will be evaluated at the end of Spring Semester to determine eligibility for the next academic year.</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In order to be eligible for federal financial aid funding or the Georgia HOPE Scholarship, a student must be making “Good” Satisfactory Academic Progress (SAP). Four (4) standards are used to measure Satisfactory Academic Progress: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358B2" w:rsidRDefault="00E34DC5" w:rsidP="00E34DC5">
      <w:pPr>
        <w:pStyle w:val="BodyText"/>
        <w:ind w:left="180" w:right="130"/>
        <w:outlineLvl w:val="1"/>
        <w:rPr>
          <w:b/>
          <w:sz w:val="22"/>
          <w:szCs w:val="22"/>
        </w:rPr>
      </w:pPr>
      <w:bookmarkStart w:id="506" w:name="_Toc295558990"/>
      <w:bookmarkStart w:id="507" w:name="_Toc297152515"/>
      <w:r w:rsidRPr="00D358B2">
        <w:rPr>
          <w:b/>
          <w:sz w:val="22"/>
          <w:szCs w:val="22"/>
        </w:rPr>
        <w:lastRenderedPageBreak/>
        <w:t>Q</w:t>
      </w:r>
      <w:r w:rsidRPr="004C32DD">
        <w:rPr>
          <w:b/>
          <w:sz w:val="18"/>
          <w:szCs w:val="18"/>
        </w:rPr>
        <w:t>UALITATIVE</w:t>
      </w:r>
      <w:r w:rsidRPr="00D358B2">
        <w:rPr>
          <w:b/>
          <w:sz w:val="22"/>
          <w:szCs w:val="22"/>
        </w:rPr>
        <w:t xml:space="preserve"> M</w:t>
      </w:r>
      <w:r w:rsidRPr="004C32DD">
        <w:rPr>
          <w:b/>
          <w:sz w:val="18"/>
          <w:szCs w:val="18"/>
        </w:rPr>
        <w:t>EASUREMENT</w:t>
      </w:r>
      <w:bookmarkEnd w:id="506"/>
      <w:bookmarkEnd w:id="507"/>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Evaluation of Grade Point Average (GPA rule)</w:t>
      </w:r>
    </w:p>
    <w:p w:rsidR="00E34DC5" w:rsidRPr="00116085" w:rsidRDefault="00E34DC5" w:rsidP="00E34DC5">
      <w:pPr>
        <w:widowControl w:val="0"/>
        <w:tabs>
          <w:tab w:val="left" w:pos="1275"/>
        </w:tabs>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b/>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Undergraduate students must maintain a 2.0 or above cumulative grade point average. Graduate students must maintain a 3.0 or above cumulative grade point average. Renewal and Repeat classes are included in the GPA calculation for financial aid purposes. </w:t>
      </w:r>
    </w:p>
    <w:p w:rsidR="00E34DC5" w:rsidRDefault="00E34DC5" w:rsidP="00E34DC5">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4DC5" w:rsidRPr="00D358B2" w:rsidRDefault="00E34DC5" w:rsidP="00E34DC5">
      <w:pPr>
        <w:pStyle w:val="BodyText"/>
        <w:ind w:left="180" w:right="130"/>
        <w:outlineLvl w:val="1"/>
        <w:rPr>
          <w:b/>
          <w:sz w:val="22"/>
          <w:szCs w:val="22"/>
        </w:rPr>
      </w:pPr>
      <w:bookmarkStart w:id="508" w:name="_Toc295558991"/>
      <w:bookmarkStart w:id="509" w:name="_Toc297152516"/>
      <w:r w:rsidRPr="00D358B2">
        <w:rPr>
          <w:b/>
          <w:sz w:val="22"/>
          <w:szCs w:val="22"/>
        </w:rPr>
        <w:t>Q</w:t>
      </w:r>
      <w:r w:rsidRPr="004C32DD">
        <w:rPr>
          <w:b/>
          <w:sz w:val="18"/>
          <w:szCs w:val="18"/>
        </w:rPr>
        <w:t>UANTITATIVE</w:t>
      </w:r>
      <w:r w:rsidRPr="00D358B2">
        <w:rPr>
          <w:b/>
          <w:sz w:val="22"/>
          <w:szCs w:val="22"/>
        </w:rPr>
        <w:t xml:space="preserve"> M</w:t>
      </w:r>
      <w:r w:rsidRPr="004C32DD">
        <w:rPr>
          <w:b/>
          <w:sz w:val="18"/>
          <w:szCs w:val="18"/>
        </w:rPr>
        <w:t>EASUREMENT</w:t>
      </w:r>
      <w:bookmarkEnd w:id="508"/>
      <w:bookmarkEnd w:id="509"/>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Completion Percentage (67%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as a minimum, complete at least 67% (or 2/3) of the courses they attempt toward a program of study. Please NOTE: Satisfactory grades are A, B, C, D, or S. All remedial courses (Learning Support and Regents) past the first 30 hours and Academic Renewal classes are included in this calculation. </w:t>
      </w:r>
    </w:p>
    <w:p w:rsidR="00E34DC5" w:rsidRPr="00A10A5C" w:rsidRDefault="00E34DC5" w:rsidP="00E34DC5">
      <w:pPr>
        <w:widowControl w:val="0"/>
        <w:autoSpaceDE w:val="0"/>
        <w:autoSpaceDN w:val="0"/>
        <w:adjustRightInd w:val="0"/>
        <w:spacing w:after="0" w:line="250" w:lineRule="auto"/>
        <w:ind w:left="900" w:right="130" w:firstLine="0"/>
        <w:jc w:val="both"/>
        <w:rPr>
          <w:rFonts w:ascii="Times New Roman" w:hAnsi="Times New Roman"/>
          <w:color w:val="191919"/>
          <w:spacing w:val="-2"/>
          <w:sz w:val="18"/>
          <w:szCs w:val="18"/>
        </w:rPr>
      </w:pPr>
    </w:p>
    <w:p w:rsidR="00E34DC5"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Timeframe (150%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complete their program of study within the allowable timeframe. The maximum number of hours allowed is 150% of the number of semester hours required to earn a degree.  For example at Albany State University, the average degree requires 120 hours for completion and the average graduate degree requires 60 hours for completion; therefore students may not receive financial aid after they have attempted 190 semester hours (undergraduate), 90 hours for Second Undergraduate, and 90 semester hours (graduate).  The first 30 semester hours of Learning Support and Regents courses combined are not counted in the maximum number of hours. Academic Renewal and Transfer credits are counted in the maximum number of hours.  </w:t>
      </w:r>
    </w:p>
    <w:p w:rsidR="00E34DC5" w:rsidRPr="0060430D"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b/>
          <w:color w:val="191919"/>
          <w:spacing w:val="-2"/>
          <w:sz w:val="18"/>
          <w:szCs w:val="18"/>
        </w:rPr>
      </w:pPr>
      <w:r w:rsidRPr="00A10A5C">
        <w:rPr>
          <w:rFonts w:ascii="Times New Roman" w:hAnsi="Times New Roman"/>
          <w:b/>
          <w:color w:val="191919"/>
          <w:spacing w:val="-2"/>
          <w:sz w:val="18"/>
          <w:szCs w:val="18"/>
        </w:rPr>
        <w:t xml:space="preserve">Students who change majors or degree programs may reach their eligibility limits for receiving financial aid before obtaining a degree.  Students who elect to change majors or degree programs should do so early to avoid jeopardizing eligibility for financial aid.  </w:t>
      </w:r>
    </w:p>
    <w:p w:rsidR="00E34DC5" w:rsidRDefault="00E34DC5" w:rsidP="00E34DC5">
      <w:pPr>
        <w:ind w:left="18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Learning Support (Max Remediation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cannot receive financial aid for more than 30 semester hours of remedial coursework (Learning Support and Regents courses).  If these courses must be taken beyond 30 semester hours, students must enroll at their own expense.  If an appeal is granted through the appeal process, then the student may receive financial aid to cover the cost of the remedial classes</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030AE4" w:rsidRDefault="00E34DC5" w:rsidP="00E34DC5">
      <w:pPr>
        <w:pStyle w:val="Heading2"/>
        <w:spacing w:before="0"/>
        <w:ind w:left="180" w:right="130" w:firstLine="0"/>
        <w:rPr>
          <w:rFonts w:ascii="Times New Roman" w:hAnsi="Times New Roman" w:cs="Times New Roman"/>
          <w:b w:val="0"/>
          <w:color w:val="auto"/>
          <w:sz w:val="18"/>
          <w:szCs w:val="18"/>
        </w:rPr>
      </w:pPr>
      <w:bookmarkStart w:id="510" w:name="_Toc294266447"/>
      <w:bookmarkStart w:id="511" w:name="_Toc295558992"/>
      <w:bookmarkStart w:id="512" w:name="_Toc297152517"/>
      <w:r w:rsidRPr="00030AE4">
        <w:rPr>
          <w:rFonts w:ascii="Times New Roman" w:hAnsi="Times New Roman" w:cs="Times New Roman"/>
          <w:b w:val="0"/>
          <w:color w:val="auto"/>
        </w:rPr>
        <w:t>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 xml:space="preserve">F </w:t>
      </w:r>
      <w:r w:rsidRPr="00030AE4">
        <w:rPr>
          <w:rFonts w:ascii="Times New Roman" w:hAnsi="Times New Roman" w:cs="Times New Roman"/>
          <w:b w:val="0"/>
          <w:color w:val="auto"/>
        </w:rPr>
        <w:t>H</w:t>
      </w:r>
      <w:r w:rsidRPr="00030AE4">
        <w:rPr>
          <w:rFonts w:ascii="Times New Roman" w:hAnsi="Times New Roman" w:cs="Times New Roman"/>
          <w:b w:val="0"/>
          <w:color w:val="auto"/>
          <w:sz w:val="18"/>
          <w:szCs w:val="18"/>
        </w:rPr>
        <w:t xml:space="preserve">OURS </w:t>
      </w:r>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TTEMPTED </w:t>
      </w:r>
      <w:proofErr w:type="gramStart"/>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ND  </w:t>
      </w:r>
      <w:r w:rsidRPr="00030AE4">
        <w:rPr>
          <w:rFonts w:ascii="Times New Roman" w:hAnsi="Times New Roman" w:cs="Times New Roman"/>
          <w:b w:val="0"/>
          <w:color w:val="auto"/>
        </w:rPr>
        <w:t>C</w:t>
      </w:r>
      <w:r w:rsidRPr="00030AE4">
        <w:rPr>
          <w:rFonts w:ascii="Times New Roman" w:hAnsi="Times New Roman" w:cs="Times New Roman"/>
          <w:b w:val="0"/>
          <w:color w:val="auto"/>
          <w:sz w:val="18"/>
          <w:szCs w:val="18"/>
        </w:rPr>
        <w:t>OMPLETED</w:t>
      </w:r>
      <w:bookmarkEnd w:id="510"/>
      <w:bookmarkEnd w:id="511"/>
      <w:bookmarkEnd w:id="512"/>
      <w:proofErr w:type="gramEnd"/>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Default="00E34DC5" w:rsidP="00E34DC5">
      <w:pPr>
        <w:ind w:left="90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not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designated as Audit</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successfully completed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 passing grade: A, B, C, D and S</w:t>
      </w: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br/>
      </w:r>
      <w:r w:rsidRPr="00A10A5C">
        <w:rPr>
          <w:rFonts w:ascii="Times New Roman" w:hAnsi="Times New Roman"/>
          <w:color w:val="191919"/>
          <w:spacing w:val="-2"/>
          <w:sz w:val="18"/>
          <w:szCs w:val="18"/>
        </w:rPr>
        <w:t>Hours unsuccessfully completed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F, I or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or IP</w:t>
      </w:r>
    </w:p>
    <w:p w:rsidR="00E34DC5" w:rsidRPr="004C32DD" w:rsidRDefault="00E34DC5" w:rsidP="00E34DC5">
      <w:pPr>
        <w:ind w:left="900" w:right="130"/>
        <w:rPr>
          <w:rFonts w:ascii="Times New Roman" w:hAnsi="Times New Roman" w:cs="Times New Roman"/>
        </w:rPr>
      </w:pPr>
    </w:p>
    <w:p w:rsidR="00E34DC5" w:rsidRPr="00030AE4" w:rsidRDefault="00E34DC5" w:rsidP="00E34DC5">
      <w:pPr>
        <w:pStyle w:val="Heading2"/>
        <w:spacing w:before="0"/>
        <w:ind w:left="180" w:right="130" w:firstLine="0"/>
        <w:rPr>
          <w:rFonts w:ascii="Times New Roman" w:hAnsi="Times New Roman" w:cs="Times New Roman"/>
          <w:b w:val="0"/>
          <w:color w:val="auto"/>
        </w:rPr>
      </w:pPr>
      <w:bookmarkStart w:id="513" w:name="_Toc294266448"/>
      <w:bookmarkStart w:id="514" w:name="_Toc295558993"/>
      <w:bookmarkStart w:id="515" w:name="_Toc297152518"/>
      <w:r w:rsidRPr="00030AE4">
        <w:rPr>
          <w:rFonts w:ascii="Times New Roman" w:hAnsi="Times New Roman" w:cs="Times New Roman"/>
          <w:b w:val="0"/>
          <w:color w:val="auto"/>
        </w:rPr>
        <w:t>M</w:t>
      </w:r>
      <w:r w:rsidRPr="00030AE4">
        <w:rPr>
          <w:rFonts w:ascii="Times New Roman" w:hAnsi="Times New Roman" w:cs="Times New Roman"/>
          <w:b w:val="0"/>
          <w:color w:val="auto"/>
          <w:sz w:val="18"/>
          <w:szCs w:val="18"/>
        </w:rPr>
        <w:t xml:space="preserve">AXIMUM </w:t>
      </w:r>
      <w:r w:rsidRPr="00030AE4">
        <w:rPr>
          <w:rFonts w:ascii="Times New Roman" w:hAnsi="Times New Roman" w:cs="Times New Roman"/>
          <w:b w:val="0"/>
          <w:color w:val="auto"/>
        </w:rPr>
        <w:t>T</w:t>
      </w:r>
      <w:r w:rsidRPr="00030AE4">
        <w:rPr>
          <w:rFonts w:ascii="Times New Roman" w:hAnsi="Times New Roman" w:cs="Times New Roman"/>
          <w:b w:val="0"/>
          <w:color w:val="auto"/>
          <w:sz w:val="18"/>
          <w:szCs w:val="18"/>
        </w:rPr>
        <w:t xml:space="preserve">IME </w:t>
      </w:r>
      <w:r w:rsidRPr="00030AE4">
        <w:rPr>
          <w:rFonts w:ascii="Times New Roman" w:hAnsi="Times New Roman" w:cs="Times New Roman"/>
          <w:b w:val="0"/>
          <w:color w:val="auto"/>
        </w:rPr>
        <w:t>F</w:t>
      </w:r>
      <w:r w:rsidRPr="00030AE4">
        <w:rPr>
          <w:rFonts w:ascii="Times New Roman" w:hAnsi="Times New Roman" w:cs="Times New Roman"/>
          <w:b w:val="0"/>
          <w:color w:val="auto"/>
          <w:sz w:val="18"/>
          <w:szCs w:val="18"/>
        </w:rPr>
        <w:t>RAME</w:t>
      </w:r>
      <w:r w:rsidRPr="00030AE4">
        <w:rPr>
          <w:rFonts w:ascii="Times New Roman" w:hAnsi="Times New Roman" w:cs="Times New Roman"/>
          <w:b w:val="0"/>
          <w:color w:val="auto"/>
        </w:rPr>
        <w:t>: 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F</w:t>
      </w:r>
      <w:r w:rsidRPr="00030AE4">
        <w:rPr>
          <w:rFonts w:ascii="Times New Roman" w:hAnsi="Times New Roman" w:cs="Times New Roman"/>
          <w:b w:val="0"/>
          <w:color w:val="auto"/>
        </w:rPr>
        <w:t xml:space="preserve"> H</w:t>
      </w:r>
      <w:r w:rsidRPr="00030AE4">
        <w:rPr>
          <w:rFonts w:ascii="Times New Roman" w:hAnsi="Times New Roman" w:cs="Times New Roman"/>
          <w:b w:val="0"/>
          <w:color w:val="auto"/>
          <w:sz w:val="18"/>
          <w:szCs w:val="18"/>
        </w:rPr>
        <w:t>OURS</w:t>
      </w:r>
      <w:r w:rsidRPr="00030AE4">
        <w:rPr>
          <w:rFonts w:ascii="Times New Roman" w:hAnsi="Times New Roman" w:cs="Times New Roman"/>
          <w:b w:val="0"/>
          <w:color w:val="auto"/>
        </w:rPr>
        <w:t xml:space="preserve"> A</w:t>
      </w:r>
      <w:r w:rsidRPr="00030AE4">
        <w:rPr>
          <w:rFonts w:ascii="Times New Roman" w:hAnsi="Times New Roman" w:cs="Times New Roman"/>
          <w:b w:val="0"/>
          <w:color w:val="auto"/>
          <w:sz w:val="18"/>
          <w:szCs w:val="18"/>
        </w:rPr>
        <w:t>TTEMPTED</w:t>
      </w:r>
      <w:bookmarkEnd w:id="513"/>
      <w:bookmarkEnd w:id="514"/>
      <w:bookmarkEnd w:id="515"/>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credits accepted for transfer from another institution</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516" w:name="_Toc295558994"/>
      <w:bookmarkStart w:id="517" w:name="_Toc297152519"/>
      <w:r w:rsidRPr="00030AE4">
        <w:rPr>
          <w:rFonts w:ascii="Times New Roman" w:hAnsi="Times New Roman" w:cs="Times New Roman"/>
          <w:b w:val="0"/>
          <w:color w:val="262626" w:themeColor="text1" w:themeTint="D9"/>
        </w:rPr>
        <w:lastRenderedPageBreak/>
        <w:t>T</w:t>
      </w:r>
      <w:r w:rsidRPr="00030AE4">
        <w:rPr>
          <w:rFonts w:ascii="Times New Roman" w:hAnsi="Times New Roman" w:cs="Times New Roman"/>
          <w:b w:val="0"/>
          <w:color w:val="262626" w:themeColor="text1" w:themeTint="D9"/>
          <w:sz w:val="18"/>
          <w:szCs w:val="18"/>
        </w:rPr>
        <w:t>RANSIENT</w:t>
      </w:r>
      <w:r w:rsidRPr="00030AE4">
        <w:rPr>
          <w:rFonts w:ascii="Times New Roman" w:hAnsi="Times New Roman" w:cs="Times New Roman"/>
          <w:b w:val="0"/>
          <w:color w:val="262626" w:themeColor="text1" w:themeTint="D9"/>
        </w:rPr>
        <w:t xml:space="preserve"> C</w:t>
      </w:r>
      <w:r w:rsidRPr="00030AE4">
        <w:rPr>
          <w:rFonts w:ascii="Times New Roman" w:hAnsi="Times New Roman" w:cs="Times New Roman"/>
          <w:b w:val="0"/>
          <w:color w:val="262626" w:themeColor="text1" w:themeTint="D9"/>
          <w:sz w:val="18"/>
          <w:szCs w:val="18"/>
        </w:rPr>
        <w:t>OURSES</w:t>
      </w:r>
      <w:bookmarkEnd w:id="516"/>
      <w:bookmarkEnd w:id="517"/>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Approved Transient courses are considered to be courses attempted at Albany State University and are monitored for Satisfactory Academic Progress accordingly.</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518" w:name="_Toc295558995"/>
      <w:bookmarkStart w:id="519" w:name="_Toc297152520"/>
      <w:r w:rsidRPr="00030AE4">
        <w:rPr>
          <w:rFonts w:ascii="Times New Roman" w:hAnsi="Times New Roman" w:cs="Times New Roman"/>
          <w:b w:val="0"/>
          <w:color w:val="262626" w:themeColor="text1" w:themeTint="D9"/>
        </w:rPr>
        <w:t>S</w:t>
      </w:r>
      <w:r w:rsidRPr="00030AE4">
        <w:rPr>
          <w:rFonts w:ascii="Times New Roman" w:hAnsi="Times New Roman" w:cs="Times New Roman"/>
          <w:b w:val="0"/>
          <w:color w:val="262626" w:themeColor="text1" w:themeTint="D9"/>
          <w:sz w:val="18"/>
          <w:szCs w:val="18"/>
        </w:rPr>
        <w:t>ECOND</w:t>
      </w:r>
      <w:r w:rsidRPr="00030AE4">
        <w:rPr>
          <w:rFonts w:ascii="Times New Roman" w:hAnsi="Times New Roman" w:cs="Times New Roman"/>
          <w:b w:val="0"/>
          <w:color w:val="262626" w:themeColor="text1" w:themeTint="D9"/>
        </w:rPr>
        <w:t xml:space="preserve"> D</w:t>
      </w:r>
      <w:r w:rsidRPr="00030AE4">
        <w:rPr>
          <w:rFonts w:ascii="Times New Roman" w:hAnsi="Times New Roman" w:cs="Times New Roman"/>
          <w:b w:val="0"/>
          <w:color w:val="262626" w:themeColor="text1" w:themeTint="D9"/>
          <w:sz w:val="18"/>
          <w:szCs w:val="18"/>
        </w:rPr>
        <w:t>EGREES</w:t>
      </w:r>
      <w:r w:rsidRPr="00030AE4">
        <w:rPr>
          <w:rFonts w:ascii="Times New Roman" w:hAnsi="Times New Roman" w:cs="Times New Roman"/>
          <w:b w:val="0"/>
          <w:color w:val="262626" w:themeColor="text1" w:themeTint="D9"/>
        </w:rPr>
        <w:t>, D</w:t>
      </w:r>
      <w:r w:rsidRPr="00030AE4">
        <w:rPr>
          <w:rFonts w:ascii="Times New Roman" w:hAnsi="Times New Roman" w:cs="Times New Roman"/>
          <w:b w:val="0"/>
          <w:color w:val="262626" w:themeColor="text1" w:themeTint="D9"/>
          <w:sz w:val="18"/>
          <w:szCs w:val="18"/>
        </w:rPr>
        <w:t xml:space="preserve">OUBLE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AJORS</w:t>
      </w:r>
      <w:r w:rsidRPr="00030AE4">
        <w:rPr>
          <w:rFonts w:ascii="Times New Roman" w:hAnsi="Times New Roman" w:cs="Times New Roman"/>
          <w:b w:val="0"/>
          <w:color w:val="262626" w:themeColor="text1" w:themeTint="D9"/>
        </w:rPr>
        <w:t>, A</w:t>
      </w:r>
      <w:r w:rsidRPr="00030AE4">
        <w:rPr>
          <w:rFonts w:ascii="Times New Roman" w:hAnsi="Times New Roman" w:cs="Times New Roman"/>
          <w:b w:val="0"/>
          <w:color w:val="262626" w:themeColor="text1" w:themeTint="D9"/>
          <w:sz w:val="18"/>
          <w:szCs w:val="18"/>
        </w:rPr>
        <w:t xml:space="preserve">ND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INORS</w:t>
      </w:r>
      <w:bookmarkEnd w:id="518"/>
      <w:bookmarkEnd w:id="519"/>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There are no adjustments to Qualitative or Quantitative measurements for students seeking second degrees double majors and or minors. </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BodyTextIndent2"/>
        <w:spacing w:line="240" w:lineRule="auto"/>
        <w:ind w:left="180" w:right="130" w:firstLine="0"/>
        <w:jc w:val="both"/>
        <w:outlineLvl w:val="1"/>
        <w:rPr>
          <w:rFonts w:ascii="Times New Roman" w:hAnsi="Times New Roman" w:cs="Times New Roman"/>
          <w:b/>
          <w:color w:val="262626" w:themeColor="text1" w:themeTint="D9"/>
        </w:rPr>
      </w:pPr>
      <w:bookmarkStart w:id="520" w:name="_Toc295558996"/>
      <w:bookmarkStart w:id="521" w:name="_Toc297152521"/>
      <w:r w:rsidRPr="00030AE4">
        <w:rPr>
          <w:rFonts w:ascii="Times New Roman" w:hAnsi="Times New Roman" w:cs="Times New Roman"/>
          <w:b/>
          <w:color w:val="262626" w:themeColor="text1" w:themeTint="D9"/>
        </w:rPr>
        <w:t>C</w:t>
      </w:r>
      <w:r w:rsidRPr="00030AE4">
        <w:rPr>
          <w:rFonts w:ascii="Times New Roman" w:hAnsi="Times New Roman" w:cs="Times New Roman"/>
          <w:b/>
          <w:color w:val="262626" w:themeColor="text1" w:themeTint="D9"/>
          <w:sz w:val="18"/>
          <w:szCs w:val="18"/>
        </w:rPr>
        <w:t>OMPLETED</w:t>
      </w:r>
      <w:r w:rsidRPr="00030AE4">
        <w:rPr>
          <w:rFonts w:ascii="Times New Roman" w:hAnsi="Times New Roman" w:cs="Times New Roman"/>
          <w:b/>
          <w:color w:val="262626" w:themeColor="text1" w:themeTint="D9"/>
        </w:rPr>
        <w:t xml:space="preserve"> P</w:t>
      </w:r>
      <w:r w:rsidRPr="00030AE4">
        <w:rPr>
          <w:rFonts w:ascii="Times New Roman" w:hAnsi="Times New Roman" w:cs="Times New Roman"/>
          <w:b/>
          <w:color w:val="262626" w:themeColor="text1" w:themeTint="D9"/>
          <w:sz w:val="18"/>
          <w:szCs w:val="18"/>
        </w:rPr>
        <w:t>ROGRAM</w:t>
      </w:r>
      <w:r w:rsidRPr="00030AE4">
        <w:rPr>
          <w:rFonts w:ascii="Times New Roman" w:hAnsi="Times New Roman" w:cs="Times New Roman"/>
          <w:b/>
          <w:color w:val="262626" w:themeColor="text1" w:themeTint="D9"/>
        </w:rPr>
        <w:t xml:space="preserve"> O</w:t>
      </w:r>
      <w:r w:rsidRPr="00030AE4">
        <w:rPr>
          <w:rFonts w:ascii="Times New Roman" w:hAnsi="Times New Roman" w:cs="Times New Roman"/>
          <w:b/>
          <w:color w:val="262626" w:themeColor="text1" w:themeTint="D9"/>
          <w:sz w:val="18"/>
          <w:szCs w:val="18"/>
        </w:rPr>
        <w:t xml:space="preserve">F </w:t>
      </w:r>
      <w:r w:rsidRPr="00030AE4">
        <w:rPr>
          <w:rFonts w:ascii="Times New Roman" w:hAnsi="Times New Roman" w:cs="Times New Roman"/>
          <w:b/>
          <w:color w:val="262626" w:themeColor="text1" w:themeTint="D9"/>
        </w:rPr>
        <w:t>S</w:t>
      </w:r>
      <w:r w:rsidRPr="00030AE4">
        <w:rPr>
          <w:rFonts w:ascii="Times New Roman" w:hAnsi="Times New Roman" w:cs="Times New Roman"/>
          <w:b/>
          <w:color w:val="262626" w:themeColor="text1" w:themeTint="D9"/>
          <w:sz w:val="18"/>
          <w:szCs w:val="18"/>
        </w:rPr>
        <w:t>TUDY</w:t>
      </w:r>
      <w:r w:rsidRPr="00030AE4">
        <w:rPr>
          <w:rFonts w:ascii="Times New Roman" w:hAnsi="Times New Roman" w:cs="Times New Roman"/>
          <w:b/>
          <w:color w:val="262626" w:themeColor="text1" w:themeTint="D9"/>
        </w:rPr>
        <w:t xml:space="preserve"> B</w:t>
      </w:r>
      <w:r w:rsidRPr="00030AE4">
        <w:rPr>
          <w:rFonts w:ascii="Times New Roman" w:hAnsi="Times New Roman" w:cs="Times New Roman"/>
          <w:b/>
          <w:color w:val="262626" w:themeColor="text1" w:themeTint="D9"/>
          <w:sz w:val="18"/>
          <w:szCs w:val="18"/>
        </w:rPr>
        <w:t>UT</w:t>
      </w:r>
      <w:r w:rsidRPr="00030AE4">
        <w:rPr>
          <w:rFonts w:ascii="Times New Roman" w:hAnsi="Times New Roman" w:cs="Times New Roman"/>
          <w:b/>
          <w:color w:val="262626" w:themeColor="text1" w:themeTint="D9"/>
        </w:rPr>
        <w:t xml:space="preserve"> N</w:t>
      </w:r>
      <w:r w:rsidRPr="00030AE4">
        <w:rPr>
          <w:rFonts w:ascii="Times New Roman" w:hAnsi="Times New Roman" w:cs="Times New Roman"/>
          <w:b/>
          <w:color w:val="262626" w:themeColor="text1" w:themeTint="D9"/>
          <w:sz w:val="18"/>
          <w:szCs w:val="18"/>
        </w:rPr>
        <w:t>O</w:t>
      </w:r>
      <w:r w:rsidRPr="00030AE4">
        <w:rPr>
          <w:rFonts w:ascii="Times New Roman" w:hAnsi="Times New Roman" w:cs="Times New Roman"/>
          <w:b/>
          <w:color w:val="262626" w:themeColor="text1" w:themeTint="D9"/>
        </w:rPr>
        <w:t xml:space="preserve"> D</w:t>
      </w:r>
      <w:r w:rsidRPr="00030AE4">
        <w:rPr>
          <w:rFonts w:ascii="Times New Roman" w:hAnsi="Times New Roman" w:cs="Times New Roman"/>
          <w:b/>
          <w:color w:val="262626" w:themeColor="text1" w:themeTint="D9"/>
          <w:sz w:val="18"/>
          <w:szCs w:val="18"/>
        </w:rPr>
        <w:t>EGREE</w:t>
      </w:r>
      <w:r w:rsidRPr="00030AE4">
        <w:rPr>
          <w:rFonts w:ascii="Times New Roman" w:hAnsi="Times New Roman" w:cs="Times New Roman"/>
          <w:b/>
          <w:color w:val="262626" w:themeColor="text1" w:themeTint="D9"/>
        </w:rPr>
        <w:t xml:space="preserve"> E</w:t>
      </w:r>
      <w:r w:rsidRPr="00030AE4">
        <w:rPr>
          <w:rFonts w:ascii="Times New Roman" w:hAnsi="Times New Roman" w:cs="Times New Roman"/>
          <w:b/>
          <w:color w:val="262626" w:themeColor="text1" w:themeTint="D9"/>
          <w:sz w:val="18"/>
          <w:szCs w:val="18"/>
        </w:rPr>
        <w:t>ARNED</w:t>
      </w:r>
      <w:bookmarkEnd w:id="520"/>
      <w:bookmarkEnd w:id="521"/>
    </w:p>
    <w:p w:rsidR="00117F90" w:rsidRPr="00115A2C" w:rsidRDefault="00117F90" w:rsidP="00117F90">
      <w:pPr>
        <w:pStyle w:val="BodyTextIndent2"/>
        <w:spacing w:line="240" w:lineRule="auto"/>
        <w:ind w:left="180" w:right="130" w:firstLine="0"/>
        <w:jc w:val="both"/>
        <w:rPr>
          <w:rFonts w:ascii="Times New Roman" w:hAnsi="Times New Roman" w:cs="Times New Roman"/>
          <w:sz w:val="18"/>
          <w:szCs w:val="18"/>
        </w:rPr>
      </w:pPr>
      <w:r w:rsidRPr="00115A2C">
        <w:rPr>
          <w:rFonts w:ascii="Times New Roman" w:hAnsi="Times New Roman" w:cs="Times New Roman"/>
          <w:sz w:val="18"/>
          <w:szCs w:val="18"/>
        </w:rPr>
        <w:t>A student who completes the academic requirements for a program, but does not have a degree is not eligible for further Federal Title IV aid for that program.</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 Office of Academic Services and Registrar, after approving the audit, will determine if the student has completed all course requirements for degree. This includes courses for double major or minor. After your audit for degree has been completed, you will be identified as a potential graduate. If you fail to meet graduation requirements, you may no longer be eligible to receive financial aid funds.  </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have the required GPA to earn their degree will not be eligible to receive financial aid funding, through the Office of Financial Aid, for the next semester of enrollment</w:t>
      </w:r>
    </w:p>
    <w:p w:rsidR="00117F90"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pass any required exam (comprehensive exam, Praxis, etc.) will not be eligible to receive financial aid funding, through the Office of Financial Aid, for the next semester of enrollment.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are not eligible to receive financial aid funding through the Office of Financial Aid, for the next semester enrollment will have to pay out of pocket.</w:t>
      </w:r>
    </w:p>
    <w:p w:rsidR="00117F90" w:rsidRDefault="00117F90" w:rsidP="00117F90">
      <w:pPr>
        <w:ind w:left="180" w:right="130" w:firstLine="0"/>
        <w:rPr>
          <w:b/>
        </w:rPr>
      </w:pP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522" w:name="_Toc295558997"/>
      <w:bookmarkStart w:id="523" w:name="_Toc297152522"/>
      <w:r w:rsidRPr="00030AE4">
        <w:rPr>
          <w:rFonts w:ascii="Times New Roman" w:hAnsi="Times New Roman" w:cs="Times New Roman"/>
          <w:b w:val="0"/>
          <w:color w:val="262626" w:themeColor="text1" w:themeTint="D9"/>
        </w:rPr>
        <w:t>U</w:t>
      </w:r>
      <w:r w:rsidRPr="00030AE4">
        <w:rPr>
          <w:rFonts w:ascii="Times New Roman" w:hAnsi="Times New Roman" w:cs="Times New Roman"/>
          <w:b w:val="0"/>
          <w:color w:val="262626" w:themeColor="text1" w:themeTint="D9"/>
          <w:sz w:val="18"/>
          <w:szCs w:val="18"/>
        </w:rPr>
        <w:t>NOFFICIAL</w:t>
      </w:r>
      <w:r w:rsidRPr="00030AE4">
        <w:rPr>
          <w:rFonts w:ascii="Times New Roman" w:hAnsi="Times New Roman" w:cs="Times New Roman"/>
          <w:b w:val="0"/>
          <w:color w:val="262626" w:themeColor="text1" w:themeTint="D9"/>
        </w:rPr>
        <w:t xml:space="preserve"> W</w:t>
      </w:r>
      <w:r w:rsidRPr="00030AE4">
        <w:rPr>
          <w:rFonts w:ascii="Times New Roman" w:hAnsi="Times New Roman" w:cs="Times New Roman"/>
          <w:b w:val="0"/>
          <w:color w:val="262626" w:themeColor="text1" w:themeTint="D9"/>
          <w:sz w:val="18"/>
          <w:szCs w:val="18"/>
        </w:rPr>
        <w:t>ITHDRAWAL</w:t>
      </w:r>
      <w:r w:rsidRPr="00030AE4">
        <w:rPr>
          <w:rFonts w:ascii="Times New Roman" w:hAnsi="Times New Roman" w:cs="Times New Roman"/>
          <w:b w:val="0"/>
          <w:color w:val="262626" w:themeColor="text1" w:themeTint="D9"/>
        </w:rPr>
        <w:t xml:space="preserve"> (G</w:t>
      </w:r>
      <w:r w:rsidRPr="00030AE4">
        <w:rPr>
          <w:rFonts w:ascii="Times New Roman" w:hAnsi="Times New Roman" w:cs="Times New Roman"/>
          <w:b w:val="0"/>
          <w:color w:val="262626" w:themeColor="text1" w:themeTint="D9"/>
          <w:sz w:val="18"/>
          <w:szCs w:val="18"/>
        </w:rPr>
        <w:t>RADES</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 I</w:t>
      </w:r>
      <w:r w:rsidRPr="00030AE4">
        <w:rPr>
          <w:rFonts w:ascii="Times New Roman" w:hAnsi="Times New Roman" w:cs="Times New Roman"/>
          <w:b w:val="0"/>
          <w:color w:val="262626" w:themeColor="text1" w:themeTint="D9"/>
          <w:sz w:val="18"/>
          <w:szCs w:val="18"/>
        </w:rPr>
        <w:t>N</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 xml:space="preserve">LL </w:t>
      </w:r>
      <w:r w:rsidRPr="00030AE4">
        <w:rPr>
          <w:rFonts w:ascii="Times New Roman" w:hAnsi="Times New Roman" w:cs="Times New Roman"/>
          <w:b w:val="0"/>
          <w:color w:val="262626" w:themeColor="text1" w:themeTint="D9"/>
        </w:rPr>
        <w:t>C</w:t>
      </w:r>
      <w:r w:rsidRPr="00030AE4">
        <w:rPr>
          <w:rFonts w:ascii="Times New Roman" w:hAnsi="Times New Roman" w:cs="Times New Roman"/>
          <w:b w:val="0"/>
          <w:color w:val="262626" w:themeColor="text1" w:themeTint="D9"/>
          <w:sz w:val="18"/>
          <w:szCs w:val="18"/>
        </w:rPr>
        <w:t>OURSES</w:t>
      </w:r>
      <w:r w:rsidRPr="00030AE4">
        <w:rPr>
          <w:rFonts w:ascii="Times New Roman" w:hAnsi="Times New Roman" w:cs="Times New Roman"/>
          <w:b w:val="0"/>
          <w:color w:val="262626" w:themeColor="text1" w:themeTint="D9"/>
        </w:rPr>
        <w:t>)</w:t>
      </w:r>
      <w:bookmarkEnd w:id="522"/>
      <w:bookmarkEnd w:id="523"/>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earn a grade of “F” in all courses at the end of a semester are defined as Unofficially Withdrawn from the university by the Federal Department of Education.</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524" w:name="_Toc295558998"/>
      <w:bookmarkStart w:id="525" w:name="_Toc297152523"/>
      <w:r w:rsidRPr="00030AE4">
        <w:rPr>
          <w:rFonts w:ascii="Times New Roman" w:hAnsi="Times New Roman" w:cs="Times New Roman"/>
          <w:b w:val="0"/>
          <w:color w:val="262626" w:themeColor="text1" w:themeTint="D9"/>
        </w:rPr>
        <w:t>R</w:t>
      </w:r>
      <w:r w:rsidRPr="00030AE4">
        <w:rPr>
          <w:rFonts w:ascii="Times New Roman" w:hAnsi="Times New Roman" w:cs="Times New Roman"/>
          <w:b w:val="0"/>
          <w:color w:val="262626" w:themeColor="text1" w:themeTint="D9"/>
          <w:sz w:val="18"/>
          <w:szCs w:val="18"/>
        </w:rPr>
        <w:t>EINSTATEMENT</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w:t>
      </w:r>
      <w:r w:rsidRPr="00030AE4">
        <w:rPr>
          <w:rFonts w:ascii="Times New Roman" w:hAnsi="Times New Roman" w:cs="Times New Roman"/>
          <w:b w:val="0"/>
          <w:color w:val="262626" w:themeColor="text1" w:themeTint="D9"/>
          <w:sz w:val="18"/>
          <w:szCs w:val="18"/>
        </w:rPr>
        <w:t>INANCIAL</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ID</w:t>
      </w:r>
      <w:bookmarkEnd w:id="524"/>
      <w:bookmarkEnd w:id="525"/>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may apply for reinstatement of financial aid by achieving one of the following:</w:t>
      </w:r>
    </w:p>
    <w:p w:rsidR="00117F90" w:rsidRPr="00A10A5C" w:rsidRDefault="00117F90" w:rsidP="00117F90">
      <w:pPr>
        <w:pStyle w:val="ListParagraph"/>
        <w:widowControl w:val="0"/>
        <w:numPr>
          <w:ilvl w:val="0"/>
          <w:numId w:val="12"/>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Accomplishing a successful appeal through the process described below</w:t>
      </w:r>
    </w:p>
    <w:p w:rsidR="00117F90" w:rsidRPr="00A10A5C" w:rsidRDefault="00117F90" w:rsidP="00117F90">
      <w:pPr>
        <w:pStyle w:val="ListParagraph"/>
        <w:widowControl w:val="0"/>
        <w:numPr>
          <w:ilvl w:val="0"/>
          <w:numId w:val="12"/>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Enrolling at your own expense until you are making “Good” Satisfactory Academic Progress towards a degree.</w:t>
      </w:r>
    </w:p>
    <w:p w:rsidR="00117F90" w:rsidRPr="0060430D" w:rsidRDefault="00117F90" w:rsidP="00117F90">
      <w:pPr>
        <w:pStyle w:val="ListParagraph"/>
        <w:widowControl w:val="0"/>
        <w:autoSpaceDE w:val="0"/>
        <w:autoSpaceDN w:val="0"/>
        <w:adjustRightInd w:val="0"/>
        <w:spacing w:after="0" w:line="250" w:lineRule="auto"/>
        <w:ind w:left="180" w:right="130"/>
        <w:jc w:val="both"/>
        <w:rPr>
          <w:b/>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526" w:name="_Toc295558999"/>
      <w:bookmarkStart w:id="527" w:name="_Toc297152524"/>
      <w:r w:rsidRPr="00030AE4">
        <w:rPr>
          <w:rFonts w:ascii="Times New Roman" w:hAnsi="Times New Roman" w:cs="Times New Roman"/>
          <w:b w:val="0"/>
          <w:color w:val="262626" w:themeColor="text1" w:themeTint="D9"/>
        </w:rPr>
        <w:t>A</w:t>
      </w:r>
      <w:r w:rsidRPr="00030AE4">
        <w:rPr>
          <w:rFonts w:ascii="Times New Roman" w:hAnsi="Times New Roman" w:cs="Times New Roman"/>
          <w:b w:val="0"/>
          <w:color w:val="262626" w:themeColor="text1" w:themeTint="D9"/>
          <w:sz w:val="18"/>
          <w:szCs w:val="18"/>
        </w:rPr>
        <w:t>PPEALS</w:t>
      </w:r>
      <w:r w:rsidRPr="00030AE4">
        <w:rPr>
          <w:rFonts w:ascii="Times New Roman" w:hAnsi="Times New Roman" w:cs="Times New Roman"/>
          <w:b w:val="0"/>
          <w:color w:val="262626" w:themeColor="text1" w:themeTint="D9"/>
        </w:rPr>
        <w:t xml:space="preserve"> P</w:t>
      </w:r>
      <w:r w:rsidRPr="00030AE4">
        <w:rPr>
          <w:rFonts w:ascii="Times New Roman" w:hAnsi="Times New Roman" w:cs="Times New Roman"/>
          <w:b w:val="0"/>
          <w:color w:val="262626" w:themeColor="text1" w:themeTint="D9"/>
          <w:sz w:val="18"/>
          <w:szCs w:val="18"/>
        </w:rPr>
        <w:t>ROCESS</w:t>
      </w:r>
      <w:bookmarkEnd w:id="526"/>
      <w:bookmarkEnd w:id="527"/>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An appeals process is available for students who have extenuating circumstances that account for their lack of academic progress.  Appeals must be made in writing to the Financial Aid Appeals Committee.  Students must submit the Financial Aid Appeals Petition form along with supporting documents to indicate the specific reason(s) for failure to make satisfactory progress. The committee will review the petition and supporting documents, as well as past performance and past academic record.  Students will be notified in writing of the committee’s decision.  Students that are academically eligible for enrollment and are approved for financial aid through an appeal remain eligible until the next evaluation period. Please make sure that you include all documentation you think will be necessary with your appeal petition as both approvals and denials are final.</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by the Financial Aid Appeals Committee will be evaluated for Satisfactory Academic Progress at the end of semester of enrollment until the minimum standards for Qualitative and Quantitative measurement are met.</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Beginning with the </w:t>
      </w:r>
      <w:proofErr w:type="gramStart"/>
      <w:r w:rsidRPr="00A10A5C">
        <w:rPr>
          <w:rFonts w:ascii="Times New Roman" w:hAnsi="Times New Roman"/>
          <w:color w:val="191919"/>
          <w:spacing w:val="-2"/>
          <w:sz w:val="18"/>
          <w:szCs w:val="18"/>
        </w:rPr>
        <w:t>Fall</w:t>
      </w:r>
      <w:proofErr w:type="gramEnd"/>
      <w:r w:rsidRPr="00A10A5C">
        <w:rPr>
          <w:rFonts w:ascii="Times New Roman" w:hAnsi="Times New Roman"/>
          <w:color w:val="191919"/>
          <w:spacing w:val="-2"/>
          <w:sz w:val="18"/>
          <w:szCs w:val="18"/>
        </w:rPr>
        <w:t xml:space="preserve"> 2011 semester, students are allowed to submit a maximum of five (5) Financial Aid Appeal Petitions. </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are not meeting minimum Qualitative and or Quantitative measurements, and thus may not be eligible for certain grant or scholarship programs, such as those offered by the State of Georgia.</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Your appeal cannot be granted if mathematically, you cannot meet the minimum graduation requirements for your degree within the maximum timeframe allowed. Students in this situation will not qualify for Federal financial aid funds and thus will have to pay tuition cost at their own expense.</w:t>
      </w:r>
    </w:p>
    <w:p w:rsidR="00117F90"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If you are readmitting (completed Readmission Application) back into the university, your Appeal Petition cannot be acted upon until you have been approved for readmission back into the university by your Academic Department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The Financial Aid Appeals Committee will review all students whose Satisfactory Academic Progress did not improve after the 1 term of enrollment and determine if the student will be approved for financial aid eligibility for the subsequent term, denied financial aid eligibility for the subsequent term, or have to provide additional documentation by appealing for the subsequent semester.</w:t>
      </w:r>
      <w:r>
        <w:rPr>
          <w:rFonts w:ascii="Times New Roman" w:hAnsi="Times New Roman"/>
          <w:color w:val="191919"/>
          <w:spacing w:val="-2"/>
          <w:sz w:val="18"/>
          <w:szCs w:val="18"/>
        </w:rPr>
        <w:t xml:space="preserve"> </w:t>
      </w:r>
      <w:r w:rsidRPr="00A10A5C">
        <w:rPr>
          <w:rFonts w:ascii="Times New Roman" w:hAnsi="Times New Roman"/>
          <w:color w:val="191919"/>
          <w:spacing w:val="-2"/>
          <w:sz w:val="18"/>
          <w:szCs w:val="18"/>
        </w:rPr>
        <w:t>A student may be required to provide an academic success plan as developed Albany State University Academic Advising Office or your departmental academic advisor.</w:t>
      </w: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D42BE">
        <w:rPr>
          <w:rFonts w:ascii="Times New Roman" w:hAnsi="Times New Roman"/>
          <w:color w:val="191919"/>
          <w:spacing w:val="-2"/>
          <w:sz w:val="18"/>
          <w:szCs w:val="18"/>
        </w:rPr>
        <w:t>Depending on information provided in your appeal, the Office of Financial Aid may forward your information to the Albany State University Office of Counseling and Testing for evaluation.</w:t>
      </w:r>
    </w:p>
    <w:p w:rsidR="00117F90" w:rsidRDefault="00117F9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F814B2" w:rsidRDefault="00F814B2" w:rsidP="00117F90">
      <w:pPr>
        <w:pStyle w:val="Heading2"/>
        <w:spacing w:before="0"/>
        <w:ind w:left="180" w:right="130" w:firstLine="0"/>
        <w:rPr>
          <w:rFonts w:ascii="Times New Roman" w:hAnsi="Times New Roman"/>
          <w:b w:val="0"/>
          <w:color w:val="191919"/>
          <w:sz w:val="48"/>
          <w:szCs w:val="48"/>
        </w:rPr>
        <w:sectPr w:rsidR="00F814B2" w:rsidSect="00486046">
          <w:headerReference w:type="default" r:id="rId38"/>
          <w:type w:val="continuous"/>
          <w:pgSz w:w="12240" w:h="15840" w:code="1"/>
          <w:pgMar w:top="533" w:right="1123" w:bottom="274" w:left="547" w:header="720" w:footer="288" w:gutter="0"/>
          <w:cols w:space="720"/>
          <w:docGrid w:linePitch="360"/>
        </w:sectPr>
      </w:pPr>
    </w:p>
    <w:p w:rsidR="00117F90" w:rsidRPr="00680470" w:rsidRDefault="00117F90" w:rsidP="00117F90">
      <w:pPr>
        <w:pStyle w:val="Heading2"/>
        <w:spacing w:before="0"/>
        <w:ind w:left="180" w:right="130" w:firstLine="0"/>
        <w:rPr>
          <w:rFonts w:ascii="Times New Roman" w:hAnsi="Times New Roman"/>
          <w:b w:val="0"/>
          <w:color w:val="000000"/>
          <w:sz w:val="48"/>
          <w:szCs w:val="48"/>
        </w:rPr>
      </w:pPr>
      <w:bookmarkStart w:id="528" w:name="_Toc295559000"/>
      <w:bookmarkStart w:id="529" w:name="_Toc297152525"/>
      <w:r w:rsidRPr="00680470">
        <w:rPr>
          <w:rFonts w:ascii="Times New Roman" w:hAnsi="Times New Roman"/>
          <w:b w:val="0"/>
          <w:color w:val="191919"/>
          <w:sz w:val="48"/>
          <w:szCs w:val="48"/>
        </w:rPr>
        <w:lastRenderedPageBreak/>
        <w:t>S</w:t>
      </w:r>
      <w:r w:rsidRPr="00680470">
        <w:rPr>
          <w:rFonts w:ascii="Times New Roman" w:hAnsi="Times New Roman"/>
          <w:b w:val="0"/>
          <w:color w:val="191919"/>
          <w:sz w:val="36"/>
          <w:szCs w:val="36"/>
        </w:rPr>
        <w:t>OURCES</w:t>
      </w:r>
      <w:r w:rsidRPr="00680470">
        <w:rPr>
          <w:rFonts w:ascii="Times New Roman" w:hAnsi="Times New Roman"/>
          <w:b w:val="0"/>
          <w:color w:val="191919"/>
          <w:spacing w:val="45"/>
          <w:sz w:val="48"/>
          <w:szCs w:val="48"/>
        </w:rPr>
        <w:t xml:space="preserve"> </w:t>
      </w:r>
      <w:r w:rsidRPr="00680470">
        <w:rPr>
          <w:rFonts w:ascii="Times New Roman" w:hAnsi="Times New Roman"/>
          <w:b w:val="0"/>
          <w:color w:val="191919"/>
          <w:sz w:val="36"/>
          <w:szCs w:val="36"/>
        </w:rPr>
        <w:t>OF</w:t>
      </w:r>
      <w:r w:rsidRPr="00680470">
        <w:rPr>
          <w:rFonts w:ascii="Times New Roman" w:hAnsi="Times New Roman"/>
          <w:b w:val="0"/>
          <w:color w:val="191919"/>
          <w:spacing w:val="45"/>
          <w:sz w:val="36"/>
          <w:szCs w:val="36"/>
        </w:rPr>
        <w:t xml:space="preserve"> </w:t>
      </w:r>
      <w:r w:rsidRPr="00680470">
        <w:rPr>
          <w:rFonts w:ascii="Times New Roman" w:hAnsi="Times New Roman"/>
          <w:b w:val="0"/>
          <w:color w:val="191919"/>
          <w:sz w:val="48"/>
          <w:szCs w:val="48"/>
        </w:rPr>
        <w:t>F</w:t>
      </w:r>
      <w:r w:rsidRPr="00680470">
        <w:rPr>
          <w:rFonts w:ascii="Times New Roman" w:hAnsi="Times New Roman"/>
          <w:b w:val="0"/>
          <w:color w:val="191919"/>
          <w:sz w:val="36"/>
          <w:szCs w:val="36"/>
        </w:rPr>
        <w:t>INANCIAL</w:t>
      </w:r>
      <w:r w:rsidRPr="00680470">
        <w:rPr>
          <w:rFonts w:ascii="Times New Roman" w:hAnsi="Times New Roman"/>
          <w:b w:val="0"/>
          <w:color w:val="191919"/>
          <w:spacing w:val="-15"/>
          <w:sz w:val="36"/>
          <w:szCs w:val="36"/>
        </w:rPr>
        <w:t xml:space="preserve"> </w:t>
      </w:r>
      <w:r w:rsidRPr="00680470">
        <w:rPr>
          <w:rFonts w:ascii="Times New Roman" w:hAnsi="Times New Roman"/>
          <w:b w:val="0"/>
          <w:color w:val="191919"/>
          <w:sz w:val="48"/>
          <w:szCs w:val="48"/>
        </w:rPr>
        <w:t>A</w:t>
      </w:r>
      <w:r w:rsidRPr="00680470">
        <w:rPr>
          <w:rFonts w:ascii="Times New Roman" w:hAnsi="Times New Roman"/>
          <w:b w:val="0"/>
          <w:color w:val="191919"/>
          <w:sz w:val="36"/>
          <w:szCs w:val="36"/>
        </w:rPr>
        <w:t>ID</w:t>
      </w:r>
      <w:bookmarkEnd w:id="528"/>
      <w:bookmarkEnd w:id="529"/>
    </w:p>
    <w:p w:rsidR="00117F90" w:rsidRPr="00680470" w:rsidRDefault="00117F90" w:rsidP="00117F90">
      <w:pPr>
        <w:pStyle w:val="Heading2"/>
        <w:spacing w:before="0"/>
        <w:ind w:left="180" w:right="130" w:firstLine="0"/>
        <w:rPr>
          <w:rFonts w:ascii="Times New Roman" w:hAnsi="Times New Roman"/>
          <w:b w:val="0"/>
          <w:color w:val="000000"/>
          <w:sz w:val="32"/>
          <w:szCs w:val="32"/>
        </w:rPr>
      </w:pPr>
      <w:bookmarkStart w:id="530" w:name="_Toc295559001"/>
      <w:bookmarkStart w:id="531" w:name="_Toc297152526"/>
      <w:r w:rsidRPr="00680470">
        <w:rPr>
          <w:rFonts w:ascii="Times New Roman" w:hAnsi="Times New Roman"/>
          <w:b w:val="0"/>
          <w:color w:val="191919"/>
          <w:sz w:val="32"/>
          <w:szCs w:val="32"/>
        </w:rPr>
        <w:t>S</w:t>
      </w:r>
      <w:r w:rsidRPr="00680470">
        <w:rPr>
          <w:rFonts w:ascii="Times New Roman" w:hAnsi="Times New Roman"/>
          <w:b w:val="0"/>
          <w:color w:val="191919"/>
          <w:sz w:val="28"/>
          <w:szCs w:val="28"/>
        </w:rPr>
        <w:t>CHOLARSHIPS</w:t>
      </w:r>
      <w:bookmarkEnd w:id="530"/>
      <w:bookmarkEnd w:id="531"/>
    </w:p>
    <w:p w:rsidR="00117F90" w:rsidRPr="00200513" w:rsidRDefault="00117F90" w:rsidP="00117F90">
      <w:pPr>
        <w:pStyle w:val="Heading2"/>
        <w:tabs>
          <w:tab w:val="left" w:pos="900"/>
        </w:tabs>
        <w:spacing w:before="0"/>
        <w:ind w:left="180" w:right="130" w:firstLine="0"/>
        <w:rPr>
          <w:rFonts w:ascii="Times New Roman" w:hAnsi="Times New Roman"/>
          <w:color w:val="262626" w:themeColor="text1" w:themeTint="D9"/>
          <w:sz w:val="18"/>
          <w:szCs w:val="18"/>
        </w:rPr>
      </w:pPr>
      <w:bookmarkStart w:id="532" w:name="_Toc295559002"/>
      <w:bookmarkStart w:id="533" w:name="_Toc297152527"/>
      <w:r w:rsidRPr="00200513">
        <w:rPr>
          <w:rFonts w:ascii="Times New Roman" w:hAnsi="Times New Roman"/>
          <w:bCs w:val="0"/>
          <w:color w:val="262626" w:themeColor="text1" w:themeTint="D9"/>
          <w:spacing w:val="-2"/>
          <w:sz w:val="24"/>
          <w:szCs w:val="24"/>
        </w:rPr>
        <w:t>T</w:t>
      </w:r>
      <w:r w:rsidRPr="00200513">
        <w:rPr>
          <w:rFonts w:ascii="Times New Roman" w:hAnsi="Times New Roman"/>
          <w:bCs w:val="0"/>
          <w:color w:val="262626" w:themeColor="text1" w:themeTint="D9"/>
          <w:spacing w:val="-2"/>
          <w:sz w:val="18"/>
          <w:szCs w:val="18"/>
        </w:rPr>
        <w:t>H</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RESIDENTIA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532"/>
      <w:bookmarkEnd w:id="533"/>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attendance</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2"/>
          <w:sz w:val="18"/>
          <w:szCs w:val="18"/>
        </w:rPr>
        <w:t xml:space="preserve"> Schola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ran</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uppe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w:t>
      </w:r>
      <w:r>
        <w:rPr>
          <w:rFonts w:ascii="Times New Roman" w:hAnsi="Times New Roman"/>
          <w:color w:val="191919"/>
          <w:spacing w:val="-3"/>
          <w:sz w:val="18"/>
          <w:szCs w:val="18"/>
        </w:rPr>
        <w:t>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3"/>
          <w:sz w:val="18"/>
          <w:szCs w:val="18"/>
        </w:rPr>
        <w:t xml:space="preserve">competitive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valedictorian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salutatorian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considered</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pplicant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will 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recommendatio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9"/>
          <w:sz w:val="18"/>
          <w:szCs w:val="18"/>
        </w:rPr>
        <w:t xml:space="preserve"> </w:t>
      </w:r>
      <w:r w:rsidRPr="00F33467">
        <w:rPr>
          <w:rFonts w:ascii="Times New Roman" w:hAnsi="Times New Roman"/>
          <w:color w:val="191919"/>
          <w:spacing w:val="-2"/>
          <w:sz w:val="18"/>
          <w:szCs w:val="18"/>
        </w:rPr>
        <w:t>The Application deadline is April 20th of each year.</w:t>
      </w:r>
      <w:r>
        <w:rPr>
          <w:rFonts w:ascii="Times New Roman" w:hAnsi="Times New Roman"/>
          <w:color w:val="191919"/>
          <w:spacing w:val="2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Velma Fudge Grant Honors Program,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39"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000000"/>
          <w:sz w:val="18"/>
          <w:szCs w:val="18"/>
        </w:rPr>
      </w:pPr>
      <w:bookmarkStart w:id="534" w:name="_Toc295559003"/>
      <w:bookmarkStart w:id="535" w:name="_Toc297152528"/>
      <w:r w:rsidRPr="00200513">
        <w:rPr>
          <w:rFonts w:ascii="Times New Roman" w:hAnsi="Times New Roman"/>
          <w:bCs w:val="0"/>
          <w:color w:val="191919"/>
          <w:spacing w:val="-2"/>
          <w:sz w:val="24"/>
          <w:szCs w:val="24"/>
        </w:rPr>
        <w:t>T</w:t>
      </w:r>
      <w:r w:rsidRPr="00200513">
        <w:rPr>
          <w:rFonts w:ascii="Times New Roman" w:hAnsi="Times New Roman"/>
          <w:bCs w:val="0"/>
          <w:color w:val="191919"/>
          <w:spacing w:val="-2"/>
          <w:sz w:val="18"/>
          <w:szCs w:val="18"/>
        </w:rPr>
        <w:t>H</w:t>
      </w:r>
      <w:r w:rsidRPr="00200513">
        <w:rPr>
          <w:rFonts w:ascii="Times New Roman" w:hAnsi="Times New Roman"/>
          <w:bCs w:val="0"/>
          <w:color w:val="191919"/>
          <w:sz w:val="18"/>
          <w:szCs w:val="18"/>
        </w:rPr>
        <w:t>E</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A</w:t>
      </w:r>
      <w:r w:rsidRPr="00200513">
        <w:rPr>
          <w:rFonts w:ascii="Times New Roman" w:hAnsi="Times New Roman"/>
          <w:bCs w:val="0"/>
          <w:color w:val="191919"/>
          <w:spacing w:val="-2"/>
          <w:sz w:val="18"/>
          <w:szCs w:val="18"/>
        </w:rPr>
        <w:t>LBAN</w:t>
      </w:r>
      <w:r w:rsidRPr="00200513">
        <w:rPr>
          <w:rFonts w:ascii="Times New Roman" w:hAnsi="Times New Roman"/>
          <w:bCs w:val="0"/>
          <w:color w:val="191919"/>
          <w:sz w:val="18"/>
          <w:szCs w:val="18"/>
        </w:rPr>
        <w:t>Y</w:t>
      </w:r>
      <w:r w:rsidRPr="00200513">
        <w:rPr>
          <w:rFonts w:ascii="Times New Roman" w:hAnsi="Times New Roman"/>
          <w:bCs w:val="0"/>
          <w:color w:val="191919"/>
          <w:spacing w:val="4"/>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16"/>
          <w:sz w:val="18"/>
          <w:szCs w:val="18"/>
        </w:rPr>
        <w:t>TA</w:t>
      </w:r>
      <w:r w:rsidRPr="00200513">
        <w:rPr>
          <w:rFonts w:ascii="Times New Roman" w:hAnsi="Times New Roman"/>
          <w:bCs w:val="0"/>
          <w:color w:val="191919"/>
          <w:spacing w:val="-2"/>
          <w:sz w:val="18"/>
          <w:szCs w:val="18"/>
        </w:rPr>
        <w:t>T</w:t>
      </w:r>
      <w:r w:rsidRPr="00200513">
        <w:rPr>
          <w:rFonts w:ascii="Times New Roman" w:hAnsi="Times New Roman"/>
          <w:bCs w:val="0"/>
          <w:color w:val="191919"/>
          <w:sz w:val="18"/>
          <w:szCs w:val="18"/>
        </w:rPr>
        <w:t>E</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U</w:t>
      </w:r>
      <w:r w:rsidRPr="00200513">
        <w:rPr>
          <w:rFonts w:ascii="Times New Roman" w:hAnsi="Times New Roman"/>
          <w:bCs w:val="0"/>
          <w:color w:val="191919"/>
          <w:spacing w:val="-2"/>
          <w:sz w:val="18"/>
          <w:szCs w:val="18"/>
        </w:rPr>
        <w:t>NIVERSIT</w:t>
      </w:r>
      <w:r w:rsidRPr="00200513">
        <w:rPr>
          <w:rFonts w:ascii="Times New Roman" w:hAnsi="Times New Roman"/>
          <w:bCs w:val="0"/>
          <w:color w:val="191919"/>
          <w:sz w:val="18"/>
          <w:szCs w:val="18"/>
        </w:rPr>
        <w:t>Y</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F</w:t>
      </w:r>
      <w:r w:rsidRPr="00200513">
        <w:rPr>
          <w:rFonts w:ascii="Times New Roman" w:hAnsi="Times New Roman"/>
          <w:bCs w:val="0"/>
          <w:color w:val="191919"/>
          <w:spacing w:val="-2"/>
          <w:sz w:val="18"/>
          <w:szCs w:val="18"/>
        </w:rPr>
        <w:t>OUND</w:t>
      </w:r>
      <w:r w:rsidRPr="00200513">
        <w:rPr>
          <w:rFonts w:ascii="Times New Roman" w:hAnsi="Times New Roman"/>
          <w:bCs w:val="0"/>
          <w:color w:val="191919"/>
          <w:spacing w:val="-16"/>
          <w:sz w:val="18"/>
          <w:szCs w:val="18"/>
        </w:rPr>
        <w:t>A</w:t>
      </w:r>
      <w:r w:rsidRPr="00200513">
        <w:rPr>
          <w:rFonts w:ascii="Times New Roman" w:hAnsi="Times New Roman"/>
          <w:bCs w:val="0"/>
          <w:color w:val="191919"/>
          <w:spacing w:val="-2"/>
          <w:sz w:val="18"/>
          <w:szCs w:val="18"/>
        </w:rPr>
        <w:t>TIO</w:t>
      </w:r>
      <w:r w:rsidRPr="00200513">
        <w:rPr>
          <w:rFonts w:ascii="Times New Roman" w:hAnsi="Times New Roman"/>
          <w:bCs w:val="0"/>
          <w:color w:val="191919"/>
          <w:sz w:val="18"/>
          <w:szCs w:val="18"/>
        </w:rPr>
        <w:t>N</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2"/>
          <w:sz w:val="18"/>
          <w:szCs w:val="18"/>
        </w:rPr>
        <w:t>CHOLARSHIP</w:t>
      </w:r>
      <w:bookmarkEnd w:id="534"/>
      <w:bookmarkEnd w:id="53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$2000 pe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competitiv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22 Composite 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5</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Velma Fudge Grant Honors Program, Office of the President or the Office of Financial Aid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40"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15"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536" w:name="_Toc295559004"/>
      <w:bookmarkStart w:id="537" w:name="_Toc297152529"/>
      <w:r w:rsidRPr="00200513">
        <w:rPr>
          <w:rFonts w:ascii="Times New Roman" w:hAnsi="Times New Roman"/>
          <w:bCs w:val="0"/>
          <w:color w:val="262626" w:themeColor="text1" w:themeTint="D9"/>
          <w:spacing w:val="-2"/>
          <w:sz w:val="24"/>
          <w:szCs w:val="24"/>
        </w:rPr>
        <w:t>J</w:t>
      </w:r>
      <w:r w:rsidRPr="00200513">
        <w:rPr>
          <w:rFonts w:ascii="Times New Roman" w:hAnsi="Times New Roman"/>
          <w:bCs w:val="0"/>
          <w:color w:val="262626" w:themeColor="text1" w:themeTint="D9"/>
          <w:spacing w:val="-2"/>
          <w:sz w:val="18"/>
          <w:szCs w:val="18"/>
        </w:rPr>
        <w:t>AME</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w:t>
      </w:r>
      <w:r w:rsidRPr="00200513">
        <w:rPr>
          <w:rFonts w:ascii="Times New Roman" w:hAnsi="Times New Roman"/>
          <w:bCs w:val="0"/>
          <w:color w:val="262626" w:themeColor="text1" w:themeTint="D9"/>
          <w:sz w:val="24"/>
          <w:szCs w:val="24"/>
        </w:rPr>
        <w:t>.</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O</w:t>
      </w:r>
      <w:r w:rsidRPr="00200513">
        <w:rPr>
          <w:rFonts w:ascii="Times New Roman" w:hAnsi="Times New Roman"/>
          <w:bCs w:val="0"/>
          <w:color w:val="262626" w:themeColor="text1" w:themeTint="D9"/>
          <w:spacing w:val="-9"/>
          <w:sz w:val="18"/>
          <w:szCs w:val="18"/>
        </w:rPr>
        <w:t>R</w:t>
      </w:r>
      <w:r w:rsidRPr="00200513">
        <w:rPr>
          <w:rFonts w:ascii="Times New Roman" w:hAnsi="Times New Roman"/>
          <w:bCs w:val="0"/>
          <w:color w:val="262626" w:themeColor="text1" w:themeTint="D9"/>
          <w:spacing w:val="-2"/>
          <w:sz w:val="18"/>
          <w:szCs w:val="18"/>
        </w:rPr>
        <w:t>TE</w:t>
      </w:r>
      <w:r w:rsidRPr="00200513">
        <w:rPr>
          <w:rFonts w:ascii="Times New Roman" w:hAnsi="Times New Roman"/>
          <w:bCs w:val="0"/>
          <w:color w:val="262626" w:themeColor="text1" w:themeTint="D9"/>
          <w:sz w:val="18"/>
          <w:szCs w:val="18"/>
        </w:rPr>
        <w:t>R</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CADEMI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536"/>
      <w:bookmarkEnd w:id="53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36"/>
          <w:sz w:val="18"/>
          <w:szCs w:val="18"/>
        </w:rPr>
      </w:pP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Jame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 xml:space="preserve">. </w:t>
      </w:r>
      <w:r>
        <w:rPr>
          <w:rFonts w:ascii="Times New Roman" w:hAnsi="Times New Roman"/>
          <w:color w:val="191919"/>
          <w:spacing w:val="3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attrac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3"/>
          <w:sz w:val="18"/>
          <w:szCs w:val="18"/>
        </w:rPr>
        <w:t xml:space="preserve"> </w:t>
      </w:r>
      <w:r>
        <w:rPr>
          <w:rFonts w:ascii="Times New Roman" w:hAnsi="Times New Roman"/>
          <w:color w:val="191919"/>
          <w:spacing w:val="-2"/>
          <w:sz w:val="18"/>
          <w:szCs w:val="18"/>
        </w:rPr>
        <w:t>Prio</w:t>
      </w:r>
      <w:r>
        <w:rPr>
          <w:rFonts w:ascii="Times New Roman" w:hAnsi="Times New Roman"/>
          <w:color w:val="191919"/>
          <w:spacing w:val="-5"/>
          <w:sz w:val="18"/>
          <w:szCs w:val="18"/>
        </w:rPr>
        <w:t>r</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renewal</w:t>
      </w:r>
      <w:r>
        <w:rPr>
          <w:rFonts w:ascii="Times New Roman" w:hAnsi="Times New Roman"/>
          <w:color w:val="191919"/>
          <w:sz w:val="18"/>
          <w:szCs w:val="18"/>
        </w:rPr>
        <w:t>.</w:t>
      </w:r>
      <w:r>
        <w:rPr>
          <w:rFonts w:ascii="Times New Roman" w:hAnsi="Times New Roman"/>
          <w:color w:val="191919"/>
          <w:spacing w:val="36"/>
          <w:sz w:val="18"/>
          <w:szCs w:val="18"/>
        </w:rPr>
        <w:t xml:space="preserve"> </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z w:val="18"/>
          <w:szCs w:val="18"/>
        </w:rPr>
      </w:pPr>
    </w:p>
    <w:p w:rsidR="00117F90" w:rsidRPr="00971DEA" w:rsidRDefault="00117F90" w:rsidP="00117F90">
      <w:pPr>
        <w:ind w:left="180" w:right="130" w:firstLine="0"/>
        <w:rPr>
          <w:rFonts w:ascii="Times New Roman" w:hAnsi="Times New Roman" w:cs="Times New Roman"/>
        </w:rPr>
      </w:pPr>
      <w:r w:rsidRPr="00971DEA">
        <w:rPr>
          <w:rFonts w:ascii="Times New Roman" w:hAnsi="Times New Roman" w:cs="Times New Roman"/>
        </w:rPr>
        <w:t>A</w:t>
      </w:r>
      <w:r w:rsidRPr="00971DEA">
        <w:rPr>
          <w:rFonts w:ascii="Times New Roman" w:hAnsi="Times New Roman" w:cs="Times New Roman"/>
          <w:sz w:val="18"/>
          <w:szCs w:val="18"/>
        </w:rPr>
        <w:t>WARD</w:t>
      </w:r>
      <w:r w:rsidRPr="00971DEA">
        <w:rPr>
          <w:rFonts w:ascii="Times New Roman" w:hAnsi="Times New Roman" w:cs="Times New Roman"/>
        </w:rPr>
        <w:t xml:space="preserve"> C</w:t>
      </w:r>
      <w:r w:rsidRPr="00971DEA">
        <w:rPr>
          <w:rFonts w:ascii="Times New Roman" w:hAnsi="Times New Roman" w:cs="Times New Roman"/>
          <w:sz w:val="18"/>
          <w:szCs w:val="18"/>
        </w:rPr>
        <w:t>RITERIA</w:t>
      </w:r>
    </w:p>
    <w:p w:rsidR="00117F90" w:rsidRPr="00F115A7" w:rsidRDefault="00117F90" w:rsidP="00117F90">
      <w:pPr>
        <w:ind w:left="180" w:right="130" w:firstLine="0"/>
        <w:jc w:val="both"/>
        <w:rPr>
          <w:rStyle w:val="BookTitle"/>
          <w:rFonts w:ascii="Times New Roman" w:hAnsi="Times New Roman"/>
          <w:b w:val="0"/>
          <w:smallCaps w:val="0"/>
          <w:sz w:val="18"/>
          <w:szCs w:val="18"/>
        </w:rPr>
      </w:pPr>
      <w:r w:rsidRPr="002901C9">
        <w:rPr>
          <w:rStyle w:val="BookTitle"/>
          <w:rFonts w:ascii="Times New Roman" w:hAnsi="Times New Roman"/>
          <w:sz w:val="18"/>
          <w:szCs w:val="18"/>
        </w:rPr>
        <w:t>Minimum eligibility requirements to receive the James H. Porter Academic Scholarship include: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Must be a georgia resident</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Must be a full-time students (graduate or undergraduate)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Undergraduate students</w:t>
      </w:r>
    </w:p>
    <w:p w:rsidR="00117F90" w:rsidRPr="00971DEA" w:rsidRDefault="00117F90" w:rsidP="00117F90">
      <w:pPr>
        <w:pStyle w:val="ListParagraph"/>
        <w:numPr>
          <w:ilvl w:val="1"/>
          <w:numId w:val="14"/>
        </w:numPr>
        <w:ind w:left="1260"/>
        <w:rPr>
          <w:rFonts w:ascii="Times New Roman" w:hAnsi="Times New Roman"/>
          <w:sz w:val="18"/>
          <w:szCs w:val="18"/>
        </w:rPr>
      </w:pPr>
      <w:r w:rsidRPr="00971DEA">
        <w:rPr>
          <w:rFonts w:ascii="Times New Roman" w:hAnsi="Times New Roman"/>
          <w:sz w:val="18"/>
          <w:szCs w:val="18"/>
        </w:rPr>
        <w:t>Students with no previous college credit (freshman) must have an SAT (critical reading and mathematics) 1000 or higher and a high school GPA in academic subjects of 3.0 or better</w:t>
      </w:r>
    </w:p>
    <w:p w:rsidR="00117F90" w:rsidRPr="00971DEA" w:rsidRDefault="00117F90" w:rsidP="00117F90">
      <w:pPr>
        <w:pStyle w:val="ListParagraph"/>
        <w:numPr>
          <w:ilvl w:val="1"/>
          <w:numId w:val="14"/>
        </w:numPr>
        <w:ind w:left="1260"/>
        <w:rPr>
          <w:rFonts w:ascii="Times New Roman" w:hAnsi="Times New Roman"/>
          <w:sz w:val="18"/>
          <w:szCs w:val="18"/>
        </w:rPr>
      </w:pPr>
      <w:r w:rsidRPr="00971DEA">
        <w:rPr>
          <w:rFonts w:ascii="Times New Roman" w:hAnsi="Times New Roman"/>
          <w:sz w:val="18"/>
          <w:szCs w:val="18"/>
        </w:rPr>
        <w:t>Students with prior college experience must have a college GPA of 3.3 or better</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Graduate Students</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undergraduate GPA of 3.3 or higher</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score:</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1,100 (verbal and quantitative) or higher on the GRE or;</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500 or higher on the GMAT and;</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bCs/>
          <w:color w:val="191919"/>
          <w:spacing w:val="-2"/>
        </w:rPr>
      </w:pPr>
      <w:r w:rsidRPr="00971DEA">
        <w:rPr>
          <w:rFonts w:ascii="Times New Roman" w:hAnsi="Times New Roman"/>
          <w:color w:val="191919"/>
          <w:spacing w:val="-2"/>
          <w:sz w:val="18"/>
          <w:szCs w:val="18"/>
        </w:rPr>
        <w:t>Meet program admission test score requirements</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Awards are limited to four years (undergraduate) and/or two years (graduate)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Renewal awards</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maintain a 3.0 GPA or higher</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Renewal is not automatic and is dependent on available funding.</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Students are expected to re-apply every year.</w:t>
      </w:r>
    </w:p>
    <w:p w:rsidR="00117F90" w:rsidRDefault="00117F90" w:rsidP="00117F90">
      <w:pPr>
        <w:pStyle w:val="Heading2"/>
        <w:spacing w:before="0"/>
        <w:ind w:left="900"/>
        <w:rPr>
          <w:rFonts w:ascii="Times New Roman" w:hAnsi="Times New Roman"/>
          <w:bCs w:val="0"/>
          <w:color w:val="191919"/>
          <w:spacing w:val="-2"/>
          <w:sz w:val="24"/>
          <w:szCs w:val="24"/>
        </w:rPr>
      </w:pP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Determination of Award Amounts</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 xml:space="preserve">The determination of the Scholarship award amounts are based on available funding. </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Scholarship awards for the James H. Porter Academic Scholarship are from $1000 - $5000 annually.</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538" w:name="_Toc295559005"/>
      <w:bookmarkStart w:id="539" w:name="_Toc297152530"/>
      <w:r w:rsidRPr="00200513">
        <w:rPr>
          <w:rFonts w:ascii="Times New Roman" w:hAnsi="Times New Roman"/>
          <w:bCs w:val="0"/>
          <w:color w:val="262626" w:themeColor="text1" w:themeTint="D9"/>
          <w:spacing w:val="-2"/>
          <w:sz w:val="24"/>
          <w:szCs w:val="24"/>
        </w:rPr>
        <w:t>G</w:t>
      </w:r>
      <w:r w:rsidRPr="00200513">
        <w:rPr>
          <w:rFonts w:ascii="Times New Roman" w:hAnsi="Times New Roman"/>
          <w:bCs w:val="0"/>
          <w:color w:val="262626" w:themeColor="text1" w:themeTint="D9"/>
          <w:spacing w:val="-2"/>
          <w:sz w:val="18"/>
          <w:szCs w:val="18"/>
        </w:rPr>
        <w:t>EORGI</w:t>
      </w:r>
      <w:r w:rsidRPr="00200513">
        <w:rPr>
          <w:rFonts w:ascii="Times New Roman" w:hAnsi="Times New Roman"/>
          <w:bCs w:val="0"/>
          <w:color w:val="262626" w:themeColor="text1" w:themeTint="D9"/>
          <w:spacing w:val="-16"/>
          <w:sz w:val="18"/>
          <w:szCs w:val="18"/>
        </w:rPr>
        <w:t>A</w:t>
      </w:r>
      <w:r w:rsidRPr="00200513">
        <w:rPr>
          <w:rFonts w:ascii="Times New Roman" w:hAnsi="Times New Roman"/>
          <w:bCs w:val="0"/>
          <w:color w:val="262626" w:themeColor="text1" w:themeTint="D9"/>
          <w:spacing w:val="-2"/>
          <w:sz w:val="24"/>
          <w:szCs w:val="24"/>
        </w:rPr>
        <w:t>’</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HOP</w:t>
      </w:r>
      <w:r w:rsidRPr="00200513">
        <w:rPr>
          <w:rFonts w:ascii="Times New Roman" w:hAnsi="Times New Roman"/>
          <w:bCs w:val="0"/>
          <w:color w:val="262626" w:themeColor="text1" w:themeTint="D9"/>
          <w:sz w:val="24"/>
          <w:szCs w:val="24"/>
        </w:rPr>
        <w:t>E</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3"/>
          <w:sz w:val="24"/>
          <w:szCs w:val="24"/>
        </w:rPr>
        <w:t>S</w:t>
      </w:r>
      <w:r w:rsidRPr="00200513">
        <w:rPr>
          <w:rFonts w:ascii="Times New Roman" w:hAnsi="Times New Roman"/>
          <w:bCs w:val="0"/>
          <w:color w:val="262626" w:themeColor="text1" w:themeTint="D9"/>
          <w:spacing w:val="-2"/>
          <w:sz w:val="18"/>
          <w:szCs w:val="18"/>
        </w:rPr>
        <w:t>CHOLARSHI</w:t>
      </w:r>
      <w:r w:rsidRPr="00200513">
        <w:rPr>
          <w:rFonts w:ascii="Times New Roman" w:hAnsi="Times New Roman"/>
          <w:bCs w:val="0"/>
          <w:color w:val="262626" w:themeColor="text1" w:themeTint="D9"/>
          <w:sz w:val="18"/>
          <w:szCs w:val="18"/>
        </w:rPr>
        <w:t xml:space="preserve">P </w:t>
      </w:r>
      <w:r>
        <w:rPr>
          <w:rFonts w:ascii="Times New Roman" w:hAnsi="Times New Roman"/>
          <w:b w:val="0"/>
          <w:bCs w:val="0"/>
          <w:color w:val="191919"/>
          <w:spacing w:val="-2"/>
          <w:sz w:val="24"/>
          <w:szCs w:val="24"/>
        </w:rPr>
        <w:t>(H</w:t>
      </w:r>
      <w:r>
        <w:rPr>
          <w:rFonts w:ascii="Times New Roman" w:hAnsi="Times New Roman"/>
          <w:b w:val="0"/>
          <w:bCs w:val="0"/>
          <w:color w:val="191919"/>
          <w:spacing w:val="-2"/>
          <w:sz w:val="18"/>
          <w:szCs w:val="18"/>
        </w:rPr>
        <w:t>ELPIN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O</w:t>
      </w:r>
      <w:r>
        <w:rPr>
          <w:rFonts w:ascii="Times New Roman" w:hAnsi="Times New Roman"/>
          <w:b w:val="0"/>
          <w:bCs w:val="0"/>
          <w:color w:val="191919"/>
          <w:spacing w:val="-2"/>
          <w:sz w:val="18"/>
          <w:szCs w:val="18"/>
        </w:rPr>
        <w:t>UTS</w:t>
      </w:r>
      <w:r>
        <w:rPr>
          <w:rFonts w:ascii="Times New Roman" w:hAnsi="Times New Roman"/>
          <w:b w:val="0"/>
          <w:bCs w:val="0"/>
          <w:color w:val="191919"/>
          <w:spacing w:val="-16"/>
          <w:sz w:val="18"/>
          <w:szCs w:val="18"/>
        </w:rPr>
        <w:t>T</w:t>
      </w:r>
      <w:r>
        <w:rPr>
          <w:rFonts w:ascii="Times New Roman" w:hAnsi="Times New Roman"/>
          <w:b w:val="0"/>
          <w:bCs w:val="0"/>
          <w:color w:val="191919"/>
          <w:spacing w:val="-2"/>
          <w:sz w:val="18"/>
          <w:szCs w:val="18"/>
        </w:rPr>
        <w:t>ANDIN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UPIL</w:t>
      </w:r>
      <w:r>
        <w:rPr>
          <w:rFonts w:ascii="Times New Roman" w:hAnsi="Times New Roman"/>
          <w:b w:val="0"/>
          <w:bCs w:val="0"/>
          <w:color w:val="191919"/>
          <w:sz w:val="18"/>
          <w:szCs w:val="18"/>
        </w:rPr>
        <w:t>S</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DUC</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TIONAL</w:t>
      </w:r>
      <w:r>
        <w:rPr>
          <w:rFonts w:ascii="Times New Roman" w:hAnsi="Times New Roman"/>
          <w:b w:val="0"/>
          <w:bCs w:val="0"/>
          <w:color w:val="191919"/>
          <w:spacing w:val="-19"/>
          <w:sz w:val="18"/>
          <w:szCs w:val="18"/>
        </w:rPr>
        <w:t>L</w:t>
      </w:r>
      <w:r>
        <w:rPr>
          <w:rFonts w:ascii="Times New Roman" w:hAnsi="Times New Roman"/>
          <w:b w:val="0"/>
          <w:bCs w:val="0"/>
          <w:color w:val="191919"/>
          <w:spacing w:val="-2"/>
          <w:sz w:val="18"/>
          <w:szCs w:val="18"/>
        </w:rPr>
        <w:t>Y</w:t>
      </w:r>
      <w:r>
        <w:rPr>
          <w:rFonts w:ascii="Times New Roman" w:hAnsi="Times New Roman"/>
          <w:b w:val="0"/>
          <w:bCs w:val="0"/>
          <w:color w:val="191919"/>
          <w:sz w:val="24"/>
          <w:szCs w:val="24"/>
        </w:rPr>
        <w:t>)</w:t>
      </w:r>
      <w:bookmarkEnd w:id="538"/>
      <w:bookmarkEnd w:id="539"/>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F33467">
        <w:rPr>
          <w:rFonts w:ascii="Times New Roman" w:hAnsi="Times New Roman"/>
          <w:color w:val="191919"/>
          <w:spacing w:val="-2"/>
          <w:sz w:val="18"/>
          <w:szCs w:val="18"/>
        </w:rPr>
        <w:t>f</w:t>
      </w:r>
      <w:r>
        <w:rPr>
          <w:rFonts w:ascii="Times New Roman" w:hAnsi="Times New Roman"/>
          <w:color w:val="191919"/>
          <w:spacing w:val="-2"/>
          <w:sz w:val="18"/>
          <w:szCs w:val="18"/>
        </w:rPr>
        <w:t xml:space="preserve"> yo</w:t>
      </w:r>
      <w:r w:rsidRPr="00F33467">
        <w:rPr>
          <w:rFonts w:ascii="Times New Roman" w:hAnsi="Times New Roman"/>
          <w:color w:val="191919"/>
          <w:spacing w:val="-2"/>
          <w:sz w:val="18"/>
          <w:szCs w:val="18"/>
        </w:rPr>
        <w:t>u</w:t>
      </w:r>
      <w:r>
        <w:rPr>
          <w:rFonts w:ascii="Times New Roman" w:hAnsi="Times New Roman"/>
          <w:color w:val="191919"/>
          <w:spacing w:val="-2"/>
          <w:sz w:val="18"/>
          <w:szCs w:val="18"/>
        </w:rPr>
        <w:t xml:space="preserve"> ar</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residen</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enrollin</w:t>
      </w:r>
      <w:r w:rsidRPr="00F33467">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F33467">
        <w:rPr>
          <w:rFonts w:ascii="Times New Roman" w:hAnsi="Times New Roman"/>
          <w:color w:val="191919"/>
          <w:spacing w:val="-2"/>
          <w:sz w:val="18"/>
          <w:szCs w:val="18"/>
        </w:rPr>
        <w:t>n</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degre</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F33467">
        <w:rPr>
          <w:rFonts w:ascii="Times New Roman" w:hAnsi="Times New Roman"/>
          <w:color w:val="191919"/>
          <w:spacing w:val="-2"/>
          <w:sz w:val="18"/>
          <w:szCs w:val="18"/>
        </w:rPr>
        <w:t>m</w:t>
      </w:r>
      <w:r>
        <w:rPr>
          <w:rFonts w:ascii="Times New Roman" w:hAnsi="Times New Roman"/>
          <w:color w:val="191919"/>
          <w:spacing w:val="-2"/>
          <w:sz w:val="18"/>
          <w:szCs w:val="18"/>
        </w:rPr>
        <w:t xml:space="preserve"> a</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publi</w:t>
      </w:r>
      <w:r w:rsidRPr="00F33467">
        <w:rPr>
          <w:rFonts w:ascii="Times New Roman" w:hAnsi="Times New Roman"/>
          <w:color w:val="191919"/>
          <w:spacing w:val="-2"/>
          <w:sz w:val="18"/>
          <w:szCs w:val="18"/>
        </w:rPr>
        <w:t>c</w:t>
      </w:r>
      <w:r>
        <w:rPr>
          <w:rFonts w:ascii="Times New Roman" w:hAnsi="Times New Roman"/>
          <w:color w:val="191919"/>
          <w:spacing w:val="-2"/>
          <w:sz w:val="18"/>
          <w:szCs w:val="18"/>
        </w:rPr>
        <w:t xml:space="preserve"> 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o</w:t>
      </w:r>
      <w:r w:rsidRPr="00F33467">
        <w:rPr>
          <w:rFonts w:ascii="Times New Roman" w:hAnsi="Times New Roman"/>
          <w:color w:val="191919"/>
          <w:spacing w:val="-2"/>
          <w:sz w:val="18"/>
          <w:szCs w:val="18"/>
        </w:rPr>
        <w:t>r</w:t>
      </w:r>
      <w:r>
        <w:rPr>
          <w:rFonts w:ascii="Times New Roman" w:hAnsi="Times New Roman"/>
          <w:color w:val="191919"/>
          <w:spacing w:val="-2"/>
          <w:sz w:val="18"/>
          <w:szCs w:val="18"/>
        </w:rPr>
        <w:t xml:space="preserve"> technica</w:t>
      </w:r>
      <w:r w:rsidRPr="00F33467">
        <w:rPr>
          <w:rFonts w:ascii="Times New Roman" w:hAnsi="Times New Roman"/>
          <w:color w:val="191919"/>
          <w:spacing w:val="-2"/>
          <w:sz w:val="18"/>
          <w:szCs w:val="18"/>
        </w:rPr>
        <w:t xml:space="preserve">l </w:t>
      </w:r>
      <w:r>
        <w:rPr>
          <w:rFonts w:ascii="Times New Roman" w:hAnsi="Times New Roman"/>
          <w:color w:val="191919"/>
          <w:spacing w:val="-2"/>
          <w:sz w:val="18"/>
          <w:szCs w:val="18"/>
        </w:rPr>
        <w:t>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yo</w:t>
      </w:r>
      <w:r w:rsidRPr="00F33467">
        <w:rPr>
          <w:rFonts w:ascii="Times New Roman" w:hAnsi="Times New Roman"/>
          <w:color w:val="191919"/>
          <w:spacing w:val="-2"/>
          <w:sz w:val="18"/>
          <w:szCs w:val="18"/>
        </w:rPr>
        <w:t xml:space="preserve">u </w:t>
      </w:r>
      <w:r>
        <w:rPr>
          <w:rFonts w:ascii="Times New Roman" w:hAnsi="Times New Roman"/>
          <w:color w:val="191919"/>
          <w:spacing w:val="-2"/>
          <w:sz w:val="18"/>
          <w:szCs w:val="18"/>
        </w:rPr>
        <w:t>ma</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b</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eligibl</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for th</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HOP</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Scholarship</w:t>
      </w:r>
      <w:r w:rsidRPr="00F33467">
        <w:rPr>
          <w:rFonts w:ascii="Times New Roman" w:hAnsi="Times New Roman"/>
          <w:color w:val="191919"/>
          <w:spacing w:val="-2"/>
          <w:sz w:val="18"/>
          <w:szCs w:val="18"/>
        </w:rPr>
        <w:t>. The Georgia HOPE Scholarship</w:t>
      </w:r>
      <w:r>
        <w:rPr>
          <w:rFonts w:ascii="Times New Roman" w:hAnsi="Times New Roman"/>
          <w:color w:val="191919"/>
          <w:spacing w:val="-2"/>
          <w:sz w:val="18"/>
          <w:szCs w:val="18"/>
        </w:rPr>
        <w:t>'</w:t>
      </w:r>
      <w:r w:rsidRPr="00F33467">
        <w:rPr>
          <w:rFonts w:ascii="Times New Roman" w:hAnsi="Times New Roman"/>
          <w:color w:val="191919"/>
          <w:spacing w:val="-2"/>
          <w:sz w:val="18"/>
          <w:szCs w:val="18"/>
        </w:rPr>
        <w:t>s</w:t>
      </w:r>
      <w:r>
        <w:rPr>
          <w:rFonts w:ascii="Times New Roman" w:hAnsi="Times New Roman"/>
          <w:color w:val="191919"/>
          <w:spacing w:val="-2"/>
          <w:sz w:val="18"/>
          <w:szCs w:val="18"/>
        </w:rPr>
        <w:t xml:space="preserve"> award</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cove</w:t>
      </w:r>
      <w:r w:rsidRPr="00F33467">
        <w:rPr>
          <w:rFonts w:ascii="Times New Roman" w:hAnsi="Times New Roman"/>
          <w:color w:val="191919"/>
          <w:spacing w:val="-2"/>
          <w:sz w:val="18"/>
          <w:szCs w:val="18"/>
        </w:rPr>
        <w:t xml:space="preserve">rs 90% of the prior year matriculation (tuition) cost. The HOPE Scholarship no long provides funding for </w:t>
      </w:r>
      <w:proofErr w:type="gramStart"/>
      <w:r w:rsidRPr="00F33467">
        <w:rPr>
          <w:rFonts w:ascii="Times New Roman" w:hAnsi="Times New Roman"/>
          <w:color w:val="191919"/>
          <w:spacing w:val="-2"/>
          <w:sz w:val="18"/>
          <w:szCs w:val="18"/>
        </w:rPr>
        <w:t>mandatory fees nor</w:t>
      </w:r>
      <w:proofErr w:type="gramEnd"/>
      <w:r w:rsidRPr="00F33467">
        <w:rPr>
          <w:rFonts w:ascii="Times New Roman" w:hAnsi="Times New Roman"/>
          <w:color w:val="191919"/>
          <w:spacing w:val="-2"/>
          <w:sz w:val="18"/>
          <w:szCs w:val="18"/>
        </w:rPr>
        <w:t xml:space="preserve"> does it provides a book allowance. </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HOP</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Scholarshi</w:t>
      </w:r>
      <w:r w:rsidRPr="00B14983">
        <w:rPr>
          <w:rFonts w:ascii="Times New Roman" w:hAnsi="Times New Roman"/>
          <w:color w:val="191919"/>
          <w:spacing w:val="-2"/>
          <w:sz w:val="18"/>
          <w:szCs w:val="18"/>
        </w:rPr>
        <w:t>p</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funde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throug</w:t>
      </w:r>
      <w:r w:rsidRPr="00B14983">
        <w:rPr>
          <w:rFonts w:ascii="Times New Roman" w:hAnsi="Times New Roman"/>
          <w:color w:val="191919"/>
          <w:spacing w:val="-2"/>
          <w:sz w:val="18"/>
          <w:szCs w:val="18"/>
        </w:rPr>
        <w:t>h</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a</w:t>
      </w:r>
      <w:r>
        <w:rPr>
          <w:rFonts w:ascii="Times New Roman" w:hAnsi="Times New Roman"/>
          <w:color w:val="191919"/>
          <w:spacing w:val="-2"/>
          <w:sz w:val="18"/>
          <w:szCs w:val="18"/>
        </w:rPr>
        <w:t xml:space="preserve"> Lotter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wil</w:t>
      </w:r>
      <w:r w:rsidRPr="00B14983">
        <w:rPr>
          <w:rFonts w:ascii="Times New Roman" w:hAnsi="Times New Roman"/>
          <w:color w:val="191919"/>
          <w:spacing w:val="-2"/>
          <w:sz w:val="18"/>
          <w:szCs w:val="18"/>
        </w:rPr>
        <w:t>l</w:t>
      </w:r>
      <w:r>
        <w:rPr>
          <w:rFonts w:ascii="Times New Roman" w:hAnsi="Times New Roman"/>
          <w:color w:val="191919"/>
          <w:spacing w:val="-2"/>
          <w:sz w:val="18"/>
          <w:szCs w:val="18"/>
        </w:rPr>
        <w:t xml:space="preserve"> assis</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enterin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freshme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graduatin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fro</w:t>
      </w:r>
      <w:r w:rsidRPr="00B14983">
        <w:rPr>
          <w:rFonts w:ascii="Times New Roman" w:hAnsi="Times New Roman"/>
          <w:color w:val="191919"/>
          <w:spacing w:val="-2"/>
          <w:sz w:val="18"/>
          <w:szCs w:val="18"/>
        </w:rPr>
        <w:t>m a</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gia 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B14983">
        <w:rPr>
          <w:rFonts w:ascii="Times New Roman" w:hAnsi="Times New Roman"/>
          <w:color w:val="191919"/>
          <w:spacing w:val="-2"/>
          <w:sz w:val="18"/>
          <w:szCs w:val="18"/>
        </w:rPr>
        <w:t xml:space="preserve">h a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colleg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provide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assistance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include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tui</w:t>
      </w:r>
      <w:r w:rsidRPr="00B14983">
        <w:rPr>
          <w:rFonts w:ascii="Times New Roman" w:hAnsi="Times New Roman"/>
          <w:color w:val="191919"/>
          <w:spacing w:val="-2"/>
          <w:sz w:val="18"/>
          <w:szCs w:val="18"/>
        </w:rPr>
        <w:t>t</w:t>
      </w:r>
      <w:r>
        <w:rPr>
          <w:rFonts w:ascii="Times New Roman" w:hAnsi="Times New Roman"/>
          <w:color w:val="191919"/>
          <w:spacing w:val="-2"/>
          <w:sz w:val="18"/>
          <w:szCs w:val="18"/>
        </w:rPr>
        <w:t>ion</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fees 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boo</w:t>
      </w:r>
      <w:r w:rsidRPr="00B14983">
        <w:rPr>
          <w:rFonts w:ascii="Times New Roman" w:hAnsi="Times New Roman"/>
          <w:color w:val="191919"/>
          <w:spacing w:val="-2"/>
          <w:sz w:val="18"/>
          <w:szCs w:val="18"/>
        </w:rPr>
        <w:t xml:space="preserve">k </w:t>
      </w:r>
      <w:r>
        <w:rPr>
          <w:rFonts w:ascii="Times New Roman" w:hAnsi="Times New Roman"/>
          <w:color w:val="191919"/>
          <w:spacing w:val="-2"/>
          <w:sz w:val="18"/>
          <w:szCs w:val="18"/>
        </w:rPr>
        <w:t>allowanc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$15</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semeste</w:t>
      </w:r>
      <w:r w:rsidRPr="00B14983">
        <w:rPr>
          <w:rFonts w:ascii="Times New Roman" w:hAnsi="Times New Roman"/>
          <w:color w:val="191919"/>
          <w:spacing w:val="-2"/>
          <w:sz w:val="18"/>
          <w:szCs w:val="18"/>
        </w:rPr>
        <w:t>r.</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F814B2"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sectPr w:rsidR="00F814B2" w:rsidSect="00486046">
          <w:headerReference w:type="even" r:id="rId41"/>
          <w:headerReference w:type="default" r:id="rId42"/>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academicall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immediatel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graduatio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los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du</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maintainin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3.</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grade-poin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roofErr w:type="gramStart"/>
      <w:r>
        <w:rPr>
          <w:rFonts w:ascii="Times New Roman" w:hAnsi="Times New Roman"/>
          <w:color w:val="191919"/>
          <w:spacing w:val="-2"/>
          <w:sz w:val="18"/>
          <w:szCs w:val="18"/>
        </w:rPr>
        <w:lastRenderedPageBreak/>
        <w:t>eligible</w:t>
      </w:r>
      <w:proofErr w:type="gramEnd"/>
      <w:r>
        <w:rPr>
          <w:rFonts w:ascii="Times New Roman" w:hAnsi="Times New Roman"/>
          <w:color w:val="191919"/>
          <w:spacing w:val="-2"/>
          <w:sz w:val="18"/>
          <w:szCs w:val="18"/>
        </w:rPr>
        <w:t xml:space="preserve"> 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regai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Eligibilit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unde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bot</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categorie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ca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considere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completin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he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Evalua</w:t>
      </w:r>
      <w:r w:rsidRPr="00B14983">
        <w:rPr>
          <w:rFonts w:ascii="Times New Roman" w:hAnsi="Times New Roman"/>
          <w:color w:val="191919"/>
          <w:spacing w:val="-2"/>
          <w:sz w:val="18"/>
          <w:szCs w:val="18"/>
        </w:rPr>
        <w:t xml:space="preserve">tion Request Form. The assistance from the scholarship is the same as that of a freshman receiving HOPE. </w:t>
      </w:r>
      <w:proofErr w:type="gramStart"/>
      <w:r w:rsidRPr="00B14983">
        <w:rPr>
          <w:rFonts w:ascii="Times New Roman" w:hAnsi="Times New Roman"/>
          <w:color w:val="191919"/>
          <w:spacing w:val="-2"/>
          <w:sz w:val="18"/>
          <w:szCs w:val="18"/>
        </w:rPr>
        <w:t>For more information on HOPE Schol</w:t>
      </w:r>
      <w:r>
        <w:rPr>
          <w:rFonts w:ascii="Times New Roman" w:hAnsi="Times New Roman"/>
          <w:color w:val="191919"/>
          <w:spacing w:val="-2"/>
          <w:sz w:val="18"/>
          <w:szCs w:val="18"/>
        </w:rPr>
        <w:t>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43"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Pr="000D42BE" w:rsidRDefault="00117F90" w:rsidP="00117F90">
      <w:pPr>
        <w:ind w:left="180" w:right="130" w:firstLine="0"/>
        <w:rPr>
          <w:lang w:eastAsia="en-US"/>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540" w:name="_Toc295559006"/>
      <w:bookmarkStart w:id="541" w:name="_Toc297152531"/>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HOP</w:t>
      </w:r>
      <w:r w:rsidRPr="005C6214">
        <w:rPr>
          <w:rFonts w:ascii="Times New Roman" w:hAnsi="Times New Roman"/>
          <w:bCs w:val="0"/>
          <w:color w:val="191919"/>
          <w:sz w:val="24"/>
          <w:szCs w:val="24"/>
        </w:rPr>
        <w:t>E</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3"/>
          <w:sz w:val="24"/>
          <w:szCs w:val="24"/>
        </w:rPr>
        <w:t>P</w:t>
      </w:r>
      <w:r w:rsidRPr="005C6214">
        <w:rPr>
          <w:rFonts w:ascii="Times New Roman" w:hAnsi="Times New Roman"/>
          <w:bCs w:val="0"/>
          <w:color w:val="191919"/>
          <w:spacing w:val="-2"/>
          <w:sz w:val="18"/>
          <w:szCs w:val="18"/>
        </w:rPr>
        <w:t>ROMIS</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540"/>
      <w:bookmarkEnd w:id="541"/>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provid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givabl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commi</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teac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publi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h</w:t>
      </w:r>
      <w:r w:rsidRPr="00B14983">
        <w:rPr>
          <w:rFonts w:ascii="Times New Roman" w:hAnsi="Times New Roman"/>
          <w:color w:val="191919"/>
          <w:spacing w:val="-2"/>
          <w:sz w:val="18"/>
          <w:szCs w:val="18"/>
        </w:rPr>
        <w:t>a</w:t>
      </w:r>
      <w:r>
        <w:rPr>
          <w:rFonts w:ascii="Times New Roman" w:hAnsi="Times New Roman"/>
          <w:color w:val="191919"/>
          <w:spacing w:val="-2"/>
          <w:sz w:val="18"/>
          <w:szCs w:val="18"/>
        </w:rPr>
        <w:t>v</w:t>
      </w:r>
      <w:r w:rsidRPr="00B14983">
        <w:rPr>
          <w:rFonts w:ascii="Times New Roman" w:hAnsi="Times New Roman"/>
          <w:color w:val="191919"/>
          <w:spacing w:val="-2"/>
          <w:sz w:val="18"/>
          <w:szCs w:val="18"/>
        </w:rPr>
        <w:t xml:space="preserve">e a </w:t>
      </w:r>
      <w:r>
        <w:rPr>
          <w:rFonts w:ascii="Times New Roman" w:hAnsi="Times New Roman"/>
          <w:color w:val="191919"/>
          <w:spacing w:val="-2"/>
          <w:sz w:val="18"/>
          <w:szCs w:val="18"/>
        </w:rPr>
        <w:t>cumula</w:t>
      </w:r>
      <w:r w:rsidRPr="00B14983">
        <w:rPr>
          <w:rFonts w:ascii="Times New Roman" w:hAnsi="Times New Roman"/>
          <w:color w:val="191919"/>
          <w:spacing w:val="-2"/>
          <w:sz w:val="18"/>
          <w:szCs w:val="18"/>
        </w:rPr>
        <w:t xml:space="preserve">tive 3.0 or higher grade average after their sophomore year in college. </w:t>
      </w:r>
      <w:proofErr w:type="gramStart"/>
      <w:r w:rsidRPr="00B14983">
        <w:rPr>
          <w:rFonts w:ascii="Times New Roman" w:hAnsi="Times New Roman"/>
          <w:color w:val="191919"/>
          <w:spacing w:val="-2"/>
          <w:sz w:val="18"/>
          <w:szCs w:val="18"/>
        </w:rPr>
        <w:t xml:space="preserve">For more information on HOPE Promise Scholarship go to: </w:t>
      </w:r>
      <w:hyperlink r:id="rId44"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542" w:name="_Toc295559007"/>
      <w:bookmarkStart w:id="543" w:name="_Toc297152532"/>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HURGOO</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ARSHAL</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542"/>
      <w:bookmarkEnd w:id="543"/>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Thu</w:t>
      </w:r>
      <w:r w:rsidRPr="00B14983">
        <w:rPr>
          <w:rFonts w:ascii="Times New Roman" w:hAnsi="Times New Roman"/>
          <w:color w:val="191919"/>
          <w:spacing w:val="-2"/>
          <w:sz w:val="18"/>
          <w:szCs w:val="18"/>
        </w:rPr>
        <w:t>r</w:t>
      </w:r>
      <w:r>
        <w:rPr>
          <w:rFonts w:ascii="Times New Roman" w:hAnsi="Times New Roman"/>
          <w:color w:val="191919"/>
          <w:spacing w:val="-2"/>
          <w:sz w:val="18"/>
          <w:szCs w:val="18"/>
        </w:rPr>
        <w:t>goo</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Marshal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freshma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full-tim</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pursuin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bachelo</w:t>
      </w:r>
      <w:r w:rsidRPr="00B14983">
        <w:rPr>
          <w:rFonts w:ascii="Times New Roman" w:hAnsi="Times New Roman"/>
          <w:color w:val="191919"/>
          <w:spacing w:val="-2"/>
          <w:sz w:val="18"/>
          <w:szCs w:val="18"/>
        </w:rPr>
        <w:t xml:space="preserve">r’s </w:t>
      </w:r>
      <w:r>
        <w:rPr>
          <w:rFonts w:ascii="Times New Roman" w:hAnsi="Times New Roman"/>
          <w:color w:val="191919"/>
          <w:spacing w:val="-2"/>
          <w:sz w:val="18"/>
          <w:szCs w:val="18"/>
        </w:rPr>
        <w:t>degree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must hav</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attaine</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1,10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B14983">
        <w:rPr>
          <w:rFonts w:ascii="Times New Roman" w:hAnsi="Times New Roman"/>
          <w:color w:val="191919"/>
          <w:spacing w:val="-2"/>
          <w:sz w:val="18"/>
          <w:szCs w:val="18"/>
        </w:rPr>
        <w:t xml:space="preserve">AT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B14983">
        <w:rPr>
          <w:rFonts w:ascii="Times New Roman" w:hAnsi="Times New Roman"/>
          <w:color w:val="191919"/>
          <w:spacing w:val="-2"/>
          <w:sz w:val="18"/>
          <w:szCs w:val="18"/>
        </w:rPr>
        <w:t xml:space="preserve">4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grad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Ad</w:t>
      </w:r>
      <w:r w:rsidRPr="00B14983">
        <w:rPr>
          <w:rFonts w:ascii="Times New Roman" w:hAnsi="Times New Roman"/>
          <w:color w:val="191919"/>
          <w:spacing w:val="-2"/>
          <w:sz w:val="18"/>
          <w:szCs w:val="18"/>
        </w:rPr>
        <w:t>d</w:t>
      </w:r>
      <w:r>
        <w:rPr>
          <w:rFonts w:ascii="Times New Roman" w:hAnsi="Times New Roman"/>
          <w:color w:val="191919"/>
          <w:spacing w:val="-2"/>
          <w:sz w:val="18"/>
          <w:szCs w:val="18"/>
        </w:rPr>
        <w:t>itionall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the 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recommende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his/he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demonstrat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commitmen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excellenc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communit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service.</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rPr>
      </w:pPr>
      <w:bookmarkStart w:id="544" w:name="_Toc295559008"/>
      <w:bookmarkStart w:id="545" w:name="_Toc297152533"/>
      <w:r w:rsidRPr="00200513">
        <w:rPr>
          <w:rFonts w:ascii="Times New Roman" w:hAnsi="Times New Roman"/>
          <w:bCs w:val="0"/>
          <w:color w:val="262626" w:themeColor="text1" w:themeTint="D9"/>
          <w:spacing w:val="-2"/>
        </w:rPr>
        <w:t>A</w:t>
      </w:r>
      <w:r w:rsidRPr="00200513">
        <w:rPr>
          <w:rFonts w:ascii="Times New Roman" w:hAnsi="Times New Roman"/>
          <w:bCs w:val="0"/>
          <w:color w:val="262626" w:themeColor="text1" w:themeTint="D9"/>
          <w:spacing w:val="-2"/>
          <w:sz w:val="18"/>
          <w:szCs w:val="18"/>
        </w:rPr>
        <w:t>LBANY</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TATE</w:t>
      </w:r>
      <w:r w:rsidRPr="00200513">
        <w:rPr>
          <w:rFonts w:ascii="Times New Roman" w:hAnsi="Times New Roman"/>
          <w:bCs w:val="0"/>
          <w:color w:val="262626" w:themeColor="text1" w:themeTint="D9"/>
          <w:spacing w:val="-2"/>
        </w:rPr>
        <w:t xml:space="preserve"> U</w:t>
      </w:r>
      <w:r w:rsidRPr="00200513">
        <w:rPr>
          <w:rFonts w:ascii="Times New Roman" w:hAnsi="Times New Roman"/>
          <w:bCs w:val="0"/>
          <w:color w:val="262626" w:themeColor="text1" w:themeTint="D9"/>
          <w:spacing w:val="-2"/>
          <w:sz w:val="18"/>
          <w:szCs w:val="18"/>
        </w:rPr>
        <w:t>NIVERSITY</w:t>
      </w:r>
      <w:r w:rsidRPr="00200513">
        <w:rPr>
          <w:rFonts w:ascii="Times New Roman" w:hAnsi="Times New Roman"/>
          <w:bCs w:val="0"/>
          <w:color w:val="262626" w:themeColor="text1" w:themeTint="D9"/>
          <w:spacing w:val="-2"/>
        </w:rPr>
        <w:t xml:space="preserve"> N</w:t>
      </w:r>
      <w:r w:rsidRPr="00200513">
        <w:rPr>
          <w:rFonts w:ascii="Times New Roman" w:hAnsi="Times New Roman"/>
          <w:bCs w:val="0"/>
          <w:color w:val="262626" w:themeColor="text1" w:themeTint="D9"/>
          <w:spacing w:val="-2"/>
          <w:sz w:val="18"/>
          <w:szCs w:val="18"/>
        </w:rPr>
        <w:t>ATIONAL</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LUMNI</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SSOCIATION</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CHOLARSHIPS</w:t>
      </w:r>
      <w:bookmarkEnd w:id="544"/>
      <w:bookmarkEnd w:id="54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 Albany State University National Alumni Association awards scholarship annually to undergraduate students. For more information, you can contact the Albany State University National Alumni Association at 229-430-3982. Scholarships include:</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Marie H. Dixon (see below)</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National Slumni Association Directors Scholarship</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Pre Alumni Associatio Scholarship</w:t>
      </w:r>
    </w:p>
    <w:p w:rsidR="00117F90" w:rsidRDefault="00117F90" w:rsidP="00117F90">
      <w:pPr>
        <w:widowControl w:val="0"/>
        <w:autoSpaceDE w:val="0"/>
        <w:autoSpaceDN w:val="0"/>
        <w:adjustRightInd w:val="0"/>
        <w:spacing w:before="15" w:after="0" w:line="240" w:lineRule="exact"/>
        <w:ind w:left="90" w:right="3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546" w:name="_Toc295559009"/>
      <w:bookmarkStart w:id="547" w:name="_Toc297152534"/>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ARI</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IXO</w:t>
      </w:r>
      <w:r w:rsidRPr="005C6214">
        <w:rPr>
          <w:rFonts w:ascii="Times New Roman" w:hAnsi="Times New Roman"/>
          <w:bCs w:val="0"/>
          <w:color w:val="191919"/>
          <w:sz w:val="18"/>
          <w:szCs w:val="18"/>
        </w:rPr>
        <w:t>N</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546"/>
      <w:bookmarkEnd w:id="547"/>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Mari</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H</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Dixo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presente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perpetuat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memor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it</w:t>
      </w:r>
      <w:r w:rsidRPr="00B14983">
        <w:rPr>
          <w:rFonts w:ascii="Times New Roman" w:hAnsi="Times New Roman"/>
          <w:color w:val="191919"/>
          <w:spacing w:val="-2"/>
          <w:sz w:val="18"/>
          <w:szCs w:val="18"/>
        </w:rPr>
        <w:t>s p</w:t>
      </w:r>
      <w:r>
        <w:rPr>
          <w:rFonts w:ascii="Times New Roman" w:hAnsi="Times New Roman"/>
          <w:color w:val="191919"/>
          <w:spacing w:val="-2"/>
          <w:sz w:val="18"/>
          <w:szCs w:val="18"/>
        </w:rPr>
        <w:t>residen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eme</w:t>
      </w:r>
      <w:r w:rsidRPr="00B14983">
        <w:rPr>
          <w:rFonts w:ascii="Times New Roman" w:hAnsi="Times New Roman"/>
          <w:color w:val="191919"/>
          <w:spacing w:val="-2"/>
          <w:sz w:val="18"/>
          <w:szCs w:val="18"/>
        </w:rPr>
        <w:t>r</w:t>
      </w:r>
      <w:r>
        <w:rPr>
          <w:rFonts w:ascii="Times New Roman" w:hAnsi="Times New Roman"/>
          <w:color w:val="191919"/>
          <w:spacing w:val="-2"/>
          <w:sz w:val="18"/>
          <w:szCs w:val="18"/>
        </w:rPr>
        <w:t>itus</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eithe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intend</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AS</w:t>
      </w:r>
      <w:r w:rsidRPr="00B14983">
        <w:rPr>
          <w:rFonts w:ascii="Times New Roman" w:hAnsi="Times New Roman"/>
          <w:color w:val="191919"/>
          <w:spacing w:val="-2"/>
          <w:sz w:val="18"/>
          <w:szCs w:val="18"/>
        </w:rPr>
        <w:t xml:space="preserve">U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grant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$1,00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annuall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z w:val="18"/>
          <w:szCs w:val="18"/>
        </w:rPr>
        <w:t>A</w:t>
      </w:r>
      <w:r w:rsidRPr="009012AA">
        <w:rPr>
          <w:rFonts w:ascii="Times New Roman" w:hAnsi="Times New Roman"/>
          <w:color w:val="191919"/>
          <w:spacing w:val="-14"/>
          <w:sz w:val="18"/>
          <w:szCs w:val="18"/>
        </w:rPr>
        <w:t xml:space="preserve"> </w:t>
      </w:r>
      <w:r w:rsidRPr="009012AA">
        <w:rPr>
          <w:rFonts w:ascii="Times New Roman" w:hAnsi="Times New Roman"/>
          <w:color w:val="191919"/>
          <w:spacing w:val="-2"/>
          <w:sz w:val="18"/>
          <w:szCs w:val="18"/>
        </w:rPr>
        <w:t>minimu</w:t>
      </w:r>
      <w:r w:rsidRPr="009012AA">
        <w:rPr>
          <w:rFonts w:ascii="Times New Roman" w:hAnsi="Times New Roman"/>
          <w:color w:val="191919"/>
          <w:sz w:val="18"/>
          <w:szCs w:val="18"/>
        </w:rPr>
        <w:t>m</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2.</w:t>
      </w:r>
      <w:r w:rsidRPr="009012AA">
        <w:rPr>
          <w:rFonts w:ascii="Times New Roman" w:hAnsi="Times New Roman"/>
          <w:color w:val="191919"/>
          <w:sz w:val="18"/>
          <w:szCs w:val="18"/>
        </w:rPr>
        <w:t>5</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grade-poin</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average.</w:t>
      </w: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Exhibi</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outstandin</w:t>
      </w:r>
      <w:r w:rsidRPr="009012AA">
        <w:rPr>
          <w:rFonts w:ascii="Times New Roman" w:hAnsi="Times New Roman"/>
          <w:color w:val="191919"/>
          <w:sz w:val="18"/>
          <w:szCs w:val="18"/>
        </w:rPr>
        <w:t>g</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leadershi</w:t>
      </w:r>
      <w:r w:rsidRPr="009012AA">
        <w:rPr>
          <w:rFonts w:ascii="Times New Roman" w:hAnsi="Times New Roman"/>
          <w:color w:val="191919"/>
          <w:sz w:val="18"/>
          <w:szCs w:val="18"/>
        </w:rPr>
        <w:t>p</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abilitie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throug</w:t>
      </w:r>
      <w:r w:rsidRPr="009012AA">
        <w:rPr>
          <w:rFonts w:ascii="Times New Roman" w:hAnsi="Times New Roman"/>
          <w:color w:val="191919"/>
          <w:sz w:val="18"/>
          <w:szCs w:val="18"/>
        </w:rPr>
        <w:t>h</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specifi</w:t>
      </w:r>
      <w:r w:rsidRPr="009012AA">
        <w:rPr>
          <w:rFonts w:ascii="Times New Roman" w:hAnsi="Times New Roman"/>
          <w:color w:val="191919"/>
          <w:sz w:val="18"/>
          <w:szCs w:val="18"/>
        </w:rPr>
        <w:t>c</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activitie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an</w:t>
      </w:r>
      <w:r w:rsidRPr="009012AA">
        <w:rPr>
          <w:rFonts w:ascii="Times New Roman" w:hAnsi="Times New Roman"/>
          <w:color w:val="191919"/>
          <w:sz w:val="18"/>
          <w:szCs w:val="18"/>
        </w:rPr>
        <w:t>d</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events.</w:t>
      </w: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Demonstrat</w:t>
      </w:r>
      <w:r w:rsidRPr="009012AA">
        <w:rPr>
          <w:rFonts w:ascii="Times New Roman" w:hAnsi="Times New Roman"/>
          <w:color w:val="191919"/>
          <w:sz w:val="18"/>
          <w:szCs w:val="18"/>
        </w:rPr>
        <w:t>e</w:t>
      </w:r>
      <w:r w:rsidRPr="009012AA">
        <w:rPr>
          <w:rFonts w:ascii="Times New Roman" w:hAnsi="Times New Roman"/>
          <w:color w:val="191919"/>
          <w:spacing w:val="-3"/>
          <w:sz w:val="18"/>
          <w:szCs w:val="18"/>
        </w:rPr>
        <w:t xml:space="preserve"> </w:t>
      </w:r>
      <w:r w:rsidRPr="009012AA">
        <w:rPr>
          <w:rFonts w:ascii="Times New Roman" w:hAnsi="Times New Roman"/>
          <w:color w:val="191919"/>
          <w:sz w:val="18"/>
          <w:szCs w:val="18"/>
        </w:rPr>
        <w:t>a</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financia</w:t>
      </w:r>
      <w:r w:rsidRPr="009012AA">
        <w:rPr>
          <w:rFonts w:ascii="Times New Roman" w:hAnsi="Times New Roman"/>
          <w:color w:val="191919"/>
          <w:sz w:val="18"/>
          <w:szCs w:val="18"/>
        </w:rPr>
        <w:t>l</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need.</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appl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contac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w:t>
      </w:r>
      <w:r w:rsidRPr="00B14983">
        <w:rPr>
          <w:rFonts w:ascii="Times New Roman" w:hAnsi="Times New Roman"/>
          <w:color w:val="191919"/>
          <w:spacing w:val="-2"/>
          <w:sz w:val="18"/>
          <w:szCs w:val="18"/>
        </w:rPr>
        <w:t>f</w:t>
      </w:r>
      <w:r>
        <w:rPr>
          <w:rFonts w:ascii="Times New Roman" w:hAnsi="Times New Roman"/>
          <w:color w:val="191919"/>
          <w:spacing w:val="-2"/>
          <w:sz w:val="18"/>
          <w:szCs w:val="18"/>
        </w:rPr>
        <w:t>fair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430-4658.</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191919"/>
          <w:spacing w:val="-2"/>
          <w:sz w:val="18"/>
          <w:szCs w:val="18"/>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548" w:name="_Toc295559010"/>
      <w:bookmarkStart w:id="549" w:name="_Toc297152535"/>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16"/>
          <w:sz w:val="24"/>
          <w:szCs w:val="24"/>
        </w:rPr>
        <w:t>A</w:t>
      </w:r>
      <w:r w:rsidRPr="00200513">
        <w:rPr>
          <w:rFonts w:ascii="Times New Roman" w:hAnsi="Times New Roman"/>
          <w:bCs w:val="0"/>
          <w:color w:val="262626" w:themeColor="text1" w:themeTint="D9"/>
          <w:spacing w:val="-2"/>
          <w:sz w:val="18"/>
          <w:szCs w:val="18"/>
        </w:rPr>
        <w:t>THLETI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548"/>
      <w:bookmarkEnd w:id="549"/>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Intercollegiat</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117F90" w:rsidRDefault="00117F90" w:rsidP="00117F90">
      <w:pPr>
        <w:widowControl w:val="0"/>
        <w:autoSpaceDE w:val="0"/>
        <w:autoSpaceDN w:val="0"/>
        <w:adjustRightInd w:val="0"/>
        <w:spacing w:before="7" w:after="0" w:line="200" w:lineRule="exact"/>
        <w:ind w:left="180" w:right="130"/>
        <w:rPr>
          <w:rFonts w:ascii="Times New Roman" w:hAnsi="Times New Roman"/>
          <w:color w:val="000000"/>
          <w:sz w:val="20"/>
          <w:szCs w:val="20"/>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550" w:name="_Toc295559011"/>
      <w:bookmarkStart w:id="551" w:name="_Toc297152536"/>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M</w:t>
      </w:r>
      <w:r w:rsidRPr="00200513">
        <w:rPr>
          <w:rFonts w:ascii="Times New Roman" w:hAnsi="Times New Roman"/>
          <w:bCs w:val="0"/>
          <w:color w:val="262626" w:themeColor="text1" w:themeTint="D9"/>
          <w:spacing w:val="-2"/>
          <w:sz w:val="18"/>
          <w:szCs w:val="18"/>
        </w:rPr>
        <w:t>USI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550"/>
      <w:bookmarkEnd w:id="551"/>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191919"/>
          <w:spacing w:val="-2"/>
          <w:sz w:val="18"/>
          <w:szCs w:val="18"/>
        </w:rPr>
      </w:pPr>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Arts.</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000000"/>
          <w:sz w:val="18"/>
          <w:szCs w:val="18"/>
        </w:rPr>
      </w:pPr>
    </w:p>
    <w:p w:rsidR="00117F90" w:rsidRPr="00200513" w:rsidRDefault="00117F90" w:rsidP="00680470">
      <w:pPr>
        <w:pStyle w:val="Heading2"/>
        <w:spacing w:before="0"/>
        <w:ind w:right="130" w:firstLine="180"/>
        <w:rPr>
          <w:rFonts w:ascii="Times New Roman" w:hAnsi="Times New Roman"/>
          <w:smallCaps/>
          <w:color w:val="262626" w:themeColor="text1" w:themeTint="D9"/>
          <w:sz w:val="18"/>
          <w:szCs w:val="18"/>
        </w:rPr>
      </w:pPr>
      <w:bookmarkStart w:id="552" w:name="_Toc295559012"/>
      <w:bookmarkStart w:id="553" w:name="_Toc297152537"/>
      <w:r w:rsidRPr="00200513">
        <w:rPr>
          <w:rFonts w:ascii="Times New Roman" w:hAnsi="Times New Roman"/>
          <w:bCs w:val="0"/>
          <w:smallCaps/>
          <w:color w:val="262626" w:themeColor="text1" w:themeTint="D9"/>
          <w:spacing w:val="-2"/>
          <w:sz w:val="24"/>
          <w:szCs w:val="24"/>
        </w:rPr>
        <w:t>The Gates Millennium Scholars Program</w:t>
      </w:r>
      <w:bookmarkEnd w:id="552"/>
      <w:bookmarkEnd w:id="553"/>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The Gates Millennium Scholars Program (GMS), funded by a grant from the Bill &amp; Melinda Gates Foundation, was established in 1999 to provide outstanding African America, American Indian/Alaska Native, Asian Pacific Islander American, and Hispanic American students with an opportunity to complete and undergraduate college education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To apply, visit </w:t>
      </w:r>
      <w:hyperlink r:id="rId45" w:history="1">
        <w:r w:rsidRPr="00A44BB7">
          <w:rPr>
            <w:rStyle w:val="Hyperlink"/>
            <w:rFonts w:ascii="Times New Roman" w:hAnsi="Times New Roman"/>
            <w:spacing w:val="-2"/>
            <w:sz w:val="18"/>
            <w:szCs w:val="18"/>
          </w:rPr>
          <w:t>http://www.gmsp.org</w:t>
        </w:r>
      </w:hyperlink>
      <w:r>
        <w:rPr>
          <w:rFonts w:ascii="Times New Roman" w:hAnsi="Times New Roman"/>
          <w:color w:val="191919"/>
          <w:spacing w:val="-2"/>
          <w:sz w:val="18"/>
          <w:szCs w:val="18"/>
        </w:rPr>
        <w:t>.</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554" w:name="_Toc295559013"/>
      <w:bookmarkStart w:id="555" w:name="_Toc297152538"/>
      <w:r w:rsidRPr="005C6214">
        <w:rPr>
          <w:rFonts w:ascii="Times New Roman" w:hAnsi="Times New Roman"/>
          <w:bCs w:val="0"/>
          <w:color w:val="191919"/>
          <w:spacing w:val="-2"/>
          <w:sz w:val="24"/>
          <w:szCs w:val="24"/>
        </w:rPr>
        <w:t>L</w:t>
      </w:r>
      <w:r w:rsidRPr="005C6214">
        <w:rPr>
          <w:rFonts w:ascii="Times New Roman" w:hAnsi="Times New Roman"/>
          <w:bCs w:val="0"/>
          <w:color w:val="191919"/>
          <w:spacing w:val="-22"/>
          <w:sz w:val="18"/>
          <w:szCs w:val="18"/>
        </w:rPr>
        <w:t>A</w:t>
      </w:r>
      <w:r w:rsidRPr="005C6214">
        <w:rPr>
          <w:rFonts w:ascii="Times New Roman" w:hAnsi="Times New Roman"/>
          <w:bCs w:val="0"/>
          <w:color w:val="191919"/>
          <w:sz w:val="18"/>
          <w:szCs w:val="18"/>
        </w:rPr>
        <w:t>W</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NFORCEMEN</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ERSONNE</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EPENDENT</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554"/>
      <w:bookmarkEnd w:id="555"/>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gran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amoun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resident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dependen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childre</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Ge</w:t>
      </w:r>
      <w:r w:rsidRPr="00B14983">
        <w:rPr>
          <w:rFonts w:ascii="Times New Roman" w:hAnsi="Times New Roman"/>
          <w:color w:val="191919"/>
          <w:spacing w:val="-2"/>
          <w:sz w:val="18"/>
          <w:szCs w:val="18"/>
        </w:rPr>
        <w:t>or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la</w:t>
      </w:r>
      <w:r w:rsidRPr="00B14983">
        <w:rPr>
          <w:rFonts w:ascii="Times New Roman" w:hAnsi="Times New Roman"/>
          <w:color w:val="191919"/>
          <w:spacing w:val="-2"/>
          <w:sz w:val="18"/>
          <w:szCs w:val="18"/>
        </w:rPr>
        <w:t xml:space="preserve">w </w:t>
      </w:r>
      <w:r>
        <w:rPr>
          <w:rFonts w:ascii="Times New Roman" w:hAnsi="Times New Roman"/>
          <w:color w:val="191919"/>
          <w:spacing w:val="-2"/>
          <w:sz w:val="18"/>
          <w:szCs w:val="18"/>
        </w:rPr>
        <w:t>enforcemen</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ficers</w:t>
      </w:r>
      <w:r w:rsidRPr="00B14983">
        <w:rPr>
          <w:rFonts w:ascii="Times New Roman" w:hAnsi="Times New Roman"/>
          <w:color w:val="191919"/>
          <w:spacing w:val="-2"/>
          <w:sz w:val="18"/>
          <w:szCs w:val="18"/>
        </w:rPr>
        <w:t>,</w:t>
      </w:r>
      <w:r>
        <w:rPr>
          <w:rFonts w:ascii="Times New Roman" w:hAnsi="Times New Roman"/>
          <w:color w:val="191919"/>
          <w:spacing w:val="-2"/>
          <w:sz w:val="18"/>
          <w:szCs w:val="18"/>
        </w:rPr>
        <w:t xml:space="preserve"> priso</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guard</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fireme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ar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permanentl</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disable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wer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kille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lin</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 xml:space="preserve"> dut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qu</w:t>
      </w:r>
      <w:r w:rsidRPr="00B14983">
        <w:rPr>
          <w:rFonts w:ascii="Times New Roman" w:hAnsi="Times New Roman"/>
          <w:color w:val="191919"/>
          <w:spacing w:val="-2"/>
          <w:sz w:val="18"/>
          <w:szCs w:val="18"/>
        </w:rPr>
        <w:t>a</w:t>
      </w:r>
      <w:r>
        <w:rPr>
          <w:rFonts w:ascii="Times New Roman" w:hAnsi="Times New Roman"/>
          <w:color w:val="191919"/>
          <w:spacing w:val="-2"/>
          <w:sz w:val="18"/>
          <w:szCs w:val="18"/>
        </w:rPr>
        <w:t>lif</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shoul</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con- 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 F</w:t>
      </w:r>
      <w:r>
        <w:rPr>
          <w:rFonts w:ascii="Times New Roman" w:hAnsi="Times New Roman"/>
          <w:color w:val="191919"/>
          <w:spacing w:val="-2"/>
          <w:sz w:val="18"/>
          <w:szCs w:val="18"/>
        </w:rPr>
        <w:t>AO</w:t>
      </w:r>
      <w:r w:rsidRPr="00B14983">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46"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556" w:name="_Toc295559014"/>
      <w:bookmarkStart w:id="557" w:name="_Toc297152539"/>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EORGI</w:t>
      </w:r>
      <w:r w:rsidRPr="005C6214">
        <w:rPr>
          <w:rFonts w:ascii="Times New Roman" w:hAnsi="Times New Roman"/>
          <w:bCs w:val="0"/>
          <w:color w:val="191919"/>
          <w:sz w:val="18"/>
          <w:szCs w:val="18"/>
        </w:rPr>
        <w:t xml:space="preserve">A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UBLI</w:t>
      </w:r>
      <w:r w:rsidRPr="005C6214">
        <w:rPr>
          <w:rFonts w:ascii="Times New Roman" w:hAnsi="Times New Roman"/>
          <w:bCs w:val="0"/>
          <w:color w:val="191919"/>
          <w:sz w:val="18"/>
          <w:szCs w:val="18"/>
        </w:rPr>
        <w:t>C</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AFET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EMORIA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556"/>
      <w:bookmarkEnd w:id="55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daughte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safet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 xml:space="preserve">r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w:t>
      </w:r>
      <w:r>
        <w:rPr>
          <w:rFonts w:ascii="Times New Roman" w:hAnsi="Times New Roman"/>
          <w:color w:val="191919"/>
          <w:sz w:val="18"/>
          <w:szCs w:val="18"/>
        </w:rPr>
        <w:t xml:space="preserve">s </w:t>
      </w:r>
      <w:r>
        <w:rPr>
          <w:rFonts w:ascii="Times New Roman" w:hAnsi="Times New Roman"/>
          <w:color w:val="191919"/>
          <w:spacing w:val="-2"/>
          <w:sz w:val="18"/>
          <w:szCs w:val="18"/>
        </w:rPr>
        <w:t>kille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permanentl</w:t>
      </w:r>
      <w:r>
        <w:rPr>
          <w:rFonts w:ascii="Times New Roman" w:hAnsi="Times New Roman"/>
          <w:color w:val="191919"/>
          <w:sz w:val="18"/>
          <w:szCs w:val="18"/>
        </w:rPr>
        <w:t xml:space="preserve">y </w:t>
      </w:r>
      <w:r>
        <w:rPr>
          <w:rFonts w:ascii="Times New Roman" w:hAnsi="Times New Roman"/>
          <w:color w:val="191919"/>
          <w:spacing w:val="-2"/>
          <w:sz w:val="18"/>
          <w:szCs w:val="18"/>
        </w:rPr>
        <w:t>disable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lin</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dut</w:t>
      </w:r>
      <w:r>
        <w:rPr>
          <w:rFonts w:ascii="Times New Roman" w:hAnsi="Times New Roman"/>
          <w:color w:val="191919"/>
          <w:sz w:val="18"/>
          <w:szCs w:val="18"/>
        </w:rPr>
        <w:t xml:space="preserve">y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elig</w:t>
      </w:r>
      <w:r>
        <w:rPr>
          <w:rFonts w:ascii="Times New Roman" w:hAnsi="Times New Roman"/>
          <w:color w:val="191919"/>
          <w:spacing w:val="-3"/>
          <w:sz w:val="18"/>
          <w:szCs w:val="18"/>
        </w:rPr>
        <w:t>i</w:t>
      </w:r>
      <w:r>
        <w:rPr>
          <w:rFonts w:ascii="Times New Roman" w:hAnsi="Times New Roman"/>
          <w:color w:val="191919"/>
          <w:spacing w:val="-2"/>
          <w:sz w:val="18"/>
          <w:szCs w:val="18"/>
        </w:rPr>
        <w:t>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grant. Th</w:t>
      </w:r>
      <w:r>
        <w:rPr>
          <w:rFonts w:ascii="Times New Roman" w:hAnsi="Times New Roman"/>
          <w:color w:val="191919"/>
          <w:sz w:val="18"/>
          <w:szCs w:val="18"/>
        </w:rPr>
        <w:t xml:space="preserve">e </w:t>
      </w:r>
      <w:r>
        <w:rPr>
          <w:rFonts w:ascii="Times New Roman" w:hAnsi="Times New Roman"/>
          <w:color w:val="191919"/>
          <w:spacing w:val="-2"/>
          <w:sz w:val="18"/>
          <w:szCs w:val="18"/>
        </w:rPr>
        <w:t>program</w:t>
      </w:r>
      <w:r>
        <w:rPr>
          <w:rFonts w:ascii="Times New Roman" w:hAnsi="Times New Roman"/>
          <w:color w:val="19191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funde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Lotter</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post-secondar</w:t>
      </w:r>
      <w:r>
        <w:rPr>
          <w:rFonts w:ascii="Times New Roman" w:hAnsi="Times New Roman"/>
          <w:color w:val="191919"/>
          <w:sz w:val="18"/>
          <w:szCs w:val="18"/>
        </w:rPr>
        <w:t xml:space="preserve">y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minu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gif</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Enforcemen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Safety Memoria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47"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558" w:name="_Toc295559015"/>
      <w:bookmarkStart w:id="559" w:name="_Toc297152540"/>
      <w:r w:rsidRPr="005C6214">
        <w:rPr>
          <w:rFonts w:ascii="Times New Roman" w:hAnsi="Times New Roman"/>
          <w:bCs w:val="0"/>
          <w:color w:val="191919"/>
          <w:spacing w:val="-2"/>
          <w:sz w:val="24"/>
          <w:szCs w:val="24"/>
        </w:rPr>
        <w:t>R</w:t>
      </w:r>
      <w:r w:rsidRPr="005C6214">
        <w:rPr>
          <w:rFonts w:ascii="Times New Roman" w:hAnsi="Times New Roman"/>
          <w:bCs w:val="0"/>
          <w:color w:val="191919"/>
          <w:spacing w:val="-2"/>
          <w:sz w:val="18"/>
          <w:szCs w:val="18"/>
        </w:rPr>
        <w:t>OBE</w:t>
      </w:r>
      <w:r w:rsidRPr="005C6214">
        <w:rPr>
          <w:rFonts w:ascii="Times New Roman" w:hAnsi="Times New Roman"/>
          <w:bCs w:val="0"/>
          <w:color w:val="191919"/>
          <w:spacing w:val="-9"/>
          <w:sz w:val="18"/>
          <w:szCs w:val="18"/>
        </w:rPr>
        <w:t>R</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B</w:t>
      </w:r>
      <w:r w:rsidRPr="005C6214">
        <w:rPr>
          <w:rFonts w:ascii="Times New Roman" w:hAnsi="Times New Roman"/>
          <w:bCs w:val="0"/>
          <w:color w:val="191919"/>
          <w:spacing w:val="-2"/>
          <w:sz w:val="18"/>
          <w:szCs w:val="18"/>
        </w:rPr>
        <w:t>YR</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558"/>
      <w:bookmarkEnd w:id="559"/>
    </w:p>
    <w:p w:rsidR="00F814B2"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191919"/>
          <w:spacing w:val="-1"/>
          <w:sz w:val="18"/>
          <w:szCs w:val="18"/>
        </w:rPr>
        <w:sectPr w:rsidR="00F814B2" w:rsidSect="00486046">
          <w:headerReference w:type="default" r:id="rId48"/>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outstandin</w:t>
      </w:r>
      <w:r>
        <w:rPr>
          <w:rFonts w:ascii="Times New Roman" w:hAnsi="Times New Roman"/>
          <w:color w:val="191919"/>
          <w:sz w:val="18"/>
          <w:szCs w:val="18"/>
        </w:rPr>
        <w:t xml:space="preserve">g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achievement</w:t>
      </w:r>
      <w:r>
        <w:rPr>
          <w:rFonts w:ascii="Times New Roman" w:hAnsi="Times New Roman"/>
          <w:color w:val="191919"/>
          <w:sz w:val="18"/>
          <w:szCs w:val="18"/>
        </w:rPr>
        <w:t xml:space="preserve">.  </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purpos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progr</w:t>
      </w:r>
      <w:r>
        <w:rPr>
          <w:rFonts w:ascii="Times New Roman" w:hAnsi="Times New Roman"/>
          <w:color w:val="191919"/>
          <w:spacing w:val="-3"/>
          <w:sz w:val="18"/>
          <w:szCs w:val="18"/>
        </w:rPr>
        <w:t>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promot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exceptionall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promis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 xml:space="preserve">. </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p>
    <w:p w:rsidR="00117F90"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recipi</w:t>
      </w:r>
      <w:r>
        <w:rPr>
          <w:rFonts w:ascii="Times New Roman" w:hAnsi="Times New Roman"/>
          <w:color w:val="191919"/>
          <w:sz w:val="18"/>
          <w:szCs w:val="18"/>
        </w:rPr>
        <w:t xml:space="preserve">ent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receives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stipend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of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$1,500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academic </w:t>
      </w:r>
      <w:r>
        <w:rPr>
          <w:rFonts w:ascii="Times New Roman" w:hAnsi="Times New Roman"/>
          <w:color w:val="191919"/>
          <w:spacing w:val="28"/>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more</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information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on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Robert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C.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Byrd Scholarship </w:t>
      </w:r>
      <w:proofErr w:type="gramStart"/>
      <w:r>
        <w:rPr>
          <w:rFonts w:ascii="Times New Roman" w:hAnsi="Times New Roman"/>
          <w:color w:val="191919"/>
          <w:spacing w:val="28"/>
          <w:sz w:val="18"/>
          <w:szCs w:val="18"/>
        </w:rPr>
        <w:t>go</w:t>
      </w:r>
      <w:proofErr w:type="gramEnd"/>
      <w:r>
        <w:rPr>
          <w:rFonts w:ascii="Times New Roman" w:hAnsi="Times New Roman"/>
          <w:color w:val="191919"/>
          <w:sz w:val="18"/>
          <w:szCs w:val="18"/>
        </w:rPr>
        <w:t xml:space="preserve"> </w:t>
      </w:r>
      <w:r>
        <w:rPr>
          <w:rFonts w:ascii="Times New Roman" w:hAnsi="Times New Roman"/>
          <w:color w:val="191919"/>
          <w:spacing w:val="27"/>
          <w:sz w:val="18"/>
          <w:szCs w:val="18"/>
        </w:rPr>
        <w:t>to</w:t>
      </w:r>
      <w:r>
        <w:rPr>
          <w:rFonts w:ascii="Times New Roman" w:hAnsi="Times New Roman"/>
          <w:color w:val="191919"/>
          <w:sz w:val="18"/>
          <w:szCs w:val="18"/>
        </w:rPr>
        <w:t xml:space="preserve">: </w:t>
      </w:r>
      <w:hyperlink r:id="rId49"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560" w:name="_Toc295559016"/>
      <w:bookmarkStart w:id="561" w:name="_Toc297152541"/>
      <w:r w:rsidRPr="005C6214">
        <w:rPr>
          <w:rFonts w:ascii="Times New Roman" w:hAnsi="Times New Roman"/>
          <w:bCs w:val="0"/>
          <w:color w:val="191919"/>
          <w:spacing w:val="-2"/>
          <w:sz w:val="24"/>
          <w:szCs w:val="24"/>
        </w:rPr>
        <w:t>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pacing w:val="-2"/>
          <w:sz w:val="18"/>
          <w:szCs w:val="18"/>
        </w:rPr>
        <w:t>OB</w:t>
      </w:r>
      <w:r w:rsidRPr="005C6214">
        <w:rPr>
          <w:rFonts w:ascii="Times New Roman" w:hAnsi="Times New Roman"/>
          <w:bCs w:val="0"/>
          <w:color w:val="191919"/>
          <w:sz w:val="18"/>
          <w:szCs w:val="18"/>
        </w:rPr>
        <w:t>B</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560"/>
      <w:bookmarkEnd w:id="56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annuall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sophomores</w:t>
      </w:r>
      <w:r>
        <w:rPr>
          <w:rFonts w:ascii="Times New Roman" w:hAnsi="Times New Roman"/>
          <w:color w:val="191919"/>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seniors</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3"/>
          <w:sz w:val="18"/>
          <w:szCs w:val="18"/>
        </w:rPr>
        <w:t>f</w:t>
      </w:r>
      <w:r>
        <w:rPr>
          <w:rFonts w:ascii="Times New Roman" w:hAnsi="Times New Roman"/>
          <w:color w:val="191919"/>
          <w:spacing w:val="-2"/>
          <w:sz w:val="18"/>
          <w:szCs w:val="18"/>
        </w:rPr>
        <w:t>inancia</w:t>
      </w:r>
      <w:r>
        <w:rPr>
          <w:rFonts w:ascii="Times New Roman" w:hAnsi="Times New Roman"/>
          <w:color w:val="191919"/>
          <w:sz w:val="18"/>
          <w:szCs w:val="18"/>
        </w:rPr>
        <w:t xml:space="preserve">l </w:t>
      </w:r>
      <w:r>
        <w:rPr>
          <w:rFonts w:ascii="Times New Roman" w:hAnsi="Times New Roman"/>
          <w:color w:val="191919"/>
          <w:spacing w:val="-2"/>
          <w:sz w:val="18"/>
          <w:szCs w:val="18"/>
        </w:rPr>
        <w:t>need, an</w:t>
      </w:r>
      <w:r>
        <w:rPr>
          <w:rFonts w:ascii="Times New Roman" w:hAnsi="Times New Roman"/>
          <w:color w:val="191919"/>
          <w:sz w:val="18"/>
          <w:szCs w:val="18"/>
        </w:rPr>
        <w:t>d</w:t>
      </w:r>
      <w:r>
        <w:rPr>
          <w:rFonts w:ascii="Times New Roman" w:hAnsi="Times New Roman"/>
          <w:color w:val="191919"/>
          <w:spacing w:val="-2"/>
          <w:sz w:val="18"/>
          <w:szCs w:val="18"/>
        </w:rPr>
        <w:t xml:space="preserve"> posses</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3.</w:t>
      </w:r>
      <w:r>
        <w:rPr>
          <w:rFonts w:ascii="Times New Roman" w:hAnsi="Times New Roman"/>
          <w:color w:val="191919"/>
          <w:sz w:val="18"/>
          <w:szCs w:val="18"/>
        </w:rPr>
        <w:t>0</w:t>
      </w:r>
      <w:r>
        <w:rPr>
          <w:rFonts w:ascii="Times New Roman" w:hAnsi="Times New Roman"/>
          <w:color w:val="191919"/>
          <w:spacing w:val="-2"/>
          <w:sz w:val="18"/>
          <w:szCs w:val="18"/>
        </w:rPr>
        <w:t xml:space="preserve"> grade-poin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obtaine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writing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y</w:t>
      </w:r>
      <w:r>
        <w:rPr>
          <w:rFonts w:ascii="Times New Roman" w:hAnsi="Times New Roman"/>
          <w:color w:val="191919"/>
          <w:spacing w:val="-2"/>
          <w:sz w:val="18"/>
          <w:szCs w:val="18"/>
        </w:rPr>
        <w:t xml:space="preserve"> Cob</w:t>
      </w:r>
      <w:r>
        <w:rPr>
          <w:rFonts w:ascii="Times New Roman" w:hAnsi="Times New Roman"/>
          <w:color w:val="191919"/>
          <w:sz w:val="18"/>
          <w:szCs w:val="18"/>
        </w:rPr>
        <w:t>b</w:t>
      </w:r>
      <w:r>
        <w:rPr>
          <w:rFonts w:ascii="Times New Roman" w:hAnsi="Times New Roman"/>
          <w:color w:val="191919"/>
          <w:spacing w:val="-2"/>
          <w:sz w:val="18"/>
          <w:szCs w:val="18"/>
        </w:rPr>
        <w:t xml:space="preserve"> Foundation</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2"/>
          <w:sz w:val="18"/>
          <w:szCs w:val="18"/>
        </w:rPr>
        <w:t>P</w:t>
      </w:r>
      <w:r>
        <w:rPr>
          <w:rFonts w:ascii="Times New Roman" w:hAnsi="Times New Roman"/>
          <w:color w:val="191919"/>
          <w:spacing w:val="-2"/>
          <w:sz w:val="18"/>
          <w:szCs w:val="18"/>
        </w:rPr>
        <w:t>.O</w:t>
      </w:r>
      <w:r>
        <w:rPr>
          <w:rFonts w:ascii="Times New Roman" w:hAnsi="Times New Roman"/>
          <w:color w:val="191919"/>
          <w:sz w:val="18"/>
          <w:szCs w:val="18"/>
        </w:rPr>
        <w:t>.</w:t>
      </w:r>
      <w:r>
        <w:rPr>
          <w:rFonts w:ascii="Times New Roman" w:hAnsi="Times New Roman"/>
          <w:color w:val="191919"/>
          <w:spacing w:val="-2"/>
          <w:sz w:val="18"/>
          <w:szCs w:val="18"/>
        </w:rPr>
        <w:t xml:space="preserve"> Bo</w:t>
      </w:r>
      <w:r>
        <w:rPr>
          <w:rFonts w:ascii="Times New Roman" w:hAnsi="Times New Roman"/>
          <w:color w:val="191919"/>
          <w:sz w:val="18"/>
          <w:szCs w:val="18"/>
        </w:rPr>
        <w:t>x</w:t>
      </w:r>
      <w:r>
        <w:rPr>
          <w:rFonts w:ascii="Times New Roman" w:hAnsi="Times New Roman"/>
          <w:color w:val="191919"/>
          <w:spacing w:val="-2"/>
          <w:sz w:val="18"/>
          <w:szCs w:val="18"/>
        </w:rPr>
        <w:t xml:space="preserve"> 725</w:t>
      </w:r>
      <w:r>
        <w:rPr>
          <w:rFonts w:ascii="Times New Roman" w:hAnsi="Times New Roman"/>
          <w:color w:val="191919"/>
          <w:sz w:val="18"/>
          <w:szCs w:val="18"/>
        </w:rPr>
        <w:t>,</w:t>
      </w:r>
      <w:r>
        <w:rPr>
          <w:rFonts w:ascii="Times New Roman" w:hAnsi="Times New Roman"/>
          <w:color w:val="191919"/>
          <w:spacing w:val="-2"/>
          <w:sz w:val="18"/>
          <w:szCs w:val="18"/>
        </w:rPr>
        <w:t xml:space="preserve"> Fores</w:t>
      </w:r>
      <w:r>
        <w:rPr>
          <w:rFonts w:ascii="Times New Roman" w:hAnsi="Times New Roman"/>
          <w:color w:val="191919"/>
          <w:sz w:val="18"/>
          <w:szCs w:val="18"/>
        </w:rPr>
        <w:t>t</w:t>
      </w:r>
      <w:r>
        <w:rPr>
          <w:rFonts w:ascii="Times New Roman" w:hAnsi="Times New Roman"/>
          <w:color w:val="191919"/>
          <w:spacing w:val="-2"/>
          <w:sz w:val="18"/>
          <w:szCs w:val="18"/>
        </w:rPr>
        <w:t xml:space="preserve"> Park</w:t>
      </w:r>
      <w:r>
        <w:rPr>
          <w:rFonts w:ascii="Times New Roman" w:hAnsi="Times New Roman"/>
          <w:color w:val="191919"/>
          <w:sz w:val="18"/>
          <w:szCs w:val="18"/>
        </w:rPr>
        <w:t>,</w:t>
      </w:r>
      <w:r>
        <w:rPr>
          <w:rFonts w:ascii="Times New Roman" w:hAnsi="Times New Roman"/>
          <w:color w:val="191919"/>
          <w:spacing w:val="-2"/>
          <w:sz w:val="18"/>
          <w:szCs w:val="18"/>
        </w:rPr>
        <w:t xml:space="preserve"> GA 30051.</w:t>
      </w:r>
    </w:p>
    <w:p w:rsidR="00117F90" w:rsidRDefault="00117F90" w:rsidP="00117F90">
      <w:pPr>
        <w:widowControl w:val="0"/>
        <w:autoSpaceDE w:val="0"/>
        <w:autoSpaceDN w:val="0"/>
        <w:adjustRightInd w:val="0"/>
        <w:spacing w:before="14" w:after="0" w:line="220" w:lineRule="exact"/>
        <w:ind w:left="180" w:right="130" w:firstLine="0"/>
        <w:rPr>
          <w:rFonts w:ascii="Times New Roman" w:hAnsi="Times New Roman"/>
          <w:color w:val="000000"/>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562" w:name="_Toc295559017"/>
      <w:bookmarkStart w:id="563" w:name="_Toc297152542"/>
      <w:r w:rsidRPr="005C6214">
        <w:rPr>
          <w:rFonts w:ascii="Times New Roman" w:hAnsi="Times New Roman"/>
          <w:bCs w:val="0"/>
          <w:color w:val="191919"/>
          <w:spacing w:val="-2"/>
          <w:sz w:val="24"/>
          <w:szCs w:val="24"/>
        </w:rPr>
        <w:t>A</w:t>
      </w:r>
      <w:r w:rsidRPr="005C6214">
        <w:rPr>
          <w:rFonts w:ascii="Times New Roman" w:hAnsi="Times New Roman"/>
          <w:bCs w:val="0"/>
          <w:color w:val="191919"/>
          <w:spacing w:val="-2"/>
          <w:sz w:val="18"/>
          <w:szCs w:val="18"/>
        </w:rPr>
        <w:t>LIC</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INO</w:t>
      </w:r>
      <w:r w:rsidRPr="005C6214">
        <w:rPr>
          <w:rFonts w:ascii="Times New Roman" w:hAnsi="Times New Roman"/>
          <w:bCs w:val="0"/>
          <w:color w:val="191919"/>
          <w:sz w:val="18"/>
          <w:szCs w:val="18"/>
        </w:rPr>
        <w:t>R</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TUBB</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pacing w:val="-22"/>
          <w:sz w:val="18"/>
          <w:szCs w:val="18"/>
        </w:rPr>
        <w:t>A</w:t>
      </w:r>
      <w:r w:rsidRPr="005C6214">
        <w:rPr>
          <w:rFonts w:ascii="Times New Roman" w:hAnsi="Times New Roman"/>
          <w:bCs w:val="0"/>
          <w:color w:val="191919"/>
          <w:spacing w:val="-2"/>
          <w:sz w:val="18"/>
          <w:szCs w:val="18"/>
        </w:rPr>
        <w:t>WTHORN</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562"/>
      <w:bookmarkEnd w:id="563"/>
    </w:p>
    <w:p w:rsidR="00117F90" w:rsidRDefault="00117F90" w:rsidP="00117F90">
      <w:pPr>
        <w:widowControl w:val="0"/>
        <w:autoSpaceDE w:val="0"/>
        <w:autoSpaceDN w:val="0"/>
        <w:adjustRightInd w:val="0"/>
        <w:spacing w:before="30" w:after="0" w:line="250"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Hawthorn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inspir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odd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w:t>
      </w:r>
      <w:r>
        <w:rPr>
          <w:rFonts w:ascii="Times New Roman" w:hAnsi="Times New Roman"/>
          <w:color w:val="191919"/>
          <w:spacing w:val="-5"/>
          <w:sz w:val="18"/>
          <w:szCs w:val="18"/>
        </w:rPr>
        <w:t>r</w:t>
      </w:r>
      <w:r>
        <w:rPr>
          <w:rFonts w:ascii="Times New Roman" w:hAnsi="Times New Roman"/>
          <w:color w:val="191919"/>
          <w:spacing w:val="-2"/>
          <w:sz w:val="18"/>
          <w:szCs w:val="18"/>
        </w:rPr>
        <w:t>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marketin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management</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w:t>
      </w:r>
    </w:p>
    <w:p w:rsidR="00117F90" w:rsidRDefault="00117F90" w:rsidP="00117F90">
      <w:pPr>
        <w:widowControl w:val="0"/>
        <w:autoSpaceDE w:val="0"/>
        <w:autoSpaceDN w:val="0"/>
        <w:adjustRightInd w:val="0"/>
        <w:spacing w:before="9" w:after="0"/>
        <w:ind w:left="180" w:right="130" w:firstLine="0"/>
        <w:rPr>
          <w:rFonts w:ascii="Times New Roman" w:hAnsi="Times New Roman"/>
          <w:color w:val="191919"/>
          <w:spacing w:val="-2"/>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564" w:name="_Toc295559018"/>
      <w:bookmarkStart w:id="565" w:name="_Toc297152543"/>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XTERNA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564"/>
      <w:bookmarkEnd w:id="56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Numerou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externa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source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churches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clubs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privat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 civi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librarie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counselors</w:t>
      </w:r>
      <w:r>
        <w:rPr>
          <w:rFonts w:ascii="Times New Roman" w:hAnsi="Times New Roman"/>
          <w:color w:val="191919"/>
          <w:sz w:val="18"/>
          <w:szCs w:val="18"/>
        </w:rPr>
        <w:t xml:space="preserve">. </w:t>
      </w:r>
      <w:r>
        <w:rPr>
          <w:rFonts w:ascii="Times New Roman" w:hAnsi="Times New Roman"/>
          <w:color w:val="191919"/>
          <w:spacing w:val="2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continuous basi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ASU-INF</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announcement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id</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grea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w:t>
      </w:r>
      <w:r>
        <w:rPr>
          <w:rFonts w:ascii="Times New Roman" w:hAnsi="Times New Roman"/>
          <w:color w:val="191919"/>
          <w:spacing w:val="-3"/>
          <w:sz w:val="18"/>
          <w:szCs w:val="18"/>
        </w:rPr>
        <w:t>l</w:t>
      </w:r>
      <w:r>
        <w:rPr>
          <w:rFonts w:ascii="Times New Roman" w:hAnsi="Times New Roman"/>
          <w:color w:val="191919"/>
          <w:spacing w:val="-2"/>
          <w:sz w:val="18"/>
          <w:szCs w:val="18"/>
        </w:rPr>
        <w:t>pfu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resource 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reputabl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sites.</w:t>
      </w: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69"/>
        <w:gridCol w:w="3373"/>
        <w:gridCol w:w="3044"/>
      </w:tblGrid>
      <w:tr w:rsidR="00117F90" w:rsidTr="00117F90">
        <w:trPr>
          <w:trHeight w:val="963"/>
        </w:trPr>
        <w:tc>
          <w:tcPr>
            <w:tcW w:w="3469" w:type="dxa"/>
          </w:tcPr>
          <w:p w:rsidR="00117F90" w:rsidRDefault="00566B75" w:rsidP="00680470">
            <w:pPr>
              <w:widowControl w:val="0"/>
              <w:autoSpaceDE w:val="0"/>
              <w:autoSpaceDN w:val="0"/>
              <w:adjustRightInd w:val="0"/>
              <w:spacing w:before="30" w:line="250" w:lineRule="auto"/>
              <w:ind w:left="900" w:right="-16" w:firstLine="44"/>
              <w:jc w:val="center"/>
              <w:rPr>
                <w:rFonts w:ascii="Times New Roman" w:hAnsi="Times New Roman"/>
                <w:color w:val="000000"/>
                <w:sz w:val="18"/>
                <w:szCs w:val="18"/>
              </w:rPr>
            </w:pPr>
            <w:hyperlink r:id="rId50"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.fastweb.com</w:t>
              </w:r>
            </w:hyperlink>
            <w:hyperlink r:id="rId51"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.gacollege4</w:t>
              </w:r>
              <w:r w:rsidR="00117F90">
                <w:rPr>
                  <w:rFonts w:ascii="Times New Roman" w:hAnsi="Times New Roman"/>
                  <w:color w:val="191919"/>
                  <w:spacing w:val="-8"/>
                  <w:sz w:val="18"/>
                  <w:szCs w:val="18"/>
                </w:rPr>
                <w:t>1</w:t>
              </w:r>
              <w:r w:rsidR="00117F90">
                <w:rPr>
                  <w:rFonts w:ascii="Times New Roman" w:hAnsi="Times New Roman"/>
                  <w:color w:val="191919"/>
                  <w:spacing w:val="-2"/>
                  <w:sz w:val="18"/>
                  <w:szCs w:val="18"/>
                </w:rPr>
                <w:t>1.o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52"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.studentaid.ed.gov</w:t>
              </w:r>
            </w:hyperlink>
            <w:hyperlink r:id="rId53"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.dl.ed.gov</w:t>
              </w:r>
            </w:hyperlink>
          </w:p>
          <w:p w:rsidR="00117F90" w:rsidRDefault="00117F90" w:rsidP="00680470">
            <w:pPr>
              <w:widowControl w:val="0"/>
              <w:autoSpaceDE w:val="0"/>
              <w:autoSpaceDN w:val="0"/>
              <w:adjustRightInd w:val="0"/>
              <w:spacing w:before="18" w:line="280" w:lineRule="exact"/>
              <w:rPr>
                <w:rFonts w:ascii="Times New Roman" w:hAnsi="Times New Roman"/>
                <w:color w:val="000000"/>
                <w:sz w:val="28"/>
                <w:szCs w:val="28"/>
              </w:rPr>
            </w:pPr>
          </w:p>
        </w:tc>
        <w:tc>
          <w:tcPr>
            <w:tcW w:w="3373" w:type="dxa"/>
          </w:tcPr>
          <w:p w:rsidR="00117F90" w:rsidRDefault="00566B75" w:rsidP="00680470">
            <w:pPr>
              <w:widowControl w:val="0"/>
              <w:autoSpaceDE w:val="0"/>
              <w:autoSpaceDN w:val="0"/>
              <w:adjustRightInd w:val="0"/>
              <w:spacing w:before="18" w:line="280" w:lineRule="exact"/>
              <w:rPr>
                <w:rFonts w:ascii="Times New Roman" w:hAnsi="Times New Roman"/>
                <w:color w:val="000000"/>
                <w:sz w:val="28"/>
                <w:szCs w:val="28"/>
              </w:rPr>
            </w:pPr>
            <w:hyperlink r:id="rId54"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.dlenote.ed.gov</w:t>
              </w:r>
            </w:hyperlink>
            <w:hyperlink r:id="rId55"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.collegeispossible.o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56"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.collegeboard.o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p>
        </w:tc>
        <w:tc>
          <w:tcPr>
            <w:tcW w:w="3044" w:type="dxa"/>
          </w:tcPr>
          <w:p w:rsidR="00117F90" w:rsidRDefault="00566B75" w:rsidP="00680470">
            <w:pPr>
              <w:widowControl w:val="0"/>
              <w:autoSpaceDE w:val="0"/>
              <w:autoSpaceDN w:val="0"/>
              <w:adjustRightInd w:val="0"/>
              <w:spacing w:before="18" w:line="280" w:lineRule="exact"/>
              <w:rPr>
                <w:rFonts w:ascii="Times New Roman" w:hAnsi="Times New Roman"/>
                <w:color w:val="000000"/>
                <w:sz w:val="28"/>
                <w:szCs w:val="28"/>
              </w:rPr>
            </w:pPr>
            <w:hyperlink r:id="rId57"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.freschinfo.com</w:t>
              </w:r>
            </w:hyperlink>
            <w:hyperlink r:id="rId58"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.collegenet.com</w:t>
              </w:r>
            </w:hyperlink>
            <w:hyperlink r:id="rId59"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.scholarships.com</w:t>
              </w:r>
            </w:hyperlink>
          </w:p>
        </w:tc>
      </w:tr>
    </w:tbl>
    <w:p w:rsidR="00117F90" w:rsidRDefault="00117F90" w:rsidP="00117F90">
      <w:pPr>
        <w:pStyle w:val="Heading2"/>
        <w:spacing w:before="0"/>
        <w:ind w:left="180" w:firstLine="0"/>
        <w:rPr>
          <w:rFonts w:ascii="Times New Roman" w:hAnsi="Times New Roman"/>
          <w:color w:val="000000"/>
          <w:sz w:val="36"/>
          <w:szCs w:val="36"/>
        </w:rPr>
      </w:pPr>
      <w:bookmarkStart w:id="566" w:name="_Toc295559019"/>
      <w:bookmarkStart w:id="567" w:name="_Toc297152544"/>
      <w:r>
        <w:rPr>
          <w:rFonts w:ascii="Times New Roman" w:hAnsi="Times New Roman"/>
          <w:b w:val="0"/>
          <w:bCs w:val="0"/>
          <w:color w:val="191919"/>
          <w:spacing w:val="-5"/>
          <w:sz w:val="48"/>
          <w:szCs w:val="48"/>
        </w:rPr>
        <w:t>G</w:t>
      </w:r>
      <w:r>
        <w:rPr>
          <w:rFonts w:ascii="Times New Roman" w:hAnsi="Times New Roman"/>
          <w:b w:val="0"/>
          <w:bCs w:val="0"/>
          <w:color w:val="191919"/>
          <w:spacing w:val="-5"/>
          <w:sz w:val="36"/>
          <w:szCs w:val="36"/>
        </w:rPr>
        <w:t>RANTS</w:t>
      </w:r>
      <w:bookmarkEnd w:id="566"/>
      <w:bookmarkEnd w:id="567"/>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3578D">
        <w:rPr>
          <w:rFonts w:ascii="Times New Roman" w:hAnsi="Times New Roman"/>
          <w:color w:val="191919"/>
          <w:spacing w:val="-2"/>
          <w:sz w:val="24"/>
          <w:szCs w:val="24"/>
        </w:rPr>
        <w:t>F</w:t>
      </w:r>
      <w:r w:rsidRPr="0003578D">
        <w:rPr>
          <w:rFonts w:ascii="Times New Roman" w:hAnsi="Times New Roman"/>
          <w:color w:val="191919"/>
          <w:spacing w:val="-2"/>
          <w:sz w:val="18"/>
          <w:szCs w:val="18"/>
        </w:rPr>
        <w:t>EDERA</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P</w:t>
      </w:r>
      <w:r w:rsidRPr="0003578D">
        <w:rPr>
          <w:rFonts w:ascii="Times New Roman" w:hAnsi="Times New Roman"/>
          <w:color w:val="191919"/>
          <w:spacing w:val="-2"/>
          <w:sz w:val="18"/>
          <w:szCs w:val="18"/>
        </w:rPr>
        <w:t>EL</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G</w:t>
      </w:r>
      <w:r w:rsidRPr="0003578D">
        <w:rPr>
          <w:rFonts w:ascii="Times New Roman" w:hAnsi="Times New Roman"/>
          <w:color w:val="191919"/>
          <w:spacing w:val="-2"/>
          <w:sz w:val="18"/>
          <w:szCs w:val="18"/>
        </w:rPr>
        <w:t>RANT</w:t>
      </w:r>
    </w:p>
    <w:p w:rsidR="00117F90" w:rsidRDefault="00566B75"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566B75">
        <w:rPr>
          <w:rFonts w:ascii="Calibri" w:hAnsi="Calibri"/>
          <w:noProof/>
          <w:lang w:eastAsia="en-US"/>
        </w:rPr>
        <w:pict>
          <v:shape id="Text Box 993" o:spid="_x0000_s1062" type="#_x0000_t202" style="position:absolute;left:0;text-align:left;margin-left:579.15pt;margin-top:48.9pt;width:12pt;height:63.8pt;z-index:-251626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" o:allowincell="f" filled="f" stroked="f">
            <v:textbox style="layout-flow:vertical;mso-next-textbox:#Text Box 993" inset="0,0,0,0">
              <w:txbxContent>
                <w:p w:rsidR="00FB5CC6" w:rsidRDefault="00FB5CC6" w:rsidP="00117F90">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117F90">
        <w:rPr>
          <w:rFonts w:ascii="Times New Roman" w:hAnsi="Times New Roman"/>
          <w:color w:val="191919"/>
          <w:spacing w:val="-2"/>
          <w:sz w:val="18"/>
          <w:szCs w:val="18"/>
        </w:rPr>
        <w:t>Th</w:t>
      </w:r>
      <w:r w:rsidR="00117F90">
        <w:rPr>
          <w:rFonts w:ascii="Times New Roman" w:hAnsi="Times New Roman"/>
          <w:color w:val="191919"/>
          <w:sz w:val="18"/>
          <w:szCs w:val="18"/>
        </w:rPr>
        <w:t>e</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fun</w:t>
      </w:r>
      <w:r w:rsidR="00117F90">
        <w:rPr>
          <w:rFonts w:ascii="Times New Roman" w:hAnsi="Times New Roman"/>
          <w:color w:val="191919"/>
          <w:sz w:val="18"/>
          <w:szCs w:val="18"/>
        </w:rPr>
        <w:t>d</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make</w:t>
      </w:r>
      <w:r w:rsidR="00117F90">
        <w:rPr>
          <w:rFonts w:ascii="Times New Roman" w:hAnsi="Times New Roman"/>
          <w:color w:val="191919"/>
          <w:sz w:val="18"/>
          <w:szCs w:val="18"/>
        </w:rPr>
        <w:t>s</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financia</w:t>
      </w:r>
      <w:r w:rsidR="00117F90">
        <w:rPr>
          <w:rFonts w:ascii="Times New Roman" w:hAnsi="Times New Roman"/>
          <w:color w:val="191919"/>
          <w:sz w:val="18"/>
          <w:szCs w:val="18"/>
        </w:rPr>
        <w:t>l</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assistanc</w:t>
      </w:r>
      <w:r w:rsidR="00117F90">
        <w:rPr>
          <w:rFonts w:ascii="Times New Roman" w:hAnsi="Times New Roman"/>
          <w:color w:val="191919"/>
          <w:sz w:val="18"/>
          <w:szCs w:val="18"/>
        </w:rPr>
        <w:t>e</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availabl</w:t>
      </w:r>
      <w:r w:rsidR="00117F90">
        <w:rPr>
          <w:rFonts w:ascii="Times New Roman" w:hAnsi="Times New Roman"/>
          <w:color w:val="191919"/>
          <w:sz w:val="18"/>
          <w:szCs w:val="18"/>
        </w:rPr>
        <w:t>e</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t</w:t>
      </w:r>
      <w:r w:rsidR="00117F90">
        <w:rPr>
          <w:rFonts w:ascii="Times New Roman" w:hAnsi="Times New Roman"/>
          <w:color w:val="191919"/>
          <w:sz w:val="18"/>
          <w:szCs w:val="18"/>
        </w:rPr>
        <w:t>o</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eligibl</w:t>
      </w:r>
      <w:r w:rsidR="00117F90">
        <w:rPr>
          <w:rFonts w:ascii="Times New Roman" w:hAnsi="Times New Roman"/>
          <w:color w:val="191919"/>
          <w:sz w:val="18"/>
          <w:szCs w:val="18"/>
        </w:rPr>
        <w:t>e</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student</w:t>
      </w:r>
      <w:r w:rsidR="00117F90">
        <w:rPr>
          <w:rFonts w:ascii="Times New Roman" w:hAnsi="Times New Roman"/>
          <w:color w:val="191919"/>
          <w:sz w:val="18"/>
          <w:szCs w:val="18"/>
        </w:rPr>
        <w:t>s</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attendin</w:t>
      </w:r>
      <w:r w:rsidR="00117F90">
        <w:rPr>
          <w:rFonts w:ascii="Times New Roman" w:hAnsi="Times New Roman"/>
          <w:color w:val="191919"/>
          <w:sz w:val="18"/>
          <w:szCs w:val="18"/>
        </w:rPr>
        <w:t>g</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approve</w:t>
      </w:r>
      <w:r w:rsidR="00117F90">
        <w:rPr>
          <w:rFonts w:ascii="Times New Roman" w:hAnsi="Times New Roman"/>
          <w:color w:val="191919"/>
          <w:sz w:val="18"/>
          <w:szCs w:val="18"/>
        </w:rPr>
        <w:t>d</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post-hig</w:t>
      </w:r>
      <w:r w:rsidR="00117F90">
        <w:rPr>
          <w:rFonts w:ascii="Times New Roman" w:hAnsi="Times New Roman"/>
          <w:color w:val="191919"/>
          <w:sz w:val="18"/>
          <w:szCs w:val="18"/>
        </w:rPr>
        <w:t>h</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schoo</w:t>
      </w:r>
      <w:r w:rsidR="00117F90">
        <w:rPr>
          <w:rFonts w:ascii="Times New Roman" w:hAnsi="Times New Roman"/>
          <w:color w:val="191919"/>
          <w:sz w:val="18"/>
          <w:szCs w:val="18"/>
        </w:rPr>
        <w:t>l</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institutions</w:t>
      </w:r>
      <w:r w:rsidR="00117F90">
        <w:rPr>
          <w:rFonts w:ascii="Times New Roman" w:hAnsi="Times New Roman"/>
          <w:color w:val="191919"/>
          <w:sz w:val="18"/>
          <w:szCs w:val="18"/>
        </w:rPr>
        <w:t xml:space="preserve">. </w:t>
      </w:r>
      <w:r w:rsidR="00117F90">
        <w:rPr>
          <w:rFonts w:ascii="Times New Roman" w:hAnsi="Times New Roman"/>
          <w:color w:val="191919"/>
          <w:spacing w:val="18"/>
          <w:sz w:val="18"/>
          <w:szCs w:val="18"/>
        </w:rPr>
        <w:t xml:space="preserve"> </w:t>
      </w:r>
      <w:r w:rsidR="00117F90">
        <w:rPr>
          <w:rFonts w:ascii="Times New Roman" w:hAnsi="Times New Roman"/>
          <w:color w:val="191919"/>
          <w:spacing w:val="-2"/>
          <w:sz w:val="18"/>
          <w:szCs w:val="18"/>
        </w:rPr>
        <w:t>Eligibilit</w:t>
      </w:r>
      <w:r w:rsidR="00117F90">
        <w:rPr>
          <w:rFonts w:ascii="Times New Roman" w:hAnsi="Times New Roman"/>
          <w:color w:val="191919"/>
          <w:sz w:val="18"/>
          <w:szCs w:val="18"/>
        </w:rPr>
        <w:t>y</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an</w:t>
      </w:r>
      <w:r w:rsidR="00117F90">
        <w:rPr>
          <w:rFonts w:ascii="Times New Roman" w:hAnsi="Times New Roman"/>
          <w:color w:val="191919"/>
          <w:sz w:val="18"/>
          <w:szCs w:val="18"/>
        </w:rPr>
        <w:t>d</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actua</w:t>
      </w:r>
      <w:r w:rsidR="00117F90">
        <w:rPr>
          <w:rFonts w:ascii="Times New Roman" w:hAnsi="Times New Roman"/>
          <w:color w:val="191919"/>
          <w:sz w:val="18"/>
          <w:szCs w:val="18"/>
        </w:rPr>
        <w:t>l</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amount o</w:t>
      </w:r>
      <w:r w:rsidR="00117F90">
        <w:rPr>
          <w:rFonts w:ascii="Times New Roman" w:hAnsi="Times New Roman"/>
          <w:color w:val="191919"/>
          <w:sz w:val="18"/>
          <w:szCs w:val="18"/>
        </w:rPr>
        <w:t>f</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ai</w:t>
      </w:r>
      <w:r w:rsidR="00117F90">
        <w:rPr>
          <w:rFonts w:ascii="Times New Roman" w:hAnsi="Times New Roman"/>
          <w:color w:val="191919"/>
          <w:sz w:val="18"/>
          <w:szCs w:val="18"/>
        </w:rPr>
        <w:t xml:space="preserve">d </w:t>
      </w:r>
      <w:r w:rsidR="00117F90">
        <w:rPr>
          <w:rFonts w:ascii="Times New Roman" w:hAnsi="Times New Roman"/>
          <w:color w:val="191919"/>
          <w:spacing w:val="-2"/>
          <w:sz w:val="18"/>
          <w:szCs w:val="18"/>
        </w:rPr>
        <w:t>ar</w:t>
      </w:r>
      <w:r w:rsidR="00117F90">
        <w:rPr>
          <w:rFonts w:ascii="Times New Roman" w:hAnsi="Times New Roman"/>
          <w:color w:val="191919"/>
          <w:sz w:val="18"/>
          <w:szCs w:val="18"/>
        </w:rPr>
        <w:t xml:space="preserve">e </w:t>
      </w:r>
      <w:r w:rsidR="00117F90">
        <w:rPr>
          <w:rFonts w:ascii="Times New Roman" w:hAnsi="Times New Roman"/>
          <w:color w:val="191919"/>
          <w:spacing w:val="-2"/>
          <w:sz w:val="18"/>
          <w:szCs w:val="18"/>
        </w:rPr>
        <w:t>determine</w:t>
      </w:r>
      <w:r w:rsidR="00117F90">
        <w:rPr>
          <w:rFonts w:ascii="Times New Roman" w:hAnsi="Times New Roman"/>
          <w:color w:val="191919"/>
          <w:sz w:val="18"/>
          <w:szCs w:val="18"/>
        </w:rPr>
        <w:t xml:space="preserve">d </w:t>
      </w:r>
      <w:r w:rsidR="00117F90">
        <w:rPr>
          <w:rFonts w:ascii="Times New Roman" w:hAnsi="Times New Roman"/>
          <w:color w:val="191919"/>
          <w:spacing w:val="-2"/>
          <w:sz w:val="18"/>
          <w:szCs w:val="18"/>
        </w:rPr>
        <w:t>b</w:t>
      </w:r>
      <w:r w:rsidR="00117F90">
        <w:rPr>
          <w:rFonts w:ascii="Times New Roman" w:hAnsi="Times New Roman"/>
          <w:color w:val="191919"/>
          <w:sz w:val="18"/>
          <w:szCs w:val="18"/>
        </w:rPr>
        <w:t>y</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th</w:t>
      </w:r>
      <w:r w:rsidR="00117F90">
        <w:rPr>
          <w:rFonts w:ascii="Times New Roman" w:hAnsi="Times New Roman"/>
          <w:color w:val="191919"/>
          <w:sz w:val="18"/>
          <w:szCs w:val="18"/>
        </w:rPr>
        <w:t xml:space="preserve">e </w:t>
      </w:r>
      <w:r w:rsidR="00117F90">
        <w:rPr>
          <w:rFonts w:ascii="Times New Roman" w:hAnsi="Times New Roman"/>
          <w:color w:val="191919"/>
          <w:spacing w:val="-2"/>
          <w:sz w:val="18"/>
          <w:szCs w:val="18"/>
        </w:rPr>
        <w:t>O</w:t>
      </w:r>
      <w:r w:rsidR="00117F90">
        <w:rPr>
          <w:rFonts w:ascii="Times New Roman" w:hAnsi="Times New Roman"/>
          <w:color w:val="191919"/>
          <w:spacing w:val="-5"/>
          <w:sz w:val="18"/>
          <w:szCs w:val="18"/>
        </w:rPr>
        <w:t>f</w:t>
      </w:r>
      <w:r w:rsidR="00117F90">
        <w:rPr>
          <w:rFonts w:ascii="Times New Roman" w:hAnsi="Times New Roman"/>
          <w:color w:val="191919"/>
          <w:spacing w:val="-2"/>
          <w:sz w:val="18"/>
          <w:szCs w:val="18"/>
        </w:rPr>
        <w:t>fic</w:t>
      </w:r>
      <w:r w:rsidR="00117F90">
        <w:rPr>
          <w:rFonts w:ascii="Times New Roman" w:hAnsi="Times New Roman"/>
          <w:color w:val="191919"/>
          <w:sz w:val="18"/>
          <w:szCs w:val="18"/>
        </w:rPr>
        <w:t xml:space="preserve">e </w:t>
      </w:r>
      <w:r w:rsidR="00117F90">
        <w:rPr>
          <w:rFonts w:ascii="Times New Roman" w:hAnsi="Times New Roman"/>
          <w:color w:val="191919"/>
          <w:spacing w:val="-2"/>
          <w:sz w:val="18"/>
          <w:szCs w:val="18"/>
        </w:rPr>
        <w:t>o</w:t>
      </w:r>
      <w:r w:rsidR="00117F90">
        <w:rPr>
          <w:rFonts w:ascii="Times New Roman" w:hAnsi="Times New Roman"/>
          <w:color w:val="191919"/>
          <w:sz w:val="18"/>
          <w:szCs w:val="18"/>
        </w:rPr>
        <w:t>f</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Education</w:t>
      </w:r>
      <w:r w:rsidR="00117F90">
        <w:rPr>
          <w:rFonts w:ascii="Times New Roman" w:hAnsi="Times New Roman"/>
          <w:color w:val="191919"/>
          <w:sz w:val="18"/>
          <w:szCs w:val="18"/>
        </w:rPr>
        <w:t xml:space="preserve">. </w:t>
      </w:r>
      <w:r w:rsidR="00117F90">
        <w:rPr>
          <w:rFonts w:ascii="Times New Roman" w:hAnsi="Times New Roman"/>
          <w:color w:val="191919"/>
          <w:spacing w:val="44"/>
          <w:sz w:val="18"/>
          <w:szCs w:val="18"/>
        </w:rPr>
        <w:t xml:space="preserve"> </w:t>
      </w:r>
      <w:r w:rsidR="00117F90">
        <w:rPr>
          <w:rFonts w:ascii="Times New Roman" w:hAnsi="Times New Roman"/>
          <w:color w:val="191919"/>
          <w:spacing w:val="-2"/>
          <w:sz w:val="18"/>
          <w:szCs w:val="18"/>
        </w:rPr>
        <w:t>Thi</w:t>
      </w:r>
      <w:r w:rsidR="00117F90">
        <w:rPr>
          <w:rFonts w:ascii="Times New Roman" w:hAnsi="Times New Roman"/>
          <w:color w:val="191919"/>
          <w:sz w:val="18"/>
          <w:szCs w:val="18"/>
        </w:rPr>
        <w:t>s</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i</w:t>
      </w:r>
      <w:r w:rsidR="00117F90">
        <w:rPr>
          <w:rFonts w:ascii="Times New Roman" w:hAnsi="Times New Roman"/>
          <w:color w:val="191919"/>
          <w:sz w:val="18"/>
          <w:szCs w:val="18"/>
        </w:rPr>
        <w:t>s</w:t>
      </w:r>
      <w:r w:rsidR="00117F90">
        <w:rPr>
          <w:rFonts w:ascii="Times New Roman" w:hAnsi="Times New Roman"/>
          <w:color w:val="191919"/>
          <w:spacing w:val="-1"/>
          <w:sz w:val="18"/>
          <w:szCs w:val="18"/>
        </w:rPr>
        <w:t xml:space="preserve"> </w:t>
      </w:r>
      <w:r w:rsidR="00117F90">
        <w:rPr>
          <w:rFonts w:ascii="Times New Roman" w:hAnsi="Times New Roman"/>
          <w:color w:val="191919"/>
          <w:sz w:val="18"/>
          <w:szCs w:val="18"/>
        </w:rPr>
        <w:t>a</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need-base</w:t>
      </w:r>
      <w:r w:rsidR="00117F90">
        <w:rPr>
          <w:rFonts w:ascii="Times New Roman" w:hAnsi="Times New Roman"/>
          <w:color w:val="191919"/>
          <w:sz w:val="18"/>
          <w:szCs w:val="18"/>
        </w:rPr>
        <w:t xml:space="preserve">d </w:t>
      </w:r>
      <w:r w:rsidR="00117F90">
        <w:rPr>
          <w:rFonts w:ascii="Times New Roman" w:hAnsi="Times New Roman"/>
          <w:color w:val="191919"/>
          <w:spacing w:val="-2"/>
          <w:sz w:val="18"/>
          <w:szCs w:val="18"/>
        </w:rPr>
        <w:t>progra</w:t>
      </w:r>
      <w:r w:rsidR="00117F90">
        <w:rPr>
          <w:rFonts w:ascii="Times New Roman" w:hAnsi="Times New Roman"/>
          <w:color w:val="191919"/>
          <w:sz w:val="18"/>
          <w:szCs w:val="18"/>
        </w:rPr>
        <w:t xml:space="preserve">m </w:t>
      </w:r>
      <w:r w:rsidR="00117F90">
        <w:rPr>
          <w:rFonts w:ascii="Times New Roman" w:hAnsi="Times New Roman"/>
          <w:color w:val="191919"/>
          <w:spacing w:val="-2"/>
          <w:sz w:val="18"/>
          <w:szCs w:val="18"/>
        </w:rPr>
        <w:t>fo</w:t>
      </w:r>
      <w:r w:rsidR="00117F90">
        <w:rPr>
          <w:rFonts w:ascii="Times New Roman" w:hAnsi="Times New Roman"/>
          <w:color w:val="191919"/>
          <w:sz w:val="18"/>
          <w:szCs w:val="18"/>
        </w:rPr>
        <w:t>r</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unde</w:t>
      </w:r>
      <w:r w:rsidR="00117F90">
        <w:rPr>
          <w:rFonts w:ascii="Times New Roman" w:hAnsi="Times New Roman"/>
          <w:color w:val="191919"/>
          <w:spacing w:val="-5"/>
          <w:sz w:val="18"/>
          <w:szCs w:val="18"/>
        </w:rPr>
        <w:t>r</w:t>
      </w:r>
      <w:r w:rsidR="00117F90">
        <w:rPr>
          <w:rFonts w:ascii="Times New Roman" w:hAnsi="Times New Roman"/>
          <w:color w:val="191919"/>
          <w:spacing w:val="-2"/>
          <w:sz w:val="18"/>
          <w:szCs w:val="18"/>
        </w:rPr>
        <w:t>graduate</w:t>
      </w:r>
      <w:r w:rsidR="00117F90">
        <w:rPr>
          <w:rFonts w:ascii="Times New Roman" w:hAnsi="Times New Roman"/>
          <w:color w:val="191919"/>
          <w:sz w:val="18"/>
          <w:szCs w:val="18"/>
        </w:rPr>
        <w:t xml:space="preserve">s </w:t>
      </w:r>
      <w:r w:rsidR="00117F90">
        <w:rPr>
          <w:rFonts w:ascii="Times New Roman" w:hAnsi="Times New Roman"/>
          <w:color w:val="191919"/>
          <w:spacing w:val="-2"/>
          <w:sz w:val="18"/>
          <w:szCs w:val="18"/>
        </w:rPr>
        <w:t>wit</w:t>
      </w:r>
      <w:r w:rsidR="00117F90">
        <w:rPr>
          <w:rFonts w:ascii="Times New Roman" w:hAnsi="Times New Roman"/>
          <w:color w:val="191919"/>
          <w:sz w:val="18"/>
          <w:szCs w:val="18"/>
        </w:rPr>
        <w:t>h</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n</w:t>
      </w:r>
      <w:r w:rsidR="00117F90">
        <w:rPr>
          <w:rFonts w:ascii="Times New Roman" w:hAnsi="Times New Roman"/>
          <w:color w:val="191919"/>
          <w:sz w:val="18"/>
          <w:szCs w:val="18"/>
        </w:rPr>
        <w:t>o</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repaymen</w:t>
      </w:r>
      <w:r w:rsidR="00117F90">
        <w:rPr>
          <w:rFonts w:ascii="Times New Roman" w:hAnsi="Times New Roman"/>
          <w:color w:val="191919"/>
          <w:sz w:val="18"/>
          <w:szCs w:val="18"/>
        </w:rPr>
        <w:t xml:space="preserve">t </w:t>
      </w:r>
      <w:r w:rsidR="00117F90">
        <w:rPr>
          <w:rFonts w:ascii="Times New Roman" w:hAnsi="Times New Roman"/>
          <w:color w:val="191919"/>
          <w:spacing w:val="-2"/>
          <w:sz w:val="18"/>
          <w:szCs w:val="18"/>
        </w:rPr>
        <w:t>required</w:t>
      </w:r>
      <w:r w:rsidR="00117F90">
        <w:rPr>
          <w:rFonts w:ascii="Times New Roman" w:hAnsi="Times New Roman"/>
          <w:color w:val="191919"/>
          <w:sz w:val="18"/>
          <w:szCs w:val="18"/>
        </w:rPr>
        <w:t xml:space="preserve">.  </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 xml:space="preserve">Completion </w:t>
      </w:r>
      <w:r w:rsidR="00117F90">
        <w:rPr>
          <w:rFonts w:ascii="Times New Roman" w:hAnsi="Times New Roman"/>
          <w:color w:val="191919"/>
          <w:spacing w:val="-3"/>
          <w:sz w:val="18"/>
          <w:szCs w:val="18"/>
        </w:rPr>
        <w:t>o</w:t>
      </w:r>
      <w:r w:rsidR="00117F90">
        <w:rPr>
          <w:rFonts w:ascii="Times New Roman" w:hAnsi="Times New Roman"/>
          <w:color w:val="191919"/>
          <w:sz w:val="18"/>
          <w:szCs w:val="18"/>
        </w:rPr>
        <w:t>f</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th</w:t>
      </w:r>
      <w:r w:rsidR="00117F90">
        <w:rPr>
          <w:rFonts w:ascii="Times New Roman" w:hAnsi="Times New Roman"/>
          <w:color w:val="191919"/>
          <w:sz w:val="18"/>
          <w:szCs w:val="18"/>
        </w:rPr>
        <w:t>e</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Fre</w:t>
      </w:r>
      <w:r w:rsidR="00117F90">
        <w:rPr>
          <w:rFonts w:ascii="Times New Roman" w:hAnsi="Times New Roman"/>
          <w:color w:val="191919"/>
          <w:sz w:val="18"/>
          <w:szCs w:val="18"/>
        </w:rPr>
        <w:t>e</w:t>
      </w:r>
      <w:r w:rsidR="00117F90">
        <w:rPr>
          <w:rFonts w:ascii="Times New Roman" w:hAnsi="Times New Roman"/>
          <w:color w:val="191919"/>
          <w:spacing w:val="-22"/>
          <w:sz w:val="18"/>
          <w:szCs w:val="18"/>
        </w:rPr>
        <w:t xml:space="preserve"> </w:t>
      </w:r>
      <w:r w:rsidR="00117F90">
        <w:rPr>
          <w:rFonts w:ascii="Times New Roman" w:hAnsi="Times New Roman"/>
          <w:color w:val="191919"/>
          <w:spacing w:val="-3"/>
          <w:sz w:val="18"/>
          <w:szCs w:val="18"/>
        </w:rPr>
        <w:t>Applicatio</w:t>
      </w:r>
      <w:r w:rsidR="00117F90">
        <w:rPr>
          <w:rFonts w:ascii="Times New Roman" w:hAnsi="Times New Roman"/>
          <w:color w:val="191919"/>
          <w:sz w:val="18"/>
          <w:szCs w:val="18"/>
        </w:rPr>
        <w:t>n</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fo</w:t>
      </w:r>
      <w:r w:rsidR="00117F90">
        <w:rPr>
          <w:rFonts w:ascii="Times New Roman" w:hAnsi="Times New Roman"/>
          <w:color w:val="191919"/>
          <w:sz w:val="18"/>
          <w:szCs w:val="18"/>
        </w:rPr>
        <w:t>r</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Federa</w:t>
      </w:r>
      <w:r w:rsidR="00117F90">
        <w:rPr>
          <w:rFonts w:ascii="Times New Roman" w:hAnsi="Times New Roman"/>
          <w:color w:val="191919"/>
          <w:sz w:val="18"/>
          <w:szCs w:val="18"/>
        </w:rPr>
        <w:t>l</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Studen</w:t>
      </w:r>
      <w:r w:rsidR="00117F90">
        <w:rPr>
          <w:rFonts w:ascii="Times New Roman" w:hAnsi="Times New Roman"/>
          <w:color w:val="191919"/>
          <w:sz w:val="18"/>
          <w:szCs w:val="18"/>
        </w:rPr>
        <w:t>t</w:t>
      </w:r>
      <w:r w:rsidR="00117F90">
        <w:rPr>
          <w:rFonts w:ascii="Times New Roman" w:hAnsi="Times New Roman"/>
          <w:color w:val="191919"/>
          <w:spacing w:val="-22"/>
          <w:sz w:val="18"/>
          <w:szCs w:val="18"/>
        </w:rPr>
        <w:t xml:space="preserve"> </w:t>
      </w:r>
      <w:r w:rsidR="00117F90">
        <w:rPr>
          <w:rFonts w:ascii="Times New Roman" w:hAnsi="Times New Roman"/>
          <w:color w:val="191919"/>
          <w:spacing w:val="-3"/>
          <w:sz w:val="18"/>
          <w:szCs w:val="18"/>
        </w:rPr>
        <w:t>Ai</w:t>
      </w:r>
      <w:r w:rsidR="00117F90">
        <w:rPr>
          <w:rFonts w:ascii="Times New Roman" w:hAnsi="Times New Roman"/>
          <w:color w:val="191919"/>
          <w:sz w:val="18"/>
          <w:szCs w:val="18"/>
        </w:rPr>
        <w:t>d</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w:t>
      </w:r>
      <w:r w:rsidR="00117F90">
        <w:rPr>
          <w:rFonts w:ascii="Times New Roman" w:hAnsi="Times New Roman"/>
          <w:color w:val="191919"/>
          <w:spacing w:val="-17"/>
          <w:sz w:val="18"/>
          <w:szCs w:val="18"/>
        </w:rPr>
        <w:t>F</w:t>
      </w:r>
      <w:r w:rsidR="00117F90">
        <w:rPr>
          <w:rFonts w:ascii="Times New Roman" w:hAnsi="Times New Roman"/>
          <w:color w:val="191919"/>
          <w:spacing w:val="-3"/>
          <w:sz w:val="18"/>
          <w:szCs w:val="18"/>
        </w:rPr>
        <w:t>AFSA</w:t>
      </w:r>
      <w:r w:rsidR="00117F90">
        <w:rPr>
          <w:rFonts w:ascii="Times New Roman" w:hAnsi="Times New Roman"/>
          <w:color w:val="191919"/>
          <w:sz w:val="18"/>
          <w:szCs w:val="18"/>
        </w:rPr>
        <w:t>)</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i</w:t>
      </w:r>
      <w:r w:rsidR="00117F90">
        <w:rPr>
          <w:rFonts w:ascii="Times New Roman" w:hAnsi="Times New Roman"/>
          <w:color w:val="191919"/>
          <w:sz w:val="18"/>
          <w:szCs w:val="18"/>
        </w:rPr>
        <w:t>s</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required</w:t>
      </w:r>
      <w:r w:rsidR="00117F90">
        <w:rPr>
          <w:rFonts w:ascii="Times New Roman" w:hAnsi="Times New Roman"/>
          <w:color w:val="191919"/>
          <w:sz w:val="18"/>
          <w:szCs w:val="18"/>
        </w:rPr>
        <w:t>.</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Fo</w:t>
      </w:r>
      <w:r w:rsidR="00117F90">
        <w:rPr>
          <w:rFonts w:ascii="Times New Roman" w:hAnsi="Times New Roman"/>
          <w:color w:val="191919"/>
          <w:sz w:val="18"/>
          <w:szCs w:val="18"/>
        </w:rPr>
        <w:t>r</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mor</w:t>
      </w:r>
      <w:r w:rsidR="00117F90">
        <w:rPr>
          <w:rFonts w:ascii="Times New Roman" w:hAnsi="Times New Roman"/>
          <w:color w:val="191919"/>
          <w:sz w:val="18"/>
          <w:szCs w:val="18"/>
        </w:rPr>
        <w:t>e</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informatio</w:t>
      </w:r>
      <w:r w:rsidR="00117F90">
        <w:rPr>
          <w:rFonts w:ascii="Times New Roman" w:hAnsi="Times New Roman"/>
          <w:color w:val="191919"/>
          <w:sz w:val="18"/>
          <w:szCs w:val="18"/>
        </w:rPr>
        <w:t>n</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o</w:t>
      </w:r>
      <w:r w:rsidR="00117F90">
        <w:rPr>
          <w:rFonts w:ascii="Times New Roman" w:hAnsi="Times New Roman"/>
          <w:color w:val="191919"/>
          <w:sz w:val="18"/>
          <w:szCs w:val="18"/>
        </w:rPr>
        <w:t>n</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th</w:t>
      </w:r>
      <w:r w:rsidR="00117F90">
        <w:rPr>
          <w:rFonts w:ascii="Times New Roman" w:hAnsi="Times New Roman"/>
          <w:color w:val="191919"/>
          <w:sz w:val="18"/>
          <w:szCs w:val="18"/>
        </w:rPr>
        <w:t>e</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Federa</w:t>
      </w:r>
      <w:r w:rsidR="00117F90">
        <w:rPr>
          <w:rFonts w:ascii="Times New Roman" w:hAnsi="Times New Roman"/>
          <w:color w:val="191919"/>
          <w:sz w:val="18"/>
          <w:szCs w:val="18"/>
        </w:rPr>
        <w:t>l</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Pel</w:t>
      </w:r>
      <w:r w:rsidR="00117F90">
        <w:rPr>
          <w:rFonts w:ascii="Times New Roman" w:hAnsi="Times New Roman"/>
          <w:color w:val="191919"/>
          <w:sz w:val="18"/>
          <w:szCs w:val="18"/>
        </w:rPr>
        <w:t>l</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Gran</w:t>
      </w:r>
      <w:r w:rsidR="00117F90">
        <w:rPr>
          <w:rFonts w:ascii="Times New Roman" w:hAnsi="Times New Roman"/>
          <w:color w:val="191919"/>
          <w:sz w:val="18"/>
          <w:szCs w:val="18"/>
        </w:rPr>
        <w:t>t</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g</w:t>
      </w:r>
      <w:r w:rsidR="00117F90">
        <w:rPr>
          <w:rFonts w:ascii="Times New Roman" w:hAnsi="Times New Roman"/>
          <w:color w:val="191919"/>
          <w:sz w:val="18"/>
          <w:szCs w:val="18"/>
        </w:rPr>
        <w:t>o</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to</w:t>
      </w:r>
      <w:r w:rsidR="00117F90">
        <w:rPr>
          <w:rFonts w:ascii="Times New Roman" w:hAnsi="Times New Roman"/>
          <w:color w:val="191919"/>
          <w:sz w:val="18"/>
          <w:szCs w:val="18"/>
        </w:rPr>
        <w:t>:</w:t>
      </w:r>
      <w:r w:rsidR="00117F90">
        <w:rPr>
          <w:rFonts w:ascii="Times New Roman" w:hAnsi="Times New Roman"/>
          <w:color w:val="191919"/>
          <w:spacing w:val="-12"/>
          <w:sz w:val="18"/>
          <w:szCs w:val="18"/>
        </w:rPr>
        <w:t xml:space="preserve"> </w:t>
      </w:r>
      <w:hyperlink r:id="rId60" w:history="1">
        <w:r w:rsidR="00117F90">
          <w:rPr>
            <w:rFonts w:ascii="Times New Roman" w:hAnsi="Times New Roman"/>
            <w:color w:val="191919"/>
            <w:spacing w:val="-3"/>
            <w:sz w:val="18"/>
            <w:szCs w:val="18"/>
          </w:rPr>
          <w:t>htt</w:t>
        </w:r>
        <w:r w:rsidR="00117F90">
          <w:rPr>
            <w:rFonts w:ascii="Times New Roman" w:hAnsi="Times New Roman"/>
            <w:color w:val="191919"/>
            <w:spacing w:val="-4"/>
            <w:sz w:val="18"/>
            <w:szCs w:val="18"/>
          </w:rPr>
          <w:t>p</w:t>
        </w:r>
        <w:r w:rsidR="00117F90">
          <w:rPr>
            <w:rFonts w:ascii="Times New Roman" w:hAnsi="Times New Roman"/>
            <w:color w:val="191919"/>
            <w:spacing w:val="-3"/>
            <w:sz w:val="18"/>
            <w:szCs w:val="18"/>
          </w:rPr>
          <w:t>://ww</w:t>
        </w:r>
        <w:r w:rsidR="00117F90">
          <w:rPr>
            <w:rFonts w:ascii="Times New Roman" w:hAnsi="Times New Roman"/>
            <w:color w:val="191919"/>
            <w:spacing w:val="-15"/>
            <w:sz w:val="18"/>
            <w:szCs w:val="18"/>
          </w:rPr>
          <w:t>w</w:t>
        </w:r>
        <w:r w:rsidR="00117F90">
          <w:rPr>
            <w:rFonts w:ascii="Times New Roman" w:hAnsi="Times New Roman"/>
            <w:color w:val="191919"/>
            <w:spacing w:val="-3"/>
            <w:sz w:val="18"/>
            <w:szCs w:val="18"/>
          </w:rPr>
          <w:t>.fafsa.ed.gov</w:t>
        </w:r>
      </w:hyperlink>
      <w:r w:rsidR="00117F90">
        <w:rPr>
          <w:rFonts w:ascii="Times New Roman" w:hAnsi="Times New Roman"/>
          <w:color w:val="191919"/>
          <w:spacing w:val="-3"/>
          <w:sz w:val="18"/>
          <w:szCs w:val="18"/>
        </w:rPr>
        <w:t xml:space="preserve"> </w:t>
      </w:r>
      <w:r w:rsidR="00117F90">
        <w:rPr>
          <w:rFonts w:ascii="Times New Roman" w:hAnsi="Times New Roman"/>
          <w:color w:val="191919"/>
          <w:spacing w:val="-2"/>
          <w:sz w:val="18"/>
          <w:szCs w:val="18"/>
        </w:rPr>
        <w:t>an</w:t>
      </w:r>
      <w:r w:rsidR="00117F90">
        <w:rPr>
          <w:rFonts w:ascii="Times New Roman" w:hAnsi="Times New Roman"/>
          <w:color w:val="191919"/>
          <w:sz w:val="18"/>
          <w:szCs w:val="18"/>
        </w:rPr>
        <w:t>d</w:t>
      </w:r>
      <w:r w:rsidR="00117F90">
        <w:rPr>
          <w:rFonts w:ascii="Times New Roman" w:hAnsi="Times New Roman"/>
          <w:color w:val="191919"/>
          <w:spacing w:val="40"/>
          <w:sz w:val="18"/>
          <w:szCs w:val="18"/>
        </w:rPr>
        <w:t xml:space="preserve"> </w:t>
      </w:r>
      <w:hyperlink r:id="rId61" w:history="1">
        <w:r w:rsidR="00117F90">
          <w:rPr>
            <w:rFonts w:ascii="Times New Roman" w:hAnsi="Times New Roman"/>
            <w:color w:val="191919"/>
            <w:spacing w:val="-2"/>
            <w:sz w:val="18"/>
            <w:szCs w:val="18"/>
          </w:rPr>
          <w:t>http://ww</w:t>
        </w:r>
        <w:r w:rsidR="00117F90">
          <w:rPr>
            <w:rFonts w:ascii="Times New Roman" w:hAnsi="Times New Roman"/>
            <w:color w:val="191919"/>
            <w:spacing w:val="-13"/>
            <w:sz w:val="18"/>
            <w:szCs w:val="18"/>
          </w:rPr>
          <w:t>w</w:t>
        </w:r>
        <w:r w:rsidR="00117F90">
          <w:rPr>
            <w:rFonts w:ascii="Times New Roman" w:hAnsi="Times New Roman"/>
            <w:color w:val="191919"/>
            <w:spacing w:val="-2"/>
            <w:sz w:val="18"/>
            <w:szCs w:val="18"/>
          </w:rPr>
          <w:t>.pin.ed.gov</w:t>
        </w:r>
      </w:hyperlink>
    </w:p>
    <w:p w:rsidR="00117F90" w:rsidRDefault="00117F90" w:rsidP="00117F90">
      <w:pPr>
        <w:widowControl w:val="0"/>
        <w:autoSpaceDE w:val="0"/>
        <w:autoSpaceDN w:val="0"/>
        <w:adjustRightInd w:val="0"/>
        <w:spacing w:before="6" w:after="0" w:line="240" w:lineRule="exact"/>
        <w:ind w:left="180" w:right="130"/>
        <w:jc w:val="both"/>
        <w:rPr>
          <w:rFonts w:ascii="Times New Roman" w:hAnsi="Times New Roman"/>
          <w:color w:val="000000"/>
          <w:sz w:val="24"/>
          <w:szCs w:val="24"/>
        </w:rPr>
      </w:pPr>
    </w:p>
    <w:p w:rsidR="00117F90" w:rsidRPr="0003578D" w:rsidRDefault="00117F90" w:rsidP="00117F90">
      <w:pPr>
        <w:pStyle w:val="Heading2"/>
        <w:spacing w:before="0"/>
        <w:ind w:left="180" w:right="130" w:firstLine="0"/>
        <w:jc w:val="both"/>
        <w:rPr>
          <w:rFonts w:ascii="Times New Roman" w:hAnsi="Times New Roman"/>
          <w:color w:val="000000"/>
          <w:sz w:val="24"/>
          <w:szCs w:val="24"/>
        </w:rPr>
      </w:pPr>
      <w:bookmarkStart w:id="568" w:name="_Toc295559020"/>
      <w:bookmarkStart w:id="569" w:name="_Toc297152545"/>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UPPLEMEN</w:t>
      </w:r>
      <w:r w:rsidRPr="0003578D">
        <w:rPr>
          <w:rFonts w:ascii="Times New Roman" w:hAnsi="Times New Roman"/>
          <w:bCs w:val="0"/>
          <w:color w:val="191919"/>
          <w:spacing w:val="-16"/>
          <w:sz w:val="18"/>
          <w:szCs w:val="18"/>
        </w:rPr>
        <w:t>T</w:t>
      </w:r>
      <w:r w:rsidRPr="0003578D">
        <w:rPr>
          <w:rFonts w:ascii="Times New Roman" w:hAnsi="Times New Roman"/>
          <w:bCs w:val="0"/>
          <w:color w:val="191919"/>
          <w:spacing w:val="-2"/>
          <w:sz w:val="18"/>
          <w:szCs w:val="18"/>
        </w:rPr>
        <w:t>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E</w:t>
      </w:r>
      <w:r w:rsidRPr="0003578D">
        <w:rPr>
          <w:rFonts w:ascii="Times New Roman" w:hAnsi="Times New Roman"/>
          <w:bCs w:val="0"/>
          <w:color w:val="191919"/>
          <w:spacing w:val="-2"/>
          <w:sz w:val="18"/>
          <w:szCs w:val="18"/>
        </w:rPr>
        <w:t>DUC</w:t>
      </w:r>
      <w:r w:rsidRPr="0003578D">
        <w:rPr>
          <w:rFonts w:ascii="Times New Roman" w:hAnsi="Times New Roman"/>
          <w:bCs w:val="0"/>
          <w:color w:val="191919"/>
          <w:spacing w:val="-16"/>
          <w:sz w:val="18"/>
          <w:szCs w:val="18"/>
        </w:rPr>
        <w:t>A</w:t>
      </w:r>
      <w:r w:rsidRPr="0003578D">
        <w:rPr>
          <w:rFonts w:ascii="Times New Roman" w:hAnsi="Times New Roman"/>
          <w:bCs w:val="0"/>
          <w:color w:val="191919"/>
          <w:spacing w:val="-2"/>
          <w:sz w:val="18"/>
          <w:szCs w:val="18"/>
        </w:rPr>
        <w:t>TIONA</w:t>
      </w:r>
      <w:r w:rsidRPr="0003578D">
        <w:rPr>
          <w:rFonts w:ascii="Times New Roman" w:hAnsi="Times New Roman"/>
          <w:bCs w:val="0"/>
          <w:color w:val="191919"/>
          <w:sz w:val="18"/>
          <w:szCs w:val="18"/>
        </w:rPr>
        <w:t>L</w:t>
      </w:r>
      <w:r w:rsidRPr="0003578D">
        <w:rPr>
          <w:rFonts w:ascii="Times New Roman" w:hAnsi="Times New Roman"/>
          <w:bCs w:val="0"/>
          <w:color w:val="191919"/>
          <w:spacing w:val="1"/>
          <w:sz w:val="18"/>
          <w:szCs w:val="18"/>
        </w:rPr>
        <w:t xml:space="preserve"> </w:t>
      </w:r>
      <w:r w:rsidRPr="0003578D">
        <w:rPr>
          <w:rFonts w:ascii="Times New Roman" w:hAnsi="Times New Roman"/>
          <w:bCs w:val="0"/>
          <w:color w:val="191919"/>
          <w:spacing w:val="-2"/>
          <w:sz w:val="24"/>
          <w:szCs w:val="24"/>
        </w:rPr>
        <w:t>O</w:t>
      </w:r>
      <w:r w:rsidRPr="0003578D">
        <w:rPr>
          <w:rFonts w:ascii="Times New Roman" w:hAnsi="Times New Roman"/>
          <w:bCs w:val="0"/>
          <w:color w:val="191919"/>
          <w:spacing w:val="-2"/>
          <w:sz w:val="18"/>
          <w:szCs w:val="18"/>
        </w:rPr>
        <w:t>PPO</w:t>
      </w:r>
      <w:r w:rsidRPr="0003578D">
        <w:rPr>
          <w:rFonts w:ascii="Times New Roman" w:hAnsi="Times New Roman"/>
          <w:bCs w:val="0"/>
          <w:color w:val="191919"/>
          <w:spacing w:val="-9"/>
          <w:sz w:val="18"/>
          <w:szCs w:val="18"/>
        </w:rPr>
        <w:t>R</w:t>
      </w:r>
      <w:r w:rsidRPr="0003578D">
        <w:rPr>
          <w:rFonts w:ascii="Times New Roman" w:hAnsi="Times New Roman"/>
          <w:bCs w:val="0"/>
          <w:color w:val="191919"/>
          <w:spacing w:val="-2"/>
          <w:sz w:val="18"/>
          <w:szCs w:val="18"/>
        </w:rPr>
        <w:t>TUNIT</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G</w:t>
      </w:r>
      <w:r w:rsidRPr="0003578D">
        <w:rPr>
          <w:rFonts w:ascii="Times New Roman" w:hAnsi="Times New Roman"/>
          <w:bCs w:val="0"/>
          <w:color w:val="191919"/>
          <w:spacing w:val="-2"/>
          <w:sz w:val="18"/>
          <w:szCs w:val="18"/>
        </w:rPr>
        <w:t>RAN</w:t>
      </w:r>
      <w:r w:rsidRPr="0003578D">
        <w:rPr>
          <w:rFonts w:ascii="Times New Roman" w:hAnsi="Times New Roman"/>
          <w:bCs w:val="0"/>
          <w:color w:val="191919"/>
          <w:sz w:val="18"/>
          <w:szCs w:val="18"/>
        </w:rPr>
        <w:t>T</w:t>
      </w:r>
      <w:r w:rsidRPr="0003578D">
        <w:rPr>
          <w:rFonts w:ascii="Times New Roman" w:hAnsi="Times New Roman"/>
          <w:bCs w:val="0"/>
          <w:color w:val="191919"/>
          <w:spacing w:val="7"/>
          <w:sz w:val="18"/>
          <w:szCs w:val="18"/>
        </w:rPr>
        <w:t xml:space="preserve"> </w:t>
      </w:r>
      <w:r w:rsidRPr="0003578D">
        <w:rPr>
          <w:rFonts w:ascii="Times New Roman" w:hAnsi="Times New Roman"/>
          <w:bCs w:val="0"/>
          <w:color w:val="191919"/>
          <w:spacing w:val="-2"/>
          <w:sz w:val="24"/>
          <w:szCs w:val="24"/>
        </w:rPr>
        <w:t>(SEOG)</w:t>
      </w:r>
      <w:bookmarkEnd w:id="568"/>
      <w:bookmarkEnd w:id="569"/>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Supplementa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Opportunit</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exceptiona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who</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withou</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grant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woul</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 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continu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a </w:t>
      </w:r>
      <w:r>
        <w:rPr>
          <w:rFonts w:ascii="Times New Roman" w:hAnsi="Times New Roman"/>
          <w:color w:val="191919"/>
          <w:spacing w:val="-2"/>
          <w:sz w:val="18"/>
          <w:szCs w:val="18"/>
        </w:rPr>
        <w:t>federally-funde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unde</w:t>
      </w:r>
      <w:r w:rsidRPr="009012AA">
        <w:rPr>
          <w:rFonts w:ascii="Times New Roman" w:hAnsi="Times New Roman"/>
          <w:color w:val="191919"/>
          <w:spacing w:val="-2"/>
          <w:sz w:val="18"/>
          <w:szCs w:val="18"/>
        </w:rPr>
        <w:t>r</w:t>
      </w:r>
      <w:r>
        <w:rPr>
          <w:rFonts w:ascii="Times New Roman" w:hAnsi="Times New Roman"/>
          <w:color w:val="191919"/>
          <w:spacing w:val="-2"/>
          <w:sz w:val="18"/>
          <w:szCs w:val="18"/>
        </w:rPr>
        <w:t>graduat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earne</w:t>
      </w:r>
      <w:r w:rsidRPr="009012AA">
        <w:rPr>
          <w:rFonts w:ascii="Times New Roman" w:hAnsi="Times New Roman"/>
          <w:color w:val="191919"/>
          <w:spacing w:val="-2"/>
          <w:sz w:val="18"/>
          <w:szCs w:val="18"/>
        </w:rPr>
        <w:t xml:space="preserve">d a </w:t>
      </w:r>
      <w:r>
        <w:rPr>
          <w:rFonts w:ascii="Times New Roman" w:hAnsi="Times New Roman"/>
          <w:color w:val="191919"/>
          <w:spacing w:val="-2"/>
          <w:sz w:val="18"/>
          <w:szCs w:val="18"/>
        </w:rPr>
        <w:t>b</w:t>
      </w:r>
      <w:r w:rsidRPr="009012AA">
        <w:rPr>
          <w:rFonts w:ascii="Times New Roman" w:hAnsi="Times New Roman"/>
          <w:color w:val="191919"/>
          <w:spacing w:val="-2"/>
          <w:sz w:val="18"/>
          <w:szCs w:val="18"/>
        </w:rPr>
        <w:t>a</w:t>
      </w:r>
      <w:r>
        <w:rPr>
          <w:rFonts w:ascii="Times New Roman" w:hAnsi="Times New Roman"/>
          <w:color w:val="191919"/>
          <w:spacing w:val="-2"/>
          <w:sz w:val="18"/>
          <w:szCs w:val="18"/>
        </w:rPr>
        <w:t>chelor'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 xml:space="preserve">degree. </w:t>
      </w:r>
      <w:r w:rsidRPr="009012AA">
        <w:rPr>
          <w:rFonts w:ascii="Times New Roman" w:hAnsi="Times New Roman"/>
          <w:color w:val="191919"/>
          <w:spacing w:val="-2"/>
          <w:sz w:val="18"/>
          <w:szCs w:val="18"/>
        </w:rPr>
        <w:t xml:space="preserve">To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eligible</w:t>
      </w:r>
      <w:r w:rsidRPr="009012AA">
        <w:rPr>
          <w:rFonts w:ascii="Times New Roman" w:hAnsi="Times New Roman"/>
          <w:color w:val="191919"/>
          <w:spacing w:val="-2"/>
          <w:sz w:val="18"/>
          <w:szCs w:val="18"/>
        </w:rPr>
        <w:t>,</w:t>
      </w:r>
      <w:r>
        <w:rPr>
          <w:rFonts w:ascii="Times New Roman" w:hAnsi="Times New Roman"/>
          <w:color w:val="191919"/>
          <w:spacing w:val="-2"/>
          <w:sz w:val="18"/>
          <w:szCs w:val="18"/>
        </w:rPr>
        <w:t xml:space="preserve"> </w:t>
      </w:r>
      <w:r w:rsidRPr="009012AA">
        <w:rPr>
          <w:rFonts w:ascii="Times New Roman" w:hAnsi="Times New Roman"/>
          <w:color w:val="191919"/>
          <w:spacing w:val="-2"/>
          <w:sz w:val="18"/>
          <w:szCs w:val="18"/>
        </w:rPr>
        <w:t xml:space="preserve">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d</w:t>
      </w:r>
      <w:r>
        <w:rPr>
          <w:rFonts w:ascii="Times New Roman" w:hAnsi="Times New Roman"/>
          <w:color w:val="191919"/>
          <w:spacing w:val="-2"/>
          <w:sz w:val="18"/>
          <w:szCs w:val="18"/>
        </w:rPr>
        <w:t xml:space="preserve"> 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maximu</w:t>
      </w:r>
      <w:r w:rsidRPr="009012AA">
        <w:rPr>
          <w:rFonts w:ascii="Times New Roman" w:hAnsi="Times New Roman"/>
          <w:color w:val="191919"/>
          <w:spacing w:val="-2"/>
          <w:sz w:val="18"/>
          <w:szCs w:val="18"/>
        </w:rPr>
        <w:t>m</w:t>
      </w:r>
      <w:r>
        <w:rPr>
          <w:rFonts w:ascii="Times New Roman" w:hAnsi="Times New Roman"/>
          <w:color w:val="191919"/>
          <w:spacing w:val="-2"/>
          <w:sz w:val="18"/>
          <w:szCs w:val="18"/>
        </w:rPr>
        <w:t xml:space="preserve"> 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c</w:t>
      </w:r>
      <w:r>
        <w:rPr>
          <w:rFonts w:ascii="Times New Roman" w:hAnsi="Times New Roman"/>
          <w:color w:val="191919"/>
          <w:spacing w:val="-2"/>
          <w:sz w:val="18"/>
          <w:szCs w:val="18"/>
        </w:rPr>
        <w:t xml:space="preserve"> 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$4,000</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be</w:t>
      </w:r>
      <w:r w:rsidRPr="009012AA">
        <w:rPr>
          <w:rFonts w:ascii="Times New Roman" w:hAnsi="Times New Roman"/>
          <w:color w:val="191919"/>
          <w:spacing w:val="-2"/>
          <w:sz w:val="18"/>
          <w:szCs w:val="18"/>
        </w:rPr>
        <w:t>c</w:t>
      </w:r>
      <w:r>
        <w:rPr>
          <w:rFonts w:ascii="Times New Roman" w:hAnsi="Times New Roman"/>
          <w:color w:val="191919"/>
          <w:spacing w:val="-2"/>
          <w:sz w:val="18"/>
          <w:szCs w:val="18"/>
        </w:rPr>
        <w:t>aus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limited funds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award</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generall</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d</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excee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$1,00</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repaymen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117F90" w:rsidRPr="00200513" w:rsidRDefault="00117F90" w:rsidP="00117F90">
      <w:pPr>
        <w:pStyle w:val="Heading2"/>
        <w:spacing w:before="0"/>
        <w:ind w:left="180" w:right="130" w:firstLine="0"/>
        <w:jc w:val="both"/>
        <w:rPr>
          <w:rFonts w:ascii="Times New Roman" w:hAnsi="Times New Roman"/>
          <w:smallCaps/>
          <w:color w:val="262626" w:themeColor="text1" w:themeTint="D9"/>
          <w:sz w:val="24"/>
          <w:szCs w:val="24"/>
        </w:rPr>
      </w:pPr>
      <w:bookmarkStart w:id="570" w:name="_Toc295559021"/>
      <w:bookmarkStart w:id="571" w:name="_Toc297152546"/>
      <w:r w:rsidRPr="00200513">
        <w:rPr>
          <w:rFonts w:ascii="Times New Roman" w:hAnsi="Times New Roman"/>
          <w:bCs w:val="0"/>
          <w:smallCaps/>
          <w:color w:val="262626" w:themeColor="text1" w:themeTint="D9"/>
          <w:spacing w:val="-2"/>
          <w:sz w:val="24"/>
          <w:szCs w:val="24"/>
        </w:rPr>
        <w:t>Federal TEACH Grant</w:t>
      </w:r>
      <w:bookmarkEnd w:id="570"/>
      <w:bookmarkEnd w:id="571"/>
    </w:p>
    <w:p w:rsidR="00117F90" w:rsidRDefault="00117F90" w:rsidP="00117F90">
      <w:pPr>
        <w:widowControl w:val="0"/>
        <w:autoSpaceDE w:val="0"/>
        <w:autoSpaceDN w:val="0"/>
        <w:adjustRightInd w:val="0"/>
        <w:spacing w:before="30" w:after="100" w:line="250" w:lineRule="auto"/>
        <w:ind w:left="180" w:right="130" w:firstLine="0"/>
        <w:jc w:val="both"/>
        <w:rPr>
          <w:rFonts w:ascii="Times New Roman" w:hAnsi="Times New Roman"/>
          <w:color w:val="000000"/>
          <w:sz w:val="20"/>
          <w:szCs w:val="20"/>
        </w:rPr>
      </w:pPr>
      <w:r w:rsidRPr="009012AA">
        <w:rPr>
          <w:rFonts w:ascii="Times New Roman" w:hAnsi="Times New Roman"/>
          <w:color w:val="191919"/>
          <w:spacing w:val="-2"/>
          <w:sz w:val="18"/>
          <w:szCs w:val="18"/>
        </w:rPr>
        <w:t>Through the College Cost Reduction and Access Act of 2007, Congress created the Teacher Education Assistance for College and Higher Education (TEACH) Grant Program that provides grants of up to $4,000 per year to students who intend to teach in a public or private elementary or secondary school that serves students from low-income families. If, after reading all of the information on this fact sheet, you are interested in learning more about the TEACH Grant Program, you should contact the financial aid office at the college where you will be enrolled.</w:t>
      </w:r>
      <w:r>
        <w:rPr>
          <w:rFonts w:ascii="Times New Roman" w:hAnsi="Times New Roman"/>
          <w:color w:val="191919"/>
          <w:spacing w:val="-2"/>
          <w:sz w:val="18"/>
          <w:szCs w:val="18"/>
        </w:rPr>
        <w:t xml:space="preserve">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AC6CE3" w:rsidRDefault="00117F90" w:rsidP="00117F90">
      <w:pPr>
        <w:widowControl w:val="0"/>
        <w:autoSpaceDE w:val="0"/>
        <w:autoSpaceDN w:val="0"/>
        <w:adjustRightInd w:val="0"/>
        <w:spacing w:after="0"/>
        <w:ind w:left="180" w:right="130" w:hanging="10"/>
        <w:jc w:val="both"/>
        <w:rPr>
          <w:rFonts w:ascii="Times New Roman" w:hAnsi="Times New Roman"/>
          <w:smallCaps/>
          <w:color w:val="000000"/>
          <w:sz w:val="24"/>
          <w:szCs w:val="24"/>
        </w:rPr>
      </w:pPr>
      <w:r>
        <w:rPr>
          <w:rFonts w:ascii="Times New Roman" w:hAnsi="Times New Roman"/>
          <w:b/>
          <w:bCs/>
          <w:smallCaps/>
          <w:color w:val="191919"/>
          <w:spacing w:val="-2"/>
          <w:sz w:val="24"/>
          <w:szCs w:val="24"/>
        </w:rPr>
        <w:t>Iraq and Afghanistan Service Grant</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A student who is not eligible for a Pell Grant but whose parent or guardian was a member of the U.S. Armed Forces and died as a result of service performed in Iraq or Afghanistan after September 11, 2001 may be eligible to receive the Iraq and Afghanistan Service Grant. </w:t>
      </w:r>
    </w:p>
    <w:p w:rsidR="00117F90" w:rsidRPr="00A44BB7" w:rsidRDefault="00117F90" w:rsidP="00117F90">
      <w:pPr>
        <w:widowControl w:val="0"/>
        <w:autoSpaceDE w:val="0"/>
        <w:autoSpaceDN w:val="0"/>
        <w:adjustRightInd w:val="0"/>
        <w:spacing w:before="30" w:after="0" w:line="250" w:lineRule="auto"/>
        <w:ind w:left="180" w:right="130" w:firstLine="36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Additional Student Eligibility Requirements</w:t>
      </w:r>
    </w:p>
    <w:p w:rsidR="00117F90" w:rsidRPr="0047204F" w:rsidRDefault="00117F90" w:rsidP="00117F90">
      <w:pPr>
        <w:pStyle w:val="NormalWeb"/>
        <w:numPr>
          <w:ilvl w:val="0"/>
          <w:numId w:val="18"/>
        </w:numPr>
        <w:spacing w:before="0" w:beforeAutospacing="0" w:after="0" w:afterAutospacing="0"/>
        <w:ind w:left="900" w:right="130"/>
        <w:rPr>
          <w:sz w:val="18"/>
          <w:szCs w:val="18"/>
        </w:rPr>
      </w:pPr>
      <w:r w:rsidRPr="002901C9">
        <w:rPr>
          <w:sz w:val="18"/>
          <w:szCs w:val="18"/>
        </w:rPr>
        <w:t>- Be under 24 years old or</w:t>
      </w:r>
    </w:p>
    <w:p w:rsidR="00117F90" w:rsidRDefault="00117F90" w:rsidP="00117F90">
      <w:pPr>
        <w:pStyle w:val="NormalWeb"/>
        <w:numPr>
          <w:ilvl w:val="0"/>
          <w:numId w:val="18"/>
        </w:numPr>
        <w:spacing w:before="0" w:beforeAutospacing="0" w:after="0" w:afterAutospacing="0"/>
        <w:ind w:left="900" w:right="130"/>
        <w:rPr>
          <w:sz w:val="18"/>
          <w:szCs w:val="18"/>
        </w:rPr>
      </w:pPr>
      <w:r w:rsidRPr="002901C9">
        <w:rPr>
          <w:sz w:val="18"/>
          <w:szCs w:val="18"/>
        </w:rPr>
        <w:t>- Enrolled in college at least part-time at the time of the parent’s or guardian’s death.</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grant award is equal to the amount of a maximum Pell Grant for the award year – not to exceed the cost of attendance for that award year.</w:t>
      </w:r>
    </w:p>
    <w:p w:rsidR="00117F90" w:rsidRDefault="00117F90" w:rsidP="00117F90">
      <w:pPr>
        <w:pStyle w:val="Heading2"/>
        <w:ind w:left="180" w:right="130" w:firstLine="0"/>
        <w:rPr>
          <w:rFonts w:ascii="Times New Roman" w:hAnsi="Times New Roman"/>
          <w:color w:val="000000"/>
          <w:sz w:val="36"/>
          <w:szCs w:val="36"/>
        </w:rPr>
      </w:pPr>
      <w:bookmarkStart w:id="572" w:name="_Toc295559022"/>
      <w:bookmarkStart w:id="573" w:name="_Toc297152547"/>
      <w:r w:rsidRPr="0003578D">
        <w:rPr>
          <w:rFonts w:ascii="Times New Roman" w:hAnsi="Times New Roman"/>
          <w:b w:val="0"/>
          <w:color w:val="191919"/>
          <w:spacing w:val="-5"/>
          <w:sz w:val="48"/>
          <w:szCs w:val="48"/>
        </w:rPr>
        <w:t>E</w:t>
      </w:r>
      <w:r w:rsidRPr="0003578D">
        <w:rPr>
          <w:rFonts w:ascii="Times New Roman" w:hAnsi="Times New Roman"/>
          <w:b w:val="0"/>
          <w:color w:val="191919"/>
          <w:spacing w:val="-5"/>
          <w:sz w:val="36"/>
          <w:szCs w:val="36"/>
        </w:rPr>
        <w:t>MPLOYMENT</w:t>
      </w:r>
      <w:bookmarkEnd w:id="572"/>
      <w:bookmarkEnd w:id="573"/>
    </w:p>
    <w:p w:rsidR="00117F90" w:rsidRPr="0003578D" w:rsidRDefault="00117F90" w:rsidP="00117F90">
      <w:pPr>
        <w:pStyle w:val="Heading2"/>
        <w:spacing w:before="0"/>
        <w:ind w:left="180" w:right="130"/>
        <w:rPr>
          <w:rFonts w:ascii="Times New Roman" w:hAnsi="Times New Roman"/>
          <w:color w:val="000000"/>
          <w:sz w:val="18"/>
          <w:szCs w:val="18"/>
        </w:rPr>
      </w:pPr>
      <w:bookmarkStart w:id="574" w:name="_Toc295559023"/>
      <w:bookmarkStart w:id="575" w:name="_Toc297152548"/>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L</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W</w:t>
      </w:r>
      <w:r w:rsidRPr="0003578D">
        <w:rPr>
          <w:rFonts w:ascii="Times New Roman" w:hAnsi="Times New Roman"/>
          <w:bCs w:val="0"/>
          <w:color w:val="191919"/>
          <w:spacing w:val="-2"/>
          <w:sz w:val="18"/>
          <w:szCs w:val="18"/>
        </w:rPr>
        <w:t>ORK</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TUD</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ROGRAM</w:t>
      </w:r>
      <w:bookmarkEnd w:id="574"/>
      <w:bookmarkEnd w:id="575"/>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l W</w:t>
      </w:r>
      <w:r>
        <w:rPr>
          <w:rFonts w:ascii="Times New Roman" w:hAnsi="Times New Roman"/>
          <w:color w:val="191919"/>
          <w:spacing w:val="-2"/>
          <w:sz w:val="18"/>
          <w:szCs w:val="18"/>
        </w:rPr>
        <w:t>ork-Stud</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provide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job</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par</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expenses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arrangin</w:t>
      </w:r>
      <w:r w:rsidRPr="009012AA">
        <w:rPr>
          <w:rFonts w:ascii="Times New Roman" w:hAnsi="Times New Roman"/>
          <w:color w:val="191919"/>
          <w:spacing w:val="-2"/>
          <w:sz w:val="18"/>
          <w:szCs w:val="18"/>
        </w:rPr>
        <w:t xml:space="preserve">g a </w:t>
      </w:r>
      <w:r>
        <w:rPr>
          <w:rFonts w:ascii="Times New Roman" w:hAnsi="Times New Roman"/>
          <w:color w:val="191919"/>
          <w:spacing w:val="-2"/>
          <w:sz w:val="18"/>
          <w:szCs w:val="18"/>
        </w:rPr>
        <w:t>jo</w:t>
      </w:r>
      <w:r w:rsidRPr="009012AA">
        <w:rPr>
          <w:rFonts w:ascii="Times New Roman" w:hAnsi="Times New Roman"/>
          <w:color w:val="191919"/>
          <w:spacing w:val="-2"/>
          <w:sz w:val="18"/>
          <w:szCs w:val="18"/>
        </w:rPr>
        <w:t xml:space="preserve">b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determinin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ho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man</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hour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wee</w:t>
      </w:r>
      <w:r w:rsidRPr="009012AA">
        <w:rPr>
          <w:rFonts w:ascii="Times New Roman" w:hAnsi="Times New Roman"/>
          <w:color w:val="191919"/>
          <w:spacing w:val="-2"/>
          <w:sz w:val="18"/>
          <w:szCs w:val="18"/>
        </w:rPr>
        <w:t xml:space="preserve">k 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9012AA">
        <w:rPr>
          <w:rFonts w:ascii="Times New Roman" w:hAnsi="Times New Roman"/>
          <w:color w:val="191919"/>
          <w:spacing w:val="-2"/>
          <w:sz w:val="18"/>
          <w:szCs w:val="18"/>
        </w:rPr>
        <w:t xml:space="preserve">k </w:t>
      </w:r>
      <w:r>
        <w:rPr>
          <w:rFonts w:ascii="Times New Roman" w:hAnsi="Times New Roman"/>
          <w:color w:val="191919"/>
          <w:spacing w:val="-2"/>
          <w:sz w:val="18"/>
          <w:szCs w:val="18"/>
        </w:rPr>
        <w:t>und</w:t>
      </w:r>
      <w:r w:rsidRPr="009012AA">
        <w:rPr>
          <w:rFonts w:ascii="Times New Roman" w:hAnsi="Times New Roman"/>
          <w:color w:val="191919"/>
          <w:spacing w:val="-2"/>
          <w:sz w:val="18"/>
          <w:szCs w:val="18"/>
        </w:rPr>
        <w:t xml:space="preserve">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program,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clas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schedul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progres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int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account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need.</w:t>
      </w:r>
    </w:p>
    <w:p w:rsidR="00F814B2" w:rsidRDefault="00F814B2" w:rsidP="00117F90">
      <w:pPr>
        <w:pStyle w:val="Heading2"/>
        <w:ind w:left="180" w:right="130" w:firstLine="0"/>
        <w:rPr>
          <w:rFonts w:ascii="Times New Roman" w:hAnsi="Times New Roman"/>
          <w:b w:val="0"/>
          <w:bCs w:val="0"/>
          <w:color w:val="191919"/>
          <w:spacing w:val="-5"/>
          <w:sz w:val="48"/>
          <w:szCs w:val="48"/>
        </w:rPr>
        <w:sectPr w:rsidR="00F814B2" w:rsidSect="00486046">
          <w:headerReference w:type="even" r:id="rId62"/>
          <w:type w:val="continuous"/>
          <w:pgSz w:w="12240" w:h="15840" w:code="1"/>
          <w:pgMar w:top="533" w:right="1123" w:bottom="274" w:left="547" w:header="720" w:footer="288" w:gutter="0"/>
          <w:cols w:space="720"/>
          <w:docGrid w:linePitch="360"/>
        </w:sectPr>
      </w:pPr>
    </w:p>
    <w:p w:rsidR="00117F90" w:rsidRPr="00776E16" w:rsidRDefault="00117F90" w:rsidP="00117F90">
      <w:pPr>
        <w:pStyle w:val="Heading2"/>
        <w:ind w:left="180" w:right="130" w:firstLine="0"/>
        <w:rPr>
          <w:rFonts w:ascii="Times New Roman" w:hAnsi="Times New Roman"/>
          <w:color w:val="000000"/>
          <w:sz w:val="36"/>
          <w:szCs w:val="36"/>
        </w:rPr>
      </w:pPr>
      <w:bookmarkStart w:id="576" w:name="_Toc295559024"/>
      <w:bookmarkStart w:id="577" w:name="_Toc297152549"/>
      <w:r w:rsidRPr="0003578D">
        <w:rPr>
          <w:rFonts w:ascii="Times New Roman" w:hAnsi="Times New Roman"/>
          <w:b w:val="0"/>
          <w:bCs w:val="0"/>
          <w:color w:val="191919"/>
          <w:spacing w:val="-5"/>
          <w:sz w:val="48"/>
          <w:szCs w:val="48"/>
        </w:rPr>
        <w:lastRenderedPageBreak/>
        <w:t>L</w:t>
      </w:r>
      <w:r w:rsidRPr="0003578D">
        <w:rPr>
          <w:rFonts w:ascii="Times New Roman" w:hAnsi="Times New Roman"/>
          <w:b w:val="0"/>
          <w:bCs w:val="0"/>
          <w:color w:val="191919"/>
          <w:spacing w:val="-5"/>
          <w:sz w:val="36"/>
          <w:szCs w:val="36"/>
        </w:rPr>
        <w:t>OA</w:t>
      </w:r>
      <w:r w:rsidRPr="0003578D">
        <w:rPr>
          <w:rFonts w:ascii="Times New Roman" w:hAnsi="Times New Roman"/>
          <w:b w:val="0"/>
          <w:bCs w:val="0"/>
          <w:color w:val="191919"/>
          <w:sz w:val="36"/>
          <w:szCs w:val="36"/>
        </w:rPr>
        <w:t>N</w:t>
      </w:r>
      <w:r w:rsidRPr="00776E16">
        <w:rPr>
          <w:rFonts w:ascii="Times New Roman" w:hAnsi="Times New Roman"/>
          <w:bCs w:val="0"/>
          <w:color w:val="191919"/>
          <w:spacing w:val="20"/>
          <w:sz w:val="36"/>
          <w:szCs w:val="36"/>
        </w:rPr>
        <w:t xml:space="preserve"> </w:t>
      </w:r>
      <w:r w:rsidRPr="0003578D">
        <w:rPr>
          <w:rFonts w:ascii="Times New Roman" w:hAnsi="Times New Roman"/>
          <w:b w:val="0"/>
          <w:bCs w:val="0"/>
          <w:color w:val="191919"/>
          <w:spacing w:val="-5"/>
          <w:sz w:val="48"/>
          <w:szCs w:val="48"/>
        </w:rPr>
        <w:t>P</w:t>
      </w:r>
      <w:r w:rsidRPr="0003578D">
        <w:rPr>
          <w:rFonts w:ascii="Times New Roman" w:hAnsi="Times New Roman"/>
          <w:b w:val="0"/>
          <w:bCs w:val="0"/>
          <w:color w:val="191919"/>
          <w:spacing w:val="-5"/>
          <w:sz w:val="36"/>
          <w:szCs w:val="36"/>
        </w:rPr>
        <w:t>ROGRAMS</w:t>
      </w:r>
      <w:bookmarkEnd w:id="576"/>
      <w:bookmarkEnd w:id="577"/>
    </w:p>
    <w:p w:rsidR="00117F90" w:rsidRDefault="00117F90" w:rsidP="00117F90">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578" w:name="_Toc295559025"/>
      <w:bookmarkStart w:id="579" w:name="_Toc297152550"/>
      <w:r w:rsidRPr="00200513">
        <w:rPr>
          <w:rFonts w:ascii="Times New Roman" w:hAnsi="Times New Roman"/>
          <w:bCs w:val="0"/>
          <w:color w:val="262626" w:themeColor="text1" w:themeTint="D9"/>
          <w:spacing w:val="-2"/>
          <w:sz w:val="24"/>
          <w:szCs w:val="24"/>
        </w:rPr>
        <w:t>F</w:t>
      </w:r>
      <w:r w:rsidRPr="00200513">
        <w:rPr>
          <w:rFonts w:ascii="Times New Roman" w:hAnsi="Times New Roman"/>
          <w:bCs w:val="0"/>
          <w:color w:val="262626" w:themeColor="text1" w:themeTint="D9"/>
          <w:spacing w:val="-2"/>
          <w:sz w:val="18"/>
          <w:szCs w:val="18"/>
        </w:rPr>
        <w:t>EDERA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D</w:t>
      </w:r>
      <w:r w:rsidRPr="00200513">
        <w:rPr>
          <w:rFonts w:ascii="Times New Roman" w:hAnsi="Times New Roman"/>
          <w:bCs w:val="0"/>
          <w:color w:val="262626" w:themeColor="text1" w:themeTint="D9"/>
          <w:spacing w:val="-2"/>
          <w:sz w:val="18"/>
          <w:szCs w:val="18"/>
        </w:rPr>
        <w:t>IREC</w:t>
      </w:r>
      <w:r w:rsidRPr="00200513">
        <w:rPr>
          <w:rFonts w:ascii="Times New Roman" w:hAnsi="Times New Roman"/>
          <w:bCs w:val="0"/>
          <w:color w:val="262626" w:themeColor="text1" w:themeTint="D9"/>
          <w:sz w:val="18"/>
          <w:szCs w:val="18"/>
        </w:rPr>
        <w:t>T</w:t>
      </w:r>
      <w:r w:rsidRPr="00200513">
        <w:rPr>
          <w:rFonts w:ascii="Times New Roman" w:hAnsi="Times New Roman"/>
          <w:bCs w:val="0"/>
          <w:color w:val="262626" w:themeColor="text1" w:themeTint="D9"/>
          <w:spacing w:val="7"/>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UBSIDIZE</w:t>
      </w:r>
      <w:r w:rsidRPr="00200513">
        <w:rPr>
          <w:rFonts w:ascii="Times New Roman" w:hAnsi="Times New Roman"/>
          <w:bCs w:val="0"/>
          <w:color w:val="262626" w:themeColor="text1" w:themeTint="D9"/>
          <w:sz w:val="18"/>
          <w:szCs w:val="18"/>
        </w:rPr>
        <w:t>D</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L</w:t>
      </w:r>
      <w:r w:rsidRPr="00200513">
        <w:rPr>
          <w:rFonts w:ascii="Times New Roman" w:hAnsi="Times New Roman"/>
          <w:bCs w:val="0"/>
          <w:color w:val="262626" w:themeColor="text1" w:themeTint="D9"/>
          <w:spacing w:val="-2"/>
          <w:sz w:val="18"/>
          <w:szCs w:val="18"/>
        </w:rPr>
        <w:t>OAN</w:t>
      </w:r>
      <w:bookmarkEnd w:id="578"/>
      <w:bookmarkEnd w:id="579"/>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demonstrat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lende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administer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program</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The 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greate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8.2</w:t>
      </w:r>
      <w:r w:rsidRPr="009012AA">
        <w:rPr>
          <w:rFonts w:ascii="Times New Roman" w:hAnsi="Times New Roman"/>
          <w:color w:val="191919"/>
          <w:spacing w:val="-2"/>
          <w:sz w:val="18"/>
          <w:szCs w:val="18"/>
        </w:rPr>
        <w:t xml:space="preserve">5 </w:t>
      </w:r>
      <w:r>
        <w:rPr>
          <w:rFonts w:ascii="Times New Roman" w:hAnsi="Times New Roman"/>
          <w:color w:val="191919"/>
          <w:spacing w:val="-2"/>
          <w:sz w:val="18"/>
          <w:szCs w:val="18"/>
        </w:rPr>
        <w:t>percent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me</w:t>
      </w:r>
      <w:r w:rsidRPr="009012AA">
        <w:rPr>
          <w:rFonts w:ascii="Times New Roman" w:hAnsi="Times New Roman"/>
          <w:color w:val="191919"/>
          <w:spacing w:val="-2"/>
          <w:sz w:val="18"/>
          <w:szCs w:val="18"/>
        </w:rPr>
        <w:t>a</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whil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schoo</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a </w:t>
      </w:r>
      <w:r>
        <w:rPr>
          <w:rFonts w:ascii="Times New Roman" w:hAnsi="Times New Roman"/>
          <w:color w:val="191919"/>
          <w:spacing w:val="-2"/>
          <w:sz w:val="18"/>
          <w:szCs w:val="18"/>
        </w:rPr>
        <w:t>half-tim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basis</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3</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w:t>
      </w:r>
      <w:r w:rsidRPr="009012AA">
        <w:rPr>
          <w:rFonts w:ascii="Times New Roman" w:hAnsi="Times New Roman"/>
          <w:color w:val="191919"/>
          <w:spacing w:val="-2"/>
          <w:sz w:val="18"/>
          <w:szCs w:val="18"/>
        </w:rPr>
        <w:t>u</w:t>
      </w:r>
      <w:r>
        <w:rPr>
          <w:rFonts w:ascii="Times New Roman" w:hAnsi="Times New Roman"/>
          <w:color w:val="191919"/>
          <w:spacing w:val="-2"/>
          <w:sz w:val="18"/>
          <w:szCs w:val="18"/>
        </w:rPr>
        <w:t>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retain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amoun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originatio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reduce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cos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supportin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Payment begin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si</w:t>
      </w:r>
      <w:r w:rsidRPr="009012AA">
        <w:rPr>
          <w:rFonts w:ascii="Times New Roman" w:hAnsi="Times New Roman"/>
          <w:color w:val="191919"/>
          <w:spacing w:val="-2"/>
          <w:sz w:val="18"/>
          <w:szCs w:val="18"/>
        </w:rPr>
        <w:t xml:space="preserve">x </w:t>
      </w:r>
      <w:r>
        <w:rPr>
          <w:rFonts w:ascii="Times New Roman" w:hAnsi="Times New Roman"/>
          <w:color w:val="191919"/>
          <w:spacing w:val="-2"/>
          <w:sz w:val="18"/>
          <w:szCs w:val="18"/>
        </w:rPr>
        <w:t>month</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leave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college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pStyle w:val="Heading2"/>
        <w:spacing w:before="0"/>
        <w:ind w:left="180" w:right="130" w:firstLine="0"/>
        <w:rPr>
          <w:rFonts w:ascii="Times New Roman" w:hAnsi="Times New Roman"/>
          <w:color w:val="000000"/>
          <w:sz w:val="18"/>
          <w:szCs w:val="18"/>
        </w:rPr>
      </w:pPr>
      <w:bookmarkStart w:id="580" w:name="_Toc295559026"/>
      <w:bookmarkStart w:id="581" w:name="_Toc297152551"/>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L</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NSUBSIDIZE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OAN</w:t>
      </w:r>
      <w:bookmarkEnd w:id="580"/>
      <w:bookmarkEnd w:id="581"/>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doe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It has the sam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term</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as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582" w:name="_Toc295559027"/>
      <w:bookmarkStart w:id="583" w:name="_Toc297152552"/>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PLU</w:t>
      </w:r>
      <w:r>
        <w:rPr>
          <w:rFonts w:ascii="Times New Roman" w:hAnsi="Times New Roman"/>
          <w:b w:val="0"/>
          <w:bCs w:val="0"/>
          <w:color w:val="191919"/>
          <w:sz w:val="24"/>
          <w:szCs w:val="24"/>
        </w:rPr>
        <w:t>S</w:t>
      </w:r>
      <w:r>
        <w:rPr>
          <w:rFonts w:ascii="Times New Roman" w:hAnsi="Times New Roman"/>
          <w:b w:val="0"/>
          <w:bCs w:val="0"/>
          <w:color w:val="191919"/>
          <w:spacing w:val="-5"/>
          <w:sz w:val="24"/>
          <w:szCs w:val="24"/>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NDERGRADU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w:t>
      </w:r>
      <w:r>
        <w:rPr>
          <w:rFonts w:ascii="Times New Roman" w:hAnsi="Times New Roman"/>
          <w:b w:val="0"/>
          <w:bCs w:val="0"/>
          <w:color w:val="191919"/>
          <w:sz w:val="18"/>
          <w:szCs w:val="18"/>
        </w:rPr>
        <w:t xml:space="preserve">S </w:t>
      </w:r>
      <w:r>
        <w:rPr>
          <w:rFonts w:ascii="Times New Roman" w:hAnsi="Times New Roman"/>
          <w:b w:val="0"/>
          <w:bCs w:val="0"/>
          <w:color w:val="191919"/>
          <w:spacing w:val="-2"/>
          <w:sz w:val="18"/>
          <w:szCs w:val="18"/>
        </w:rPr>
        <w:t>AN</w:t>
      </w:r>
      <w:r>
        <w:rPr>
          <w:rFonts w:ascii="Times New Roman" w:hAnsi="Times New Roman"/>
          <w:b w:val="0"/>
          <w:bCs w:val="0"/>
          <w:color w:val="191919"/>
          <w:sz w:val="18"/>
          <w:szCs w:val="18"/>
        </w:rPr>
        <w:t>D</w:t>
      </w:r>
      <w:r>
        <w:rPr>
          <w:rFonts w:ascii="Times New Roman" w:hAnsi="Times New Roman"/>
          <w:b w:val="0"/>
          <w:bCs w:val="0"/>
          <w:color w:val="191919"/>
          <w:spacing w:val="11"/>
          <w:sz w:val="18"/>
          <w:szCs w:val="18"/>
        </w:rPr>
        <w:t xml:space="preserve"> </w:t>
      </w:r>
      <w:r>
        <w:rPr>
          <w:rFonts w:ascii="Times New Roman" w:hAnsi="Times New Roman"/>
          <w:b w:val="0"/>
          <w:bCs w:val="0"/>
          <w:color w:val="191919"/>
          <w:spacing w:val="-2"/>
          <w:sz w:val="24"/>
          <w:szCs w:val="24"/>
        </w:rPr>
        <w:t>G</w:t>
      </w:r>
      <w:r>
        <w:rPr>
          <w:rFonts w:ascii="Times New Roman" w:hAnsi="Times New Roman"/>
          <w:b w:val="0"/>
          <w:bCs w:val="0"/>
          <w:color w:val="191919"/>
          <w:spacing w:val="-2"/>
          <w:sz w:val="18"/>
          <w:szCs w:val="18"/>
        </w:rPr>
        <w:t>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TES</w:t>
      </w:r>
      <w:r>
        <w:rPr>
          <w:rFonts w:ascii="Times New Roman" w:hAnsi="Times New Roman"/>
          <w:b w:val="0"/>
          <w:bCs w:val="0"/>
          <w:color w:val="191919"/>
          <w:sz w:val="24"/>
          <w:szCs w:val="24"/>
        </w:rPr>
        <w:t>)</w:t>
      </w:r>
      <w:bookmarkEnd w:id="582"/>
      <w:bookmarkEnd w:id="583"/>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parent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goo</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credi</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historie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wan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borro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hel</w:t>
      </w:r>
      <w:r w:rsidRPr="009012AA">
        <w:rPr>
          <w:rFonts w:ascii="Times New Roman" w:hAnsi="Times New Roman"/>
          <w:color w:val="191919"/>
          <w:spacing w:val="-2"/>
          <w:sz w:val="18"/>
          <w:szCs w:val="18"/>
        </w:rPr>
        <w:t xml:space="preserve">p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dependen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students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first 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withi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6</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day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w:t>
      </w:r>
      <w:r w:rsidRPr="009012AA">
        <w:rPr>
          <w:rFonts w:ascii="Times New Roman" w:hAnsi="Times New Roman"/>
          <w:color w:val="191919"/>
          <w:spacing w:val="-2"/>
          <w:sz w:val="18"/>
          <w:szCs w:val="18"/>
        </w:rPr>
        <w:t>a</w:t>
      </w:r>
      <w:r>
        <w:rPr>
          <w:rFonts w:ascii="Times New Roman" w:hAnsi="Times New Roman"/>
          <w:color w:val="191919"/>
          <w:spacing w:val="-2"/>
          <w:sz w:val="18"/>
          <w:szCs w:val="18"/>
        </w:rPr>
        <w:t>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cappe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9%</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4</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deducte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d (F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is required.</w:t>
      </w:r>
    </w:p>
    <w:p w:rsidR="00117F90" w:rsidRDefault="00117F90" w:rsidP="00117F90">
      <w:pPr>
        <w:widowControl w:val="0"/>
        <w:autoSpaceDE w:val="0"/>
        <w:autoSpaceDN w:val="0"/>
        <w:adjustRightInd w:val="0"/>
        <w:spacing w:after="0"/>
        <w:ind w:left="180" w:right="130" w:hanging="30"/>
        <w:jc w:val="both"/>
        <w:rPr>
          <w:rFonts w:ascii="Times New Roman" w:hAnsi="Times New Roman"/>
          <w:b/>
          <w:bCs/>
          <w:color w:val="191919"/>
          <w:spacing w:val="-2"/>
          <w:sz w:val="24"/>
          <w:szCs w:val="24"/>
        </w:rPr>
      </w:pPr>
    </w:p>
    <w:p w:rsidR="00117F90" w:rsidRPr="0047204F" w:rsidRDefault="00117F90" w:rsidP="00117F90">
      <w:pPr>
        <w:pStyle w:val="Heading2"/>
        <w:spacing w:before="0"/>
        <w:ind w:left="180" w:right="130" w:firstLine="0"/>
        <w:rPr>
          <w:rFonts w:ascii="Times New Roman" w:hAnsi="Times New Roman"/>
          <w:color w:val="000000"/>
          <w:sz w:val="24"/>
          <w:szCs w:val="24"/>
        </w:rPr>
      </w:pPr>
      <w:bookmarkStart w:id="584" w:name="_Toc295559028"/>
      <w:bookmarkStart w:id="585" w:name="_Toc297152553"/>
      <w:r w:rsidRPr="0047204F">
        <w:rPr>
          <w:rFonts w:ascii="Times New Roman" w:hAnsi="Times New Roman"/>
          <w:b w:val="0"/>
          <w:bCs w:val="0"/>
          <w:color w:val="191919"/>
          <w:spacing w:val="-2"/>
          <w:sz w:val="24"/>
          <w:szCs w:val="24"/>
        </w:rPr>
        <w:t>F</w:t>
      </w:r>
      <w:r w:rsidRPr="002901C9">
        <w:rPr>
          <w:rFonts w:ascii="Times New Roman" w:hAnsi="Times New Roman"/>
          <w:b w:val="0"/>
          <w:bCs w:val="0"/>
          <w:color w:val="191919"/>
          <w:spacing w:val="-2"/>
          <w:sz w:val="24"/>
          <w:szCs w:val="24"/>
        </w:rPr>
        <w:t>EDERA</w:t>
      </w:r>
      <w:r w:rsidRPr="002901C9">
        <w:rPr>
          <w:rFonts w:ascii="Times New Roman" w:hAnsi="Times New Roman"/>
          <w:b w:val="0"/>
          <w:bCs w:val="0"/>
          <w:color w:val="191919"/>
          <w:sz w:val="24"/>
          <w:szCs w:val="24"/>
        </w:rPr>
        <w:t xml:space="preserve">L </w:t>
      </w:r>
      <w:r w:rsidRPr="002901C9">
        <w:rPr>
          <w:rFonts w:ascii="Times New Roman" w:hAnsi="Times New Roman"/>
          <w:b w:val="0"/>
          <w:bCs w:val="0"/>
          <w:smallCaps/>
          <w:color w:val="191919"/>
          <w:sz w:val="24"/>
          <w:szCs w:val="24"/>
        </w:rPr>
        <w:t>Direct</w:t>
      </w:r>
      <w:r>
        <w:rPr>
          <w:rFonts w:ascii="Times New Roman" w:hAnsi="Times New Roman"/>
          <w:b w:val="0"/>
          <w:bCs w:val="0"/>
          <w:color w:val="191919"/>
          <w:sz w:val="24"/>
          <w:szCs w:val="24"/>
        </w:rPr>
        <w:t xml:space="preserve"> </w:t>
      </w:r>
      <w:r w:rsidRPr="002901C9">
        <w:rPr>
          <w:rFonts w:ascii="Times New Roman" w:hAnsi="Times New Roman"/>
          <w:b w:val="0"/>
          <w:bCs w:val="0"/>
          <w:color w:val="191919"/>
          <w:sz w:val="24"/>
          <w:szCs w:val="24"/>
        </w:rPr>
        <w:t xml:space="preserve">GRAD </w:t>
      </w:r>
      <w:r w:rsidRPr="0047204F">
        <w:rPr>
          <w:rFonts w:ascii="Times New Roman" w:hAnsi="Times New Roman"/>
          <w:b w:val="0"/>
          <w:bCs w:val="0"/>
          <w:color w:val="191919"/>
          <w:spacing w:val="-2"/>
          <w:sz w:val="24"/>
          <w:szCs w:val="24"/>
        </w:rPr>
        <w:t>PLU</w:t>
      </w:r>
      <w:r w:rsidRPr="0047204F">
        <w:rPr>
          <w:rFonts w:ascii="Times New Roman" w:hAnsi="Times New Roman"/>
          <w:b w:val="0"/>
          <w:bCs w:val="0"/>
          <w:color w:val="191919"/>
          <w:sz w:val="24"/>
          <w:szCs w:val="24"/>
        </w:rPr>
        <w:t>S</w:t>
      </w:r>
      <w:r w:rsidRPr="0047204F">
        <w:rPr>
          <w:rFonts w:ascii="Times New Roman" w:hAnsi="Times New Roman"/>
          <w:b w:val="0"/>
          <w:bCs w:val="0"/>
          <w:color w:val="191919"/>
          <w:spacing w:val="-5"/>
          <w:sz w:val="24"/>
          <w:szCs w:val="24"/>
        </w:rPr>
        <w:t xml:space="preserve"> </w:t>
      </w:r>
      <w:r w:rsidRPr="0047204F">
        <w:rPr>
          <w:rFonts w:ascii="Times New Roman" w:hAnsi="Times New Roman"/>
          <w:b w:val="0"/>
          <w:bCs w:val="0"/>
          <w:color w:val="191919"/>
          <w:spacing w:val="-2"/>
          <w:sz w:val="24"/>
          <w:szCs w:val="24"/>
        </w:rPr>
        <w:t>L</w:t>
      </w:r>
      <w:r w:rsidRPr="002901C9">
        <w:rPr>
          <w:rFonts w:ascii="Times New Roman" w:hAnsi="Times New Roman"/>
          <w:b w:val="0"/>
          <w:bCs w:val="0"/>
          <w:color w:val="191919"/>
          <w:spacing w:val="-2"/>
          <w:sz w:val="24"/>
          <w:szCs w:val="24"/>
        </w:rPr>
        <w:t>OA</w:t>
      </w:r>
      <w:r w:rsidRPr="002901C9">
        <w:rPr>
          <w:rFonts w:ascii="Times New Roman" w:hAnsi="Times New Roman"/>
          <w:b w:val="0"/>
          <w:bCs w:val="0"/>
          <w:color w:val="191919"/>
          <w:sz w:val="24"/>
          <w:szCs w:val="24"/>
        </w:rPr>
        <w:t>N</w:t>
      </w:r>
      <w:r w:rsidRPr="002901C9">
        <w:rPr>
          <w:rFonts w:ascii="Times New Roman" w:hAnsi="Times New Roman"/>
          <w:b w:val="0"/>
          <w:bCs w:val="0"/>
          <w:color w:val="191919"/>
          <w:spacing w:val="10"/>
          <w:sz w:val="24"/>
          <w:szCs w:val="24"/>
        </w:rPr>
        <w:t xml:space="preserve"> (</w:t>
      </w:r>
      <w:r w:rsidRPr="0047204F">
        <w:rPr>
          <w:rFonts w:ascii="Times New Roman" w:hAnsi="Times New Roman"/>
          <w:b w:val="0"/>
          <w:bCs w:val="0"/>
          <w:color w:val="191919"/>
          <w:spacing w:val="-2"/>
          <w:sz w:val="24"/>
          <w:szCs w:val="24"/>
        </w:rPr>
        <w:t>G</w:t>
      </w:r>
      <w:r w:rsidRPr="002901C9">
        <w:rPr>
          <w:rFonts w:ascii="Times New Roman" w:hAnsi="Times New Roman"/>
          <w:b w:val="0"/>
          <w:bCs w:val="0"/>
          <w:color w:val="191919"/>
          <w:spacing w:val="-2"/>
          <w:sz w:val="24"/>
          <w:szCs w:val="24"/>
        </w:rPr>
        <w:t>RADU</w:t>
      </w:r>
      <w:r w:rsidRPr="002901C9">
        <w:rPr>
          <w:rFonts w:ascii="Times New Roman" w:hAnsi="Times New Roman"/>
          <w:b w:val="0"/>
          <w:bCs w:val="0"/>
          <w:color w:val="191919"/>
          <w:spacing w:val="-16"/>
          <w:sz w:val="24"/>
          <w:szCs w:val="24"/>
        </w:rPr>
        <w:t>A</w:t>
      </w:r>
      <w:r w:rsidRPr="002901C9">
        <w:rPr>
          <w:rFonts w:ascii="Times New Roman" w:hAnsi="Times New Roman"/>
          <w:b w:val="0"/>
          <w:bCs w:val="0"/>
          <w:color w:val="191919"/>
          <w:spacing w:val="-2"/>
          <w:sz w:val="24"/>
          <w:szCs w:val="24"/>
        </w:rPr>
        <w:t>TES</w:t>
      </w:r>
      <w:r w:rsidRPr="0047204F">
        <w:rPr>
          <w:rFonts w:ascii="Times New Roman" w:hAnsi="Times New Roman"/>
          <w:b w:val="0"/>
          <w:bCs w:val="0"/>
          <w:color w:val="191919"/>
          <w:sz w:val="24"/>
          <w:szCs w:val="24"/>
        </w:rPr>
        <w:t>)</w:t>
      </w:r>
      <w:bookmarkEnd w:id="584"/>
      <w:bookmarkEnd w:id="58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Graduate and professional degree students can borrow a Direct GRAD PLUS Loan to help cover education expenses. </w:t>
      </w:r>
      <w:proofErr w:type="gramStart"/>
      <w:r>
        <w:rPr>
          <w:rFonts w:ascii="Times New Roman" w:hAnsi="Times New Roman"/>
          <w:color w:val="191919"/>
          <w:spacing w:val="-2"/>
          <w:sz w:val="18"/>
          <w:szCs w:val="18"/>
        </w:rPr>
        <w:t>The terms and conditions applicable to the Direct PLU Loan for undergraduate students.</w:t>
      </w:r>
      <w:proofErr w:type="gramEnd"/>
      <w:r>
        <w:rPr>
          <w:rFonts w:ascii="Times New Roman" w:hAnsi="Times New Roman"/>
          <w:color w:val="191919"/>
          <w:spacing w:val="-2"/>
          <w:sz w:val="18"/>
          <w:szCs w:val="18"/>
        </w:rPr>
        <w:t xml:space="preserve"> These terms and conditions include:</w:t>
      </w:r>
    </w:p>
    <w:p w:rsidR="00117F90" w:rsidRDefault="00117F90" w:rsidP="00117F90">
      <w:pPr>
        <w:pStyle w:val="ListParagraph"/>
        <w:widowControl w:val="0"/>
        <w:numPr>
          <w:ilvl w:val="0"/>
          <w:numId w:val="17"/>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determination that you (the applicant) do not have an adverse credit history and</w:t>
      </w:r>
    </w:p>
    <w:p w:rsidR="00117F90" w:rsidRDefault="00117F90" w:rsidP="00117F90">
      <w:pPr>
        <w:pStyle w:val="ListParagraph"/>
        <w:widowControl w:val="0"/>
        <w:numPr>
          <w:ilvl w:val="0"/>
          <w:numId w:val="17"/>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fixed interest rate of 7.9% for Direct PLUS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Unlike parent PLUS applicants, you (the student applicant) are required to complete the Free Application for Federal Student Aid (FAFSA). In addition, before you can receive a PLUS Loan, your school must have determined your minimum eligibility for Direct Subsidized and Unsubsidized Stafford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03578D" w:rsidRDefault="00117F90" w:rsidP="00117F90">
      <w:pPr>
        <w:pStyle w:val="Heading2"/>
        <w:spacing w:before="0"/>
        <w:ind w:left="180" w:right="130" w:firstLine="0"/>
        <w:rPr>
          <w:rFonts w:ascii="Times New Roman" w:hAnsi="Times New Roman"/>
          <w:color w:val="000000"/>
          <w:sz w:val="24"/>
          <w:szCs w:val="24"/>
        </w:rPr>
      </w:pPr>
      <w:bookmarkStart w:id="586" w:name="_Toc295559029"/>
      <w:bookmarkStart w:id="587" w:name="_Toc297152554"/>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ERKIN</w:t>
      </w:r>
      <w:r w:rsidRPr="0003578D">
        <w:rPr>
          <w:rFonts w:ascii="Times New Roman" w:hAnsi="Times New Roman"/>
          <w:bCs w:val="0"/>
          <w:color w:val="191919"/>
          <w:sz w:val="18"/>
          <w:szCs w:val="18"/>
        </w:rPr>
        <w:t>S</w:t>
      </w:r>
      <w:r w:rsidRPr="0003578D">
        <w:rPr>
          <w:rFonts w:ascii="Times New Roman" w:hAnsi="Times New Roman"/>
          <w:bCs w:val="0"/>
          <w:color w:val="191919"/>
          <w:spacing w:val="10"/>
          <w:sz w:val="18"/>
          <w:szCs w:val="18"/>
        </w:rPr>
        <w:t xml:space="preserve"> </w:t>
      </w:r>
      <w:proofErr w:type="gramStart"/>
      <w:r w:rsidRPr="0003578D">
        <w:rPr>
          <w:rFonts w:ascii="Times New Roman" w:hAnsi="Times New Roman"/>
          <w:bCs w:val="0"/>
          <w:color w:val="191919"/>
          <w:spacing w:val="-2"/>
          <w:sz w:val="24"/>
          <w:szCs w:val="24"/>
        </w:rPr>
        <w:t>L</w:t>
      </w:r>
      <w:r w:rsidRPr="0003578D">
        <w:rPr>
          <w:rFonts w:ascii="Times New Roman" w:hAnsi="Times New Roman"/>
          <w:bCs w:val="0"/>
          <w:color w:val="191919"/>
          <w:spacing w:val="-2"/>
          <w:sz w:val="18"/>
          <w:szCs w:val="18"/>
        </w:rPr>
        <w:t>OA</w:t>
      </w:r>
      <w:r w:rsidRPr="0003578D">
        <w:rPr>
          <w:rFonts w:ascii="Times New Roman" w:hAnsi="Times New Roman"/>
          <w:bCs w:val="0"/>
          <w:color w:val="191919"/>
          <w:sz w:val="18"/>
          <w:szCs w:val="18"/>
        </w:rPr>
        <w:t xml:space="preserve">N </w:t>
      </w:r>
      <w:r w:rsidRPr="0003578D">
        <w:rPr>
          <w:rFonts w:ascii="Times New Roman" w:hAnsi="Times New Roman"/>
          <w:bCs w:val="0"/>
          <w:color w:val="191919"/>
          <w:spacing w:val="23"/>
          <w:sz w:val="18"/>
          <w:szCs w:val="18"/>
        </w:rPr>
        <w:t xml:space="preserve"> </w:t>
      </w:r>
      <w:r w:rsidRPr="0003578D">
        <w:rPr>
          <w:rFonts w:ascii="Times New Roman" w:hAnsi="Times New Roman"/>
          <w:bCs w:val="0"/>
          <w:color w:val="191919"/>
          <w:spacing w:val="-2"/>
          <w:sz w:val="24"/>
          <w:szCs w:val="24"/>
        </w:rPr>
        <w:t>(</w:t>
      </w:r>
      <w:proofErr w:type="gramEnd"/>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ORMER</w:t>
      </w:r>
      <w:r w:rsidRPr="0003578D">
        <w:rPr>
          <w:rFonts w:ascii="Times New Roman" w:hAnsi="Times New Roman"/>
          <w:bCs w:val="0"/>
          <w:color w:val="191919"/>
          <w:spacing w:val="-19"/>
          <w:sz w:val="18"/>
          <w:szCs w:val="18"/>
        </w:rPr>
        <w:t>L</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NDSL)</w:t>
      </w:r>
      <w:bookmarkEnd w:id="586"/>
      <w:bookmarkEnd w:id="587"/>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Fund</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provide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purpos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makin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long-ter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loan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demonst</w:t>
      </w:r>
      <w:r w:rsidRPr="008516A9">
        <w:rPr>
          <w:rFonts w:ascii="Times New Roman" w:hAnsi="Times New Roman"/>
          <w:color w:val="191919"/>
          <w:spacing w:val="-2"/>
          <w:sz w:val="18"/>
          <w:szCs w:val="18"/>
        </w:rPr>
        <w:t>r</w:t>
      </w:r>
      <w:r>
        <w:rPr>
          <w:rFonts w:ascii="Times New Roman" w:hAnsi="Times New Roman"/>
          <w:color w:val="191919"/>
          <w:spacing w:val="-2"/>
          <w:sz w:val="18"/>
          <w:szCs w:val="18"/>
        </w:rPr>
        <w: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need</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Loans 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bot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unde</w:t>
      </w:r>
      <w:r w:rsidRPr="008516A9">
        <w:rPr>
          <w:rFonts w:ascii="Times New Roman" w:hAnsi="Times New Roman"/>
          <w:color w:val="191919"/>
          <w:spacing w:val="-2"/>
          <w:sz w:val="18"/>
          <w:szCs w:val="18"/>
        </w:rPr>
        <w:t>r</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Repaymen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a </w:t>
      </w:r>
      <w:r>
        <w:rPr>
          <w:rFonts w:ascii="Times New Roman" w:hAnsi="Times New Roman"/>
          <w:color w:val="191919"/>
          <w:spacing w:val="-2"/>
          <w:sz w:val="18"/>
          <w:szCs w:val="18"/>
        </w:rPr>
        <w:t>Perkin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begin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nin</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month</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t l</w:t>
      </w:r>
      <w:r>
        <w:rPr>
          <w:rFonts w:ascii="Times New Roman" w:hAnsi="Times New Roman"/>
          <w:color w:val="191919"/>
          <w:spacing w:val="-2"/>
          <w:sz w:val="18"/>
          <w:szCs w:val="18"/>
        </w:rPr>
        <w:t>eave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college, graduate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drop</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belo</w:t>
      </w:r>
      <w:r w:rsidRPr="008516A9">
        <w:rPr>
          <w:rFonts w:ascii="Times New Roman" w:hAnsi="Times New Roman"/>
          <w:color w:val="191919"/>
          <w:spacing w:val="-2"/>
          <w:sz w:val="18"/>
          <w:szCs w:val="18"/>
        </w:rPr>
        <w:t xml:space="preserve">w </w:t>
      </w:r>
      <w:r>
        <w:rPr>
          <w:rFonts w:ascii="Times New Roman" w:hAnsi="Times New Roman"/>
          <w:color w:val="191919"/>
          <w:spacing w:val="-2"/>
          <w:sz w:val="18"/>
          <w:szCs w:val="18"/>
        </w:rPr>
        <w:t>half-time</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5%</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8516A9">
        <w:rPr>
          <w:rFonts w:ascii="Times New Roman" w:hAnsi="Times New Roman"/>
          <w:color w:val="191919"/>
          <w:spacing w:val="-2"/>
          <w:sz w:val="18"/>
          <w:szCs w:val="18"/>
        </w:rPr>
        <w:t>F</w:t>
      </w:r>
      <w:r>
        <w:rPr>
          <w:rFonts w:ascii="Times New Roman" w:hAnsi="Times New Roman"/>
          <w:color w:val="191919"/>
          <w:spacing w:val="-2"/>
          <w:sz w:val="18"/>
          <w:szCs w:val="18"/>
        </w:rPr>
        <w:t>AFSA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588" w:name="_Toc295559030"/>
      <w:bookmarkStart w:id="589" w:name="_Toc297152555"/>
      <w:r w:rsidRPr="009B2355">
        <w:rPr>
          <w:rFonts w:ascii="Times New Roman" w:hAnsi="Times New Roman"/>
          <w:bCs w:val="0"/>
          <w:color w:val="191919"/>
          <w:spacing w:val="-2"/>
          <w:sz w:val="24"/>
          <w:szCs w:val="24"/>
        </w:rPr>
        <w:t>V</w:t>
      </w:r>
      <w:r w:rsidRPr="009B2355">
        <w:rPr>
          <w:rFonts w:ascii="Times New Roman" w:hAnsi="Times New Roman"/>
          <w:bCs w:val="0"/>
          <w:color w:val="191919"/>
          <w:spacing w:val="-2"/>
          <w:sz w:val="18"/>
          <w:szCs w:val="18"/>
        </w:rPr>
        <w:t>ETERAN</w:t>
      </w:r>
      <w:r w:rsidRPr="009B2355">
        <w:rPr>
          <w:rFonts w:ascii="Times New Roman" w:hAnsi="Times New Roman"/>
          <w:bCs w:val="0"/>
          <w:color w:val="191919"/>
          <w:sz w:val="18"/>
          <w:szCs w:val="18"/>
        </w:rPr>
        <w:t>S</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SSIS</w:t>
      </w:r>
      <w:r w:rsidRPr="009B2355">
        <w:rPr>
          <w:rFonts w:ascii="Times New Roman" w:hAnsi="Times New Roman"/>
          <w:bCs w:val="0"/>
          <w:color w:val="191919"/>
          <w:spacing w:val="-16"/>
          <w:sz w:val="18"/>
          <w:szCs w:val="18"/>
        </w:rPr>
        <w:t>T</w:t>
      </w:r>
      <w:r w:rsidRPr="009B2355">
        <w:rPr>
          <w:rFonts w:ascii="Times New Roman" w:hAnsi="Times New Roman"/>
          <w:bCs w:val="0"/>
          <w:color w:val="191919"/>
          <w:spacing w:val="-2"/>
          <w:sz w:val="18"/>
          <w:szCs w:val="18"/>
        </w:rPr>
        <w:t>ANC</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ROGRAMS</w:t>
      </w:r>
      <w:bookmarkEnd w:id="588"/>
      <w:bookmarkEnd w:id="589"/>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V</w:t>
      </w:r>
      <w:r>
        <w:rPr>
          <w:rFonts w:ascii="Times New Roman" w:hAnsi="Times New Roman"/>
          <w:color w:val="191919"/>
          <w:spacing w:val="-2"/>
          <w:sz w:val="18"/>
          <w:szCs w:val="18"/>
        </w:rPr>
        <w:t>eterans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activ</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dut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personnel</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dependent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encourage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ful</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advantag</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throug</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w:t>
      </w:r>
      <w:r w:rsidRPr="008516A9">
        <w:rPr>
          <w:rFonts w:ascii="Times New Roman" w:hAnsi="Times New Roman"/>
          <w:color w:val="191919"/>
          <w:spacing w:val="-2"/>
          <w:sz w:val="18"/>
          <w:szCs w:val="18"/>
        </w:rPr>
        <w:t>he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Administration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s p</w:t>
      </w:r>
      <w:r>
        <w:rPr>
          <w:rFonts w:ascii="Times New Roman" w:hAnsi="Times New Roman"/>
          <w:color w:val="191919"/>
          <w:spacing w:val="-2"/>
          <w:sz w:val="18"/>
          <w:szCs w:val="18"/>
        </w:rPr>
        <w:t>rocess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VA </w:t>
      </w:r>
      <w:r>
        <w:rPr>
          <w:rFonts w:ascii="Times New Roman" w:hAnsi="Times New Roman"/>
          <w:color w:val="191919"/>
          <w:spacing w:val="-2"/>
          <w:sz w:val="18"/>
          <w:szCs w:val="18"/>
        </w:rPr>
        <w:t>Educatio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prio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othe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advise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have mone</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cove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semester'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tuitio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fee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doe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8516A9">
        <w:rPr>
          <w:rFonts w:ascii="Times New Roman" w:hAnsi="Times New Roman"/>
          <w:color w:val="191919"/>
          <w:spacing w:val="-2"/>
          <w:sz w:val="18"/>
          <w:szCs w:val="18"/>
        </w:rPr>
        <w:t>r</w:t>
      </w:r>
      <w:r>
        <w:rPr>
          <w:rFonts w:ascii="Times New Roman" w:hAnsi="Times New Roman"/>
          <w:color w:val="191919"/>
          <w:spacing w:val="-2"/>
          <w:sz w:val="18"/>
          <w:szCs w:val="18"/>
        </w:rPr>
        <w:t>ticipat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Intereste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f</w:t>
      </w:r>
      <w:r>
        <w:rPr>
          <w:rFonts w:ascii="Times New Roman" w:hAnsi="Times New Roman"/>
          <w:color w:val="191919"/>
          <w:spacing w:val="-2"/>
          <w:sz w:val="18"/>
          <w:szCs w:val="18"/>
        </w:rPr>
        <w:t>fair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componen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Registrar'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f</w:t>
      </w:r>
      <w:r>
        <w:rPr>
          <w:rFonts w:ascii="Times New Roman" w:hAnsi="Times New Roman"/>
          <w:color w:val="191919"/>
          <w:spacing w:val="-2"/>
          <w:sz w:val="18"/>
          <w:szCs w:val="18"/>
        </w:rPr>
        <w:t>fic</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informatio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assistance pertainin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eligibilit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r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Educationa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430-4638.</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590" w:name="_Toc295559031"/>
      <w:bookmarkStart w:id="591" w:name="_Toc297152556"/>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EFUN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OLIC</w:t>
      </w:r>
      <w:r w:rsidRPr="009B2355">
        <w:rPr>
          <w:rFonts w:ascii="Times New Roman" w:hAnsi="Times New Roman"/>
          <w:bCs w:val="0"/>
          <w:color w:val="191919"/>
          <w:sz w:val="18"/>
          <w:szCs w:val="18"/>
        </w:rPr>
        <w:t>Y</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18"/>
          <w:szCs w:val="18"/>
        </w:rPr>
        <w:t>FO</w:t>
      </w:r>
      <w:r w:rsidRPr="009B2355">
        <w:rPr>
          <w:rFonts w:ascii="Times New Roman" w:hAnsi="Times New Roman"/>
          <w:bCs w:val="0"/>
          <w:color w:val="191919"/>
          <w:sz w:val="18"/>
          <w:szCs w:val="18"/>
        </w:rPr>
        <w:t>R</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INANCIA</w:t>
      </w:r>
      <w:r w:rsidRPr="009B2355">
        <w:rPr>
          <w:rFonts w:ascii="Times New Roman" w:hAnsi="Times New Roman"/>
          <w:bCs w:val="0"/>
          <w:color w:val="191919"/>
          <w:sz w:val="18"/>
          <w:szCs w:val="18"/>
        </w:rPr>
        <w:t>L</w:t>
      </w:r>
      <w:r w:rsidRPr="009B2355">
        <w:rPr>
          <w:rFonts w:ascii="Times New Roman" w:hAnsi="Times New Roman"/>
          <w:bCs w:val="0"/>
          <w:color w:val="191919"/>
          <w:spacing w:val="-1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I</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ECIPIENTS</w:t>
      </w:r>
      <w:bookmarkEnd w:id="590"/>
      <w:bookmarkEnd w:id="591"/>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592" w:name="_Toc295559032"/>
      <w:bookmarkStart w:id="593" w:name="_Toc297152557"/>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ETUR</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1"/>
          <w:sz w:val="18"/>
          <w:szCs w:val="18"/>
        </w:rPr>
        <w:t xml:space="preserve"> </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ITL</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I</w:t>
      </w:r>
      <w:r w:rsidRPr="009B2355">
        <w:rPr>
          <w:rFonts w:ascii="Times New Roman" w:hAnsi="Times New Roman"/>
          <w:bCs w:val="0"/>
          <w:color w:val="191919"/>
          <w:sz w:val="24"/>
          <w:szCs w:val="24"/>
        </w:rPr>
        <w:t>V</w:t>
      </w:r>
      <w:r w:rsidRPr="009B2355">
        <w:rPr>
          <w:rFonts w:ascii="Times New Roman" w:hAnsi="Times New Roman"/>
          <w:bCs w:val="0"/>
          <w:color w:val="191919"/>
          <w:spacing w:val="-9"/>
          <w:sz w:val="24"/>
          <w:szCs w:val="24"/>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UNDS</w:t>
      </w:r>
      <w:bookmarkEnd w:id="592"/>
      <w:bookmarkEnd w:id="593"/>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As cited in section 484B of the Higher Reauthorization Act of 1998 (1965) and section 668.22 of the Federal Register, students who receive Title IV grant or loan funds and withdraw from a school after beginning attendance, the amount of Title IV grant or loan assistance earned by the student must be determined for the amount of time class was attended, and if necessary, return the calculated unearned portion, to the Department of Education. You may also be subject to Albany State University’s Satisfactory Academic Progress guidelines.</w:t>
      </w:r>
    </w:p>
    <w:p w:rsidR="00117F90" w:rsidRPr="00743405" w:rsidRDefault="00117F90" w:rsidP="00117F90">
      <w:pPr>
        <w:ind w:left="180" w:right="130" w:firstLine="0"/>
        <w:rPr>
          <w:rFonts w:ascii="Times New Roman" w:hAnsi="Times New Roman"/>
          <w:b/>
          <w:sz w:val="18"/>
          <w:szCs w:val="18"/>
          <w:u w:val="single"/>
        </w:rPr>
      </w:pPr>
      <w:r w:rsidRPr="002901C9">
        <w:rPr>
          <w:rFonts w:ascii="Times New Roman" w:hAnsi="Times New Roman"/>
          <w:b/>
          <w:sz w:val="18"/>
          <w:szCs w:val="18"/>
          <w:u w:val="single"/>
        </w:rPr>
        <w:t>Title IV grants and loans include:</w:t>
      </w:r>
    </w:p>
    <w:tbl>
      <w:tblPr>
        <w:tblW w:w="0" w:type="auto"/>
        <w:tblInd w:w="655" w:type="dxa"/>
        <w:tblLayout w:type="fixed"/>
        <w:tblCellMar>
          <w:left w:w="115" w:type="dxa"/>
          <w:right w:w="115" w:type="dxa"/>
        </w:tblCellMar>
        <w:tblLook w:val="01E0"/>
      </w:tblPr>
      <w:tblGrid>
        <w:gridCol w:w="5508"/>
        <w:gridCol w:w="4068"/>
      </w:tblGrid>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1. Pell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6. Subsidized Stafford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2. Academic Competitiveness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7. Perkins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3. National SMART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8. Parent Plus (Graduate Student)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4. Supplemental Education Opportunity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9. Parent Plus Loan (Parent)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5. Unsubsidized Stafford Loan</w:t>
            </w:r>
          </w:p>
        </w:tc>
        <w:tc>
          <w:tcPr>
            <w:tcW w:w="4068" w:type="dxa"/>
          </w:tcPr>
          <w:p w:rsidR="00117F90" w:rsidRPr="00743405" w:rsidRDefault="00117F90" w:rsidP="00117F90">
            <w:pPr>
              <w:spacing w:after="0"/>
              <w:ind w:left="180" w:right="130" w:firstLine="0"/>
              <w:rPr>
                <w:rFonts w:ascii="Times New Roman" w:hAnsi="Times New Roman"/>
                <w:sz w:val="18"/>
                <w:szCs w:val="18"/>
              </w:rPr>
            </w:pPr>
          </w:p>
        </w:tc>
      </w:tr>
    </w:tbl>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The Return of Title IV Funds (Return) regulations do not dictate an institutional refund policy. Instead, a school is required to determine the earned and unearned Title IV aid a student has earned as of the date of the student ceased attendance based on the amount of time the student spent in attendance. The calculation of Title IV funds earned by the student has no relations to the student’s incurred institutional charges.</w:t>
      </w:r>
    </w:p>
    <w:p w:rsidR="00117F90" w:rsidRDefault="00117F90" w:rsidP="00117F90">
      <w:pPr>
        <w:pStyle w:val="Heading2"/>
        <w:spacing w:before="0"/>
        <w:ind w:left="180" w:right="130" w:firstLine="0"/>
        <w:rPr>
          <w:rFonts w:ascii="Times New Roman" w:hAnsi="Times New Roman"/>
          <w:bCs w:val="0"/>
          <w:color w:val="191919"/>
          <w:spacing w:val="-2"/>
        </w:rPr>
      </w:pPr>
    </w:p>
    <w:p w:rsidR="00117F90" w:rsidRPr="009B2355" w:rsidRDefault="00117F90" w:rsidP="00117F90">
      <w:pPr>
        <w:pStyle w:val="Heading2"/>
        <w:spacing w:before="0"/>
        <w:ind w:left="180" w:right="130" w:firstLine="0"/>
        <w:rPr>
          <w:rFonts w:ascii="Times New Roman" w:hAnsi="Times New Roman"/>
          <w:color w:val="000000"/>
          <w:sz w:val="16"/>
          <w:szCs w:val="16"/>
        </w:rPr>
      </w:pPr>
      <w:bookmarkStart w:id="594" w:name="_Toc295559033"/>
      <w:bookmarkStart w:id="595" w:name="_Toc297152558"/>
      <w:r w:rsidRPr="009B2355">
        <w:rPr>
          <w:rFonts w:ascii="Times New Roman" w:hAnsi="Times New Roman"/>
          <w:bCs w:val="0"/>
          <w:color w:val="191919"/>
          <w:spacing w:val="-2"/>
        </w:rPr>
        <w:t>W</w:t>
      </w:r>
      <w:r w:rsidRPr="009B2355">
        <w:rPr>
          <w:rFonts w:ascii="Times New Roman" w:hAnsi="Times New Roman"/>
          <w:bCs w:val="0"/>
          <w:color w:val="191919"/>
          <w:spacing w:val="-2"/>
          <w:sz w:val="16"/>
          <w:szCs w:val="16"/>
        </w:rPr>
        <w:t>ITHDR</w:t>
      </w:r>
      <w:r w:rsidRPr="009B2355">
        <w:rPr>
          <w:rFonts w:ascii="Times New Roman" w:hAnsi="Times New Roman"/>
          <w:bCs w:val="0"/>
          <w:color w:val="191919"/>
          <w:spacing w:val="-21"/>
          <w:sz w:val="16"/>
          <w:szCs w:val="16"/>
        </w:rPr>
        <w:t>A</w:t>
      </w:r>
      <w:r w:rsidRPr="009B2355">
        <w:rPr>
          <w:rFonts w:ascii="Times New Roman" w:hAnsi="Times New Roman"/>
          <w:bCs w:val="0"/>
          <w:color w:val="191919"/>
          <w:spacing w:val="-20"/>
          <w:sz w:val="16"/>
          <w:szCs w:val="16"/>
        </w:rPr>
        <w:t>W</w:t>
      </w:r>
      <w:r w:rsidRPr="009B2355">
        <w:rPr>
          <w:rFonts w:ascii="Times New Roman" w:hAnsi="Times New Roman"/>
          <w:bCs w:val="0"/>
          <w:color w:val="191919"/>
          <w:spacing w:val="-2"/>
          <w:sz w:val="16"/>
          <w:szCs w:val="16"/>
        </w:rPr>
        <w:t>A</w:t>
      </w:r>
      <w:r w:rsidRPr="009B2355">
        <w:rPr>
          <w:rFonts w:ascii="Times New Roman" w:hAnsi="Times New Roman"/>
          <w:bCs w:val="0"/>
          <w:color w:val="191919"/>
          <w:sz w:val="16"/>
          <w:szCs w:val="16"/>
        </w:rPr>
        <w:t>L</w:t>
      </w:r>
      <w:r w:rsidRPr="009B2355">
        <w:rPr>
          <w:rFonts w:ascii="Times New Roman" w:hAnsi="Times New Roman"/>
          <w:bCs w:val="0"/>
          <w:color w:val="191919"/>
          <w:spacing w:val="33"/>
          <w:sz w:val="16"/>
          <w:szCs w:val="16"/>
        </w:rPr>
        <w:t xml:space="preserve"> </w:t>
      </w:r>
      <w:r w:rsidRPr="009B2355">
        <w:rPr>
          <w:rFonts w:ascii="Times New Roman" w:hAnsi="Times New Roman"/>
          <w:bCs w:val="0"/>
          <w:color w:val="191919"/>
          <w:spacing w:val="-2"/>
        </w:rPr>
        <w:t>D</w:t>
      </w:r>
      <w:r w:rsidRPr="009B2355">
        <w:rPr>
          <w:rFonts w:ascii="Times New Roman" w:hAnsi="Times New Roman"/>
          <w:bCs w:val="0"/>
          <w:color w:val="191919"/>
          <w:spacing w:val="-14"/>
          <w:w w:val="103"/>
          <w:sz w:val="16"/>
          <w:szCs w:val="16"/>
        </w:rPr>
        <w:t>A</w:t>
      </w:r>
      <w:r w:rsidRPr="009B2355">
        <w:rPr>
          <w:rFonts w:ascii="Times New Roman" w:hAnsi="Times New Roman"/>
          <w:bCs w:val="0"/>
          <w:color w:val="191919"/>
          <w:spacing w:val="-2"/>
          <w:w w:val="103"/>
          <w:sz w:val="16"/>
          <w:szCs w:val="16"/>
        </w:rPr>
        <w:t>T</w:t>
      </w:r>
      <w:r w:rsidRPr="009B2355">
        <w:rPr>
          <w:rFonts w:ascii="Times New Roman" w:hAnsi="Times New Roman"/>
          <w:bCs w:val="0"/>
          <w:color w:val="191919"/>
          <w:w w:val="103"/>
          <w:sz w:val="16"/>
          <w:szCs w:val="16"/>
        </w:rPr>
        <w:t>E</w:t>
      </w:r>
      <w:bookmarkEnd w:id="594"/>
      <w:bookmarkEnd w:id="595"/>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596" w:name="_Toc295559034"/>
      <w:bookmarkStart w:id="597" w:name="_Toc297152559"/>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596"/>
      <w:bookmarkEnd w:id="597"/>
    </w:p>
    <w:p w:rsidR="00117F90"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For official withdrawals, the date you withdraw from classes is the date of record for Return of Title IV Funds calculations, unless your intent to withdraw on an alternate date is documented. If you are not going to continue to attend school, you will need to complete an official withdrawal through the Registrar’s Office as soon as you decide to leave.</w:t>
      </w:r>
    </w:p>
    <w:p w:rsidR="00117F90" w:rsidRPr="008516A9"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598" w:name="_Toc295559035"/>
      <w:bookmarkStart w:id="599" w:name="_Toc297152560"/>
      <w:r w:rsidRPr="00200513">
        <w:rPr>
          <w:rFonts w:ascii="Times New Roman" w:hAnsi="Times New Roman"/>
          <w:color w:val="262626" w:themeColor="text1" w:themeTint="D9"/>
        </w:rPr>
        <w:t>U</w:t>
      </w:r>
      <w:r w:rsidRPr="00200513">
        <w:rPr>
          <w:rFonts w:ascii="Times New Roman" w:hAnsi="Times New Roman"/>
          <w:color w:val="262626" w:themeColor="text1" w:themeTint="D9"/>
          <w:sz w:val="18"/>
          <w:szCs w:val="18"/>
        </w:rPr>
        <w:t xml:space="preserve">NOFFICIAL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598"/>
      <w:bookmarkEnd w:id="599"/>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In the case of an unofficial withdrawal where the student did not complete the semester, and took no action to officially withdraw from the university through the Registrar’s Office; the university will determine the withdrawal date.</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r w:rsidRPr="008516A9">
        <w:rPr>
          <w:rFonts w:ascii="Times New Roman" w:hAnsi="Times New Roman"/>
          <w:b/>
          <w:color w:val="191919"/>
          <w:spacing w:val="-2"/>
          <w:sz w:val="18"/>
          <w:szCs w:val="18"/>
        </w:rPr>
        <w:t>Federal Regulations mandate that Albany State University must calculate earned and unearned portions of financial aid if necessary and return those funds to the student or the Department of Education whether the student “Officially” withdrew or “Unofficially” withdrew from the University.</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600" w:name="_Toc295559036"/>
      <w:bookmarkStart w:id="601" w:name="_Toc297152561"/>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EPAYMENT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BLIGATIONS</w:t>
      </w:r>
      <w:bookmarkEnd w:id="600"/>
      <w:bookmarkEnd w:id="601"/>
    </w:p>
    <w:p w:rsidR="00117F90" w:rsidRPr="002901C9" w:rsidRDefault="00117F90" w:rsidP="00117F90">
      <w:pPr>
        <w:spacing w:after="0"/>
        <w:ind w:left="180" w:right="130" w:firstLine="0"/>
        <w:jc w:val="both"/>
        <w:rPr>
          <w:rFonts w:ascii="Times New Roman" w:hAnsi="Times New Roman"/>
          <w:sz w:val="18"/>
          <w:szCs w:val="18"/>
        </w:rPr>
      </w:pPr>
      <w:r w:rsidRPr="002901C9">
        <w:rPr>
          <w:rFonts w:ascii="Times New Roman" w:hAnsi="Times New Roman"/>
          <w:b/>
          <w:sz w:val="18"/>
          <w:szCs w:val="18"/>
        </w:rPr>
        <w:t>If you do not attend classes, you will have to repay all financial aid funds received.</w:t>
      </w:r>
      <w:r w:rsidRPr="002901C9">
        <w:rPr>
          <w:rFonts w:ascii="Times New Roman" w:hAnsi="Times New Roman"/>
          <w:sz w:val="18"/>
          <w:szCs w:val="18"/>
        </w:rPr>
        <w:t xml:space="preserve"> If you do not attend classes, you have not established eligibility for the financial aid that you received therefore all financial aid funds MUST be repaid within 30 days.</w:t>
      </w:r>
    </w:p>
    <w:p w:rsidR="00117F90" w:rsidRPr="002901C9" w:rsidRDefault="00117F90" w:rsidP="00117F90">
      <w:pPr>
        <w:ind w:left="180" w:right="130" w:firstLine="0"/>
        <w:jc w:val="both"/>
        <w:rPr>
          <w:rFonts w:ascii="Times New Roman" w:hAnsi="Times New Roman"/>
          <w:sz w:val="18"/>
          <w:szCs w:val="18"/>
        </w:rPr>
      </w:pPr>
      <w:r w:rsidRPr="002901C9">
        <w:rPr>
          <w:rFonts w:ascii="Times New Roman" w:hAnsi="Times New Roman"/>
          <w:b/>
          <w:sz w:val="18"/>
          <w:szCs w:val="18"/>
        </w:rPr>
        <w:t>If you attend classes, the University will calculate your repayment based on federal regulations.</w:t>
      </w:r>
      <w:r w:rsidRPr="002901C9">
        <w:rPr>
          <w:rFonts w:ascii="Times New Roman" w:hAnsi="Times New Roman"/>
          <w:sz w:val="18"/>
          <w:szCs w:val="18"/>
        </w:rPr>
        <w:t xml:space="preserve"> The repayment calculation is based on the time you attended classes for that semester. This calculation, based on the withdrawal date, determines the type and amount of financial aid you received. The calculation also identifies the financial aid earned for the semester and the amount the University and you must return to the Department of Education.</w:t>
      </w: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602" w:name="_Toc295559037"/>
      <w:bookmarkStart w:id="603" w:name="_Toc297152562"/>
      <w:r w:rsidRPr="00200513">
        <w:rPr>
          <w:rFonts w:ascii="Times New Roman" w:hAnsi="Times New Roman"/>
          <w:color w:val="262626" w:themeColor="text1" w:themeTint="D9"/>
        </w:rPr>
        <w:t>P</w:t>
      </w:r>
      <w:r w:rsidRPr="00200513">
        <w:rPr>
          <w:rFonts w:ascii="Times New Roman" w:hAnsi="Times New Roman"/>
          <w:color w:val="262626" w:themeColor="text1" w:themeTint="D9"/>
          <w:sz w:val="18"/>
          <w:szCs w:val="18"/>
        </w:rPr>
        <w:t xml:space="preserve">ROCEDURES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 xml:space="preserve">OR </w:t>
      </w:r>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ETURN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 </w:t>
      </w:r>
      <w:r w:rsidRPr="00200513">
        <w:rPr>
          <w:rFonts w:ascii="Times New Roman" w:hAnsi="Times New Roman"/>
          <w:color w:val="262626" w:themeColor="text1" w:themeTint="D9"/>
        </w:rPr>
        <w:t>T</w:t>
      </w:r>
      <w:r w:rsidRPr="00200513">
        <w:rPr>
          <w:rFonts w:ascii="Times New Roman" w:hAnsi="Times New Roman"/>
          <w:color w:val="262626" w:themeColor="text1" w:themeTint="D9"/>
          <w:sz w:val="18"/>
          <w:szCs w:val="18"/>
        </w:rPr>
        <w:t xml:space="preserve">ITLE </w:t>
      </w:r>
      <w:r w:rsidRPr="00200513">
        <w:rPr>
          <w:rFonts w:ascii="Times New Roman" w:hAnsi="Times New Roman"/>
          <w:color w:val="262626" w:themeColor="text1" w:themeTint="D9"/>
        </w:rPr>
        <w:t>IV</w:t>
      </w:r>
      <w:r w:rsidRPr="00200513">
        <w:rPr>
          <w:rFonts w:ascii="Times New Roman" w:hAnsi="Times New Roman"/>
          <w:color w:val="262626" w:themeColor="text1" w:themeTint="D9"/>
          <w:sz w:val="18"/>
          <w:szCs w:val="18"/>
        </w:rPr>
        <w:t xml:space="preserve">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UNDS (R2T4)</w:t>
      </w:r>
      <w:bookmarkEnd w:id="602"/>
      <w:bookmarkEnd w:id="603"/>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If the total amount of Title IV grant and/or loan funds that the student earned is less than the amount received by the student, the difference between these amounts must be returned to the Title IV program (Department of Education) in the following order of priority (not to exceed the amount originally disbursed):</w:t>
      </w:r>
    </w:p>
    <w:tbl>
      <w:tblPr>
        <w:tblW w:w="0" w:type="auto"/>
        <w:tblInd w:w="648" w:type="dxa"/>
        <w:tblLook w:val="01E0"/>
      </w:tblPr>
      <w:tblGrid>
        <w:gridCol w:w="3708"/>
        <w:gridCol w:w="5148"/>
      </w:tblGrid>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1. Unsubsidized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6. Pell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2. 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7. Academic Competitiveness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3. Perkins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8. National SMART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4. Parent Plus (Graduate Student)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9. Supplemental Education Opportunity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5. Parent Plus Loan (Parent)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p>
        </w:tc>
      </w:tr>
    </w:tbl>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institution and the student share the responsibility for returning Title IV funds. The institution returns the “unearned” Title IV funds that have been paid to the school to cover the student’s institutional charges received from Title IV grant and/or loan programs. The student is responsible to repay any unpaid institutional charges resulting from the Return of Title IV Funds Calculation.</w:t>
      </w: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school must return Title IV funds due to the Departme</w:t>
      </w:r>
      <w:r>
        <w:rPr>
          <w:rFonts w:ascii="Times New Roman" w:hAnsi="Times New Roman"/>
          <w:sz w:val="18"/>
          <w:szCs w:val="18"/>
        </w:rPr>
        <w:t>nt of Education no later than</w:t>
      </w:r>
      <w:r w:rsidRPr="002901C9">
        <w:rPr>
          <w:rFonts w:ascii="Times New Roman" w:hAnsi="Times New Roman"/>
          <w:sz w:val="18"/>
          <w:szCs w:val="18"/>
        </w:rPr>
        <w:t xml:space="preserve"> 30 days after the date the school determines the student withdrew. Due to the time necessary to research the last date of enrollment for students who unofficially withdraw from the university (must investigate by contacting all professors). In cases involving unofficially withdrawn students, they maybe </w:t>
      </w:r>
      <w:proofErr w:type="gramStart"/>
      <w:r w:rsidRPr="002901C9">
        <w:rPr>
          <w:rFonts w:ascii="Times New Roman" w:hAnsi="Times New Roman"/>
          <w:sz w:val="18"/>
          <w:szCs w:val="18"/>
        </w:rPr>
        <w:t>be</w:t>
      </w:r>
      <w:proofErr w:type="gramEnd"/>
      <w:r w:rsidRPr="002901C9">
        <w:rPr>
          <w:rFonts w:ascii="Times New Roman" w:hAnsi="Times New Roman"/>
          <w:sz w:val="18"/>
          <w:szCs w:val="18"/>
        </w:rPr>
        <w:t xml:space="preserve"> notified of the unearned portion well after the withdrawal took place.</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r w:rsidRPr="002901C9">
        <w:rPr>
          <w:rFonts w:ascii="Times New Roman" w:hAnsi="Times New Roman"/>
          <w:sz w:val="18"/>
          <w:szCs w:val="18"/>
        </w:rPr>
        <w:t>If the student owes funds back to the Department of Education, the university will advise the student within 30 days of determining that the student withdrew: The student has 45 days from the date of notification from the university to take action on the overpayment. If the student’s portion of unearned Title IV funds includes a federal grant, the student has to pay no more than 50% of the initial Pell award that the student is responsible for returning.</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PLEASE NOTE: Students who completely withdraw from the University will be subject to Financial Aid Satisfactory Academic Progress (SAP) Guidelines. Please visit the SAP guidelines that refer to Minimum Percentage of Credit Hours Completion at www.asurams.edu.</w:t>
      </w:r>
    </w:p>
    <w:p w:rsidR="003E6AAC" w:rsidRDefault="003E6AAC">
      <w:pPr>
        <w:rPr>
          <w:rFonts w:ascii="Times New Roman" w:hAnsi="Times New Roman"/>
          <w:color w:val="000000"/>
          <w:sz w:val="26"/>
          <w:szCs w:val="26"/>
        </w:rPr>
      </w:pPr>
      <w:r>
        <w:rPr>
          <w:rFonts w:ascii="Times New Roman" w:hAnsi="Times New Roman"/>
          <w:color w:val="000000"/>
          <w:sz w:val="26"/>
          <w:szCs w:val="26"/>
        </w:rPr>
        <w:br w:type="page"/>
      </w:r>
    </w:p>
    <w:p w:rsidR="003E6AAC" w:rsidRDefault="003E6AAC" w:rsidP="00117F90">
      <w:pPr>
        <w:pStyle w:val="Heading2"/>
        <w:spacing w:before="0"/>
        <w:ind w:left="180" w:right="130" w:firstLine="0"/>
        <w:rPr>
          <w:rFonts w:ascii="Times New Roman" w:hAnsi="Times New Roman"/>
          <w:b w:val="0"/>
          <w:color w:val="191919"/>
          <w:spacing w:val="-4"/>
          <w:sz w:val="72"/>
          <w:szCs w:val="72"/>
        </w:rPr>
        <w:sectPr w:rsidR="003E6AAC" w:rsidSect="00486046">
          <w:headerReference w:type="default" r:id="rId63"/>
          <w:type w:val="continuous"/>
          <w:pgSz w:w="12240" w:h="15840" w:code="1"/>
          <w:pgMar w:top="533" w:right="1123" w:bottom="274" w:left="547" w:header="720" w:footer="288" w:gutter="0"/>
          <w:cols w:space="720"/>
          <w:docGrid w:linePitch="360"/>
        </w:sectPr>
      </w:pPr>
      <w:bookmarkStart w:id="604" w:name="_Toc295559038"/>
    </w:p>
    <w:p w:rsidR="00117F90" w:rsidRPr="009B2355" w:rsidRDefault="00117F90" w:rsidP="00117F90">
      <w:pPr>
        <w:pStyle w:val="Heading2"/>
        <w:spacing w:before="0"/>
        <w:ind w:left="180" w:right="130" w:firstLine="0"/>
        <w:rPr>
          <w:rFonts w:ascii="Times New Roman" w:hAnsi="Times New Roman"/>
          <w:b w:val="0"/>
          <w:color w:val="000000"/>
          <w:sz w:val="54"/>
          <w:szCs w:val="54"/>
        </w:rPr>
      </w:pPr>
      <w:bookmarkStart w:id="605" w:name="_Toc297152563"/>
      <w:r w:rsidRPr="009B2355">
        <w:rPr>
          <w:rFonts w:ascii="Times New Roman" w:hAnsi="Times New Roman"/>
          <w:b w:val="0"/>
          <w:color w:val="191919"/>
          <w:spacing w:val="-4"/>
          <w:sz w:val="72"/>
          <w:szCs w:val="72"/>
        </w:rPr>
        <w:lastRenderedPageBreak/>
        <w:t>F</w:t>
      </w:r>
      <w:r w:rsidRPr="009B2355">
        <w:rPr>
          <w:rFonts w:ascii="Times New Roman" w:hAnsi="Times New Roman"/>
          <w:b w:val="0"/>
          <w:color w:val="191919"/>
          <w:spacing w:val="-4"/>
          <w:sz w:val="54"/>
          <w:szCs w:val="54"/>
        </w:rPr>
        <w:t>INANCIA</w:t>
      </w:r>
      <w:r w:rsidRPr="009B2355">
        <w:rPr>
          <w:rFonts w:ascii="Times New Roman" w:hAnsi="Times New Roman"/>
          <w:b w:val="0"/>
          <w:color w:val="191919"/>
          <w:sz w:val="54"/>
          <w:szCs w:val="54"/>
        </w:rPr>
        <w:t>L</w:t>
      </w:r>
      <w:r w:rsidRPr="009B2355">
        <w:rPr>
          <w:rFonts w:ascii="Times New Roman" w:hAnsi="Times New Roman"/>
          <w:b w:val="0"/>
          <w:color w:val="191919"/>
          <w:spacing w:val="18"/>
          <w:sz w:val="54"/>
          <w:szCs w:val="54"/>
        </w:rPr>
        <w:t xml:space="preserve"> </w:t>
      </w:r>
      <w:r w:rsidRPr="009B2355">
        <w:rPr>
          <w:rFonts w:ascii="Times New Roman" w:hAnsi="Times New Roman"/>
          <w:b w:val="0"/>
          <w:color w:val="191919"/>
          <w:spacing w:val="-4"/>
          <w:sz w:val="72"/>
          <w:szCs w:val="72"/>
        </w:rPr>
        <w:t>I</w:t>
      </w:r>
      <w:r w:rsidRPr="009B2355">
        <w:rPr>
          <w:rFonts w:ascii="Times New Roman" w:hAnsi="Times New Roman"/>
          <w:b w:val="0"/>
          <w:color w:val="191919"/>
          <w:spacing w:val="-4"/>
          <w:sz w:val="54"/>
          <w:szCs w:val="54"/>
        </w:rPr>
        <w:t>NFORM</w:t>
      </w:r>
      <w:r w:rsidRPr="009B2355">
        <w:rPr>
          <w:rFonts w:ascii="Times New Roman" w:hAnsi="Times New Roman"/>
          <w:b w:val="0"/>
          <w:color w:val="191919"/>
          <w:spacing w:val="-63"/>
          <w:sz w:val="54"/>
          <w:szCs w:val="54"/>
        </w:rPr>
        <w:t>A</w:t>
      </w:r>
      <w:r w:rsidRPr="009B2355">
        <w:rPr>
          <w:rFonts w:ascii="Times New Roman" w:hAnsi="Times New Roman"/>
          <w:b w:val="0"/>
          <w:color w:val="191919"/>
          <w:spacing w:val="-4"/>
          <w:sz w:val="54"/>
          <w:szCs w:val="54"/>
        </w:rPr>
        <w:t>TION</w:t>
      </w:r>
      <w:bookmarkEnd w:id="604"/>
      <w:bookmarkEnd w:id="605"/>
    </w:p>
    <w:p w:rsidR="00117F90" w:rsidRDefault="00117F90" w:rsidP="00117F90">
      <w:pPr>
        <w:widowControl w:val="0"/>
        <w:autoSpaceDE w:val="0"/>
        <w:autoSpaceDN w:val="0"/>
        <w:adjustRightInd w:val="0"/>
        <w:spacing w:before="6" w:after="0" w:line="160" w:lineRule="exact"/>
        <w:ind w:left="180" w:right="130"/>
        <w:rPr>
          <w:rFonts w:ascii="Times New Roman" w:hAnsi="Times New Roman"/>
          <w:color w:val="000000"/>
          <w:sz w:val="16"/>
          <w:szCs w:val="16"/>
        </w:rPr>
      </w:pPr>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Albany State University receives the major portion of its operating funds through appropriations from the State of Georgia. This arrangement </w:t>
      </w:r>
      <w:r>
        <w:rPr>
          <w:rFonts w:ascii="Times New Roman" w:hAnsi="Times New Roman"/>
          <w:sz w:val="18"/>
          <w:szCs w:val="18"/>
        </w:rPr>
        <w:t>en</w:t>
      </w:r>
      <w:r w:rsidRPr="007E5988">
        <w:rPr>
          <w:rFonts w:ascii="Times New Roman" w:hAnsi="Times New Roman"/>
          <w:sz w:val="18"/>
          <w:szCs w:val="18"/>
        </w:rPr>
        <w:t>ables the University to offer high quality educational programs to its students at a minimal cost. The fiscal year for the University consists of three semesters–summer, fall and spring–and student fees are assessed on this basis. Fees are charged in accordance with the regulations and schedules set forth in this section, the basis of which is a 12 semester hour minimum load. Since fees are due and payable as an integral part of registration, students must pay all assessed fees during the process.</w:t>
      </w:r>
    </w:p>
    <w:p w:rsidR="00117F90" w:rsidRDefault="00117F90" w:rsidP="00117F90">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F814B2" w:rsidRDefault="00F814B2" w:rsidP="00117F90">
      <w:pPr>
        <w:pStyle w:val="Heading2"/>
        <w:spacing w:before="0"/>
        <w:ind w:left="180" w:right="130" w:firstLine="0"/>
        <w:rPr>
          <w:rFonts w:ascii="Times New Roman" w:hAnsi="Times New Roman"/>
          <w:bCs w:val="0"/>
          <w:color w:val="191919"/>
          <w:spacing w:val="-2"/>
          <w:sz w:val="24"/>
          <w:szCs w:val="24"/>
        </w:rPr>
        <w:sectPr w:rsidR="00F814B2" w:rsidSect="00486046">
          <w:headerReference w:type="even" r:id="rId64"/>
          <w:type w:val="continuous"/>
          <w:pgSz w:w="12240" w:h="15840" w:code="1"/>
          <w:pgMar w:top="533" w:right="1123" w:bottom="274" w:left="547" w:header="720" w:footer="288" w:gutter="0"/>
          <w:cols w:space="720"/>
          <w:docGrid w:linePitch="360"/>
        </w:sect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606" w:name="_Toc295559039"/>
      <w:bookmarkStart w:id="607" w:name="_Toc297152564"/>
      <w:r w:rsidRPr="009B2355">
        <w:rPr>
          <w:rFonts w:ascii="Times New Roman" w:hAnsi="Times New Roman"/>
          <w:bCs w:val="0"/>
          <w:color w:val="191919"/>
          <w:spacing w:val="-2"/>
          <w:sz w:val="24"/>
          <w:szCs w:val="24"/>
        </w:rPr>
        <w:lastRenderedPageBreak/>
        <w:t>S</w:t>
      </w:r>
      <w:r w:rsidRPr="009B2355">
        <w:rPr>
          <w:rFonts w:ascii="Times New Roman" w:hAnsi="Times New Roman"/>
          <w:bCs w:val="0"/>
          <w:color w:val="191919"/>
          <w:spacing w:val="-2"/>
          <w:sz w:val="18"/>
          <w:szCs w:val="18"/>
        </w:rPr>
        <w:t>TUDEN</w:t>
      </w:r>
      <w:r w:rsidRPr="009B2355">
        <w:rPr>
          <w:rFonts w:ascii="Times New Roman" w:hAnsi="Times New Roman"/>
          <w:bCs w:val="0"/>
          <w:color w:val="191919"/>
          <w:sz w:val="18"/>
          <w:szCs w:val="18"/>
        </w:rPr>
        <w:t>T</w:t>
      </w:r>
      <w:r w:rsidRPr="009B2355">
        <w:rPr>
          <w:rFonts w:ascii="Times New Roman" w:hAnsi="Times New Roman"/>
          <w:bCs w:val="0"/>
          <w:color w:val="191919"/>
          <w:spacing w:val="7"/>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E</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CHEDULE</w:t>
      </w:r>
      <w:bookmarkEnd w:id="606"/>
      <w:bookmarkEnd w:id="607"/>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The University reserves the right to change, without previous notice, its fees, charges, rules and regulations at the </w:t>
      </w:r>
      <w:r>
        <w:rPr>
          <w:rFonts w:ascii="Times New Roman" w:hAnsi="Times New Roman"/>
          <w:sz w:val="18"/>
          <w:szCs w:val="18"/>
        </w:rPr>
        <w:t>beginning of any semester; how</w:t>
      </w:r>
      <w:r w:rsidRPr="007E5988">
        <w:rPr>
          <w:rFonts w:ascii="Times New Roman" w:hAnsi="Times New Roman"/>
          <w:sz w:val="18"/>
          <w:szCs w:val="18"/>
        </w:rPr>
        <w:t>ever, this right will be exercised cautiously. It is the student’s responsibility to know the fees which are in effect each semester for which he/she enrolls.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608" w:name="_Toc295559040"/>
      <w:bookmarkStart w:id="609" w:name="_Toc297152565"/>
      <w:r w:rsidRPr="009B2355">
        <w:rPr>
          <w:rFonts w:ascii="Times New Roman" w:hAnsi="Times New Roman"/>
          <w:bCs w:val="0"/>
          <w:color w:val="191919"/>
          <w:spacing w:val="-2"/>
          <w:sz w:val="24"/>
          <w:szCs w:val="24"/>
        </w:rPr>
        <w:t>D</w:t>
      </w:r>
      <w:r w:rsidRPr="009B2355">
        <w:rPr>
          <w:rFonts w:ascii="Times New Roman" w:hAnsi="Times New Roman"/>
          <w:bCs w:val="0"/>
          <w:color w:val="191919"/>
          <w:spacing w:val="-2"/>
          <w:sz w:val="18"/>
          <w:szCs w:val="18"/>
        </w:rPr>
        <w:t>EFINITIO</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ULL</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IM</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TUDENT</w:t>
      </w:r>
      <w:bookmarkEnd w:id="608"/>
      <w:bookmarkEnd w:id="609"/>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A student with an academic schedule of 12 or more semester hours is considered a full-time student. A student with less than 12 semester hours is considered a part-time student. With this status, a student pays all semester fees, in full, except the tuition, which is paid on a per-semester hour basis. The fee per semester hour is as follows:</w:t>
      </w:r>
    </w:p>
    <w:p w:rsidR="00117F90" w:rsidRDefault="00117F90" w:rsidP="00117F90">
      <w:pPr>
        <w:widowControl w:val="0"/>
        <w:autoSpaceDE w:val="0"/>
        <w:autoSpaceDN w:val="0"/>
        <w:adjustRightInd w:val="0"/>
        <w:spacing w:before="8" w:after="0" w:line="190" w:lineRule="exact"/>
        <w:ind w:left="720" w:right="130"/>
        <w:rPr>
          <w:rFonts w:ascii="Times New Roman" w:hAnsi="Times New Roman"/>
          <w:color w:val="000000"/>
          <w:sz w:val="19"/>
          <w:szCs w:val="19"/>
        </w:rPr>
      </w:pPr>
    </w:p>
    <w:tbl>
      <w:tblPr>
        <w:tblW w:w="0" w:type="auto"/>
        <w:tblInd w:w="100" w:type="dxa"/>
        <w:tblLayout w:type="fixed"/>
        <w:tblCellMar>
          <w:left w:w="0" w:type="dxa"/>
          <w:right w:w="0" w:type="dxa"/>
        </w:tblCellMar>
        <w:tblLook w:val="0000"/>
      </w:tblPr>
      <w:tblGrid>
        <w:gridCol w:w="2834"/>
        <w:gridCol w:w="3290"/>
        <w:gridCol w:w="1876"/>
        <w:tblGridChange w:id="610">
          <w:tblGrid>
            <w:gridCol w:w="208"/>
            <w:gridCol w:w="2626"/>
            <w:gridCol w:w="208"/>
            <w:gridCol w:w="3082"/>
            <w:gridCol w:w="208"/>
            <w:gridCol w:w="1344"/>
            <w:gridCol w:w="532"/>
          </w:tblGrid>
        </w:tblGridChange>
      </w:tblGrid>
      <w:tr w:rsidR="00117F90" w:rsidRPr="007A7452" w:rsidTr="00680470">
        <w:trPr>
          <w:trHeight w:hRule="exact" w:val="298"/>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ind w:left="720" w:right="130" w:hanging="10"/>
              <w:rPr>
                <w:rFonts w:ascii="Times New Roman" w:hAnsi="Times New Roman"/>
                <w:sz w:val="24"/>
                <w:szCs w:val="24"/>
              </w:rPr>
            </w:pP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hanging="54"/>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19"/>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blPrEx>
          <w:tblW w:w="0" w:type="auto"/>
          <w:tblInd w:w="100" w:type="dxa"/>
          <w:tblLayout w:type="fixed"/>
          <w:tblCellMar>
            <w:left w:w="0" w:type="dxa"/>
            <w:right w:w="0" w:type="dxa"/>
          </w:tblCellMar>
          <w:tblLook w:val="0000"/>
          <w:tblPrExChange w:id="611" w:author="kmlaster" w:date="2011-04-11T16:44:00Z">
            <w:tblPrEx>
              <w:tblW w:w="0" w:type="auto"/>
              <w:tblInd w:w="100" w:type="dxa"/>
              <w:tblLayout w:type="fixed"/>
              <w:tblCellMar>
                <w:left w:w="0" w:type="dxa"/>
                <w:right w:w="0" w:type="dxa"/>
              </w:tblCellMar>
              <w:tblLook w:val="0000"/>
            </w:tblPrEx>
          </w:tblPrExChange>
        </w:tblPrEx>
        <w:trPr>
          <w:trHeight w:hRule="exact" w:val="669"/>
          <w:trPrChange w:id="612" w:author="kmlaster" w:date="2011-04-11T16:44:00Z">
            <w:trPr>
              <w:gridAfter w:val="0"/>
              <w:trHeight w:hRule="exact" w:val="216"/>
            </w:trPr>
          </w:trPrChange>
        </w:trPr>
        <w:tc>
          <w:tcPr>
            <w:tcW w:w="2834" w:type="dxa"/>
            <w:tcBorders>
              <w:top w:val="nil"/>
              <w:left w:val="nil"/>
              <w:bottom w:val="nil"/>
              <w:right w:val="nil"/>
            </w:tcBorders>
            <w:tcPrChange w:id="613" w:author="kmlaster" w:date="2011-04-11T16:44:00Z">
              <w:tcPr>
                <w:tcW w:w="2834"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In-stat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Change w:id="614" w:author="kmlaster" w:date="2011-04-11T16:44:00Z">
              <w:tcPr>
                <w:tcW w:w="3290"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del w:id="615" w:author="kmlaster" w:date="2011-04-11T16:44: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106.00</w:delText>
              </w:r>
            </w:del>
            <w:ins w:id="616" w:author="kmlaster" w:date="2011-04-11T16:44:00Z">
              <w:r>
                <w:rPr>
                  <w:rFonts w:ascii="Times New Roman" w:hAnsi="Times New Roman"/>
                  <w:color w:val="191919"/>
                  <w:spacing w:val="-2"/>
                  <w:sz w:val="18"/>
                  <w:szCs w:val="18"/>
                </w:rPr>
                <w:t>$143.00</w:t>
              </w:r>
            </w:ins>
          </w:p>
        </w:tc>
        <w:tc>
          <w:tcPr>
            <w:tcW w:w="1876" w:type="dxa"/>
            <w:tcBorders>
              <w:top w:val="nil"/>
              <w:left w:val="nil"/>
              <w:bottom w:val="nil"/>
              <w:right w:val="nil"/>
            </w:tcBorders>
            <w:tcPrChange w:id="617" w:author="kmlaster" w:date="2011-04-11T16:44:00Z">
              <w:tcPr>
                <w:tcW w:w="1552" w:type="dxa"/>
                <w:gridSpan w:val="2"/>
                <w:tcBorders>
                  <w:top w:val="nil"/>
                  <w:left w:val="nil"/>
                  <w:bottom w:val="nil"/>
                  <w:right w:val="nil"/>
                </w:tcBorders>
              </w:tcPr>
            </w:tcPrChange>
          </w:tcPr>
          <w:p w:rsidR="00FB5CC6" w:rsidRDefault="00117F90">
            <w:pPr>
              <w:widowControl w:val="0"/>
              <w:autoSpaceDE w:val="0"/>
              <w:autoSpaceDN w:val="0"/>
              <w:adjustRightInd w:val="0"/>
              <w:spacing w:after="0" w:line="195" w:lineRule="exact"/>
              <w:ind w:left="720" w:right="130" w:firstLine="0"/>
              <w:rPr>
                <w:rFonts w:ascii="Times New Roman" w:hAnsi="Times New Roman"/>
                <w:sz w:val="24"/>
                <w:szCs w:val="24"/>
              </w:rPr>
              <w:pPrChange w:id="618" w:author="kmlaster" w:date="2011-04-11T16:45:00Z">
                <w:pPr>
                  <w:widowControl w:val="0"/>
                  <w:autoSpaceDE w:val="0"/>
                  <w:autoSpaceDN w:val="0"/>
                  <w:adjustRightInd w:val="0"/>
                  <w:spacing w:after="0" w:line="195" w:lineRule="exact"/>
                  <w:ind w:left="867"/>
                </w:pPr>
              </w:pPrChange>
            </w:pPr>
            <w:del w:id="619" w:author="kmlaster" w:date="2011-04-11T16:45: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127.00</w:delText>
              </w:r>
            </w:del>
            <w:ins w:id="620" w:author="kmlaster" w:date="2011-04-11T16:45:00Z">
              <w:r>
                <w:rPr>
                  <w:rFonts w:ascii="Times New Roman" w:hAnsi="Times New Roman"/>
                  <w:color w:val="191919"/>
                  <w:spacing w:val="-2"/>
                  <w:sz w:val="18"/>
                  <w:szCs w:val="18"/>
                </w:rPr>
                <w:t>$170.00</w:t>
              </w:r>
            </w:ins>
          </w:p>
        </w:tc>
      </w:tr>
      <w:tr w:rsidR="00117F90" w:rsidRPr="007A7452" w:rsidTr="00680470">
        <w:tblPrEx>
          <w:tblW w:w="0" w:type="auto"/>
          <w:tblInd w:w="100" w:type="dxa"/>
          <w:tblLayout w:type="fixed"/>
          <w:tblCellMar>
            <w:left w:w="0" w:type="dxa"/>
            <w:right w:w="0" w:type="dxa"/>
          </w:tblCellMar>
          <w:tblLook w:val="0000"/>
          <w:tblPrExChange w:id="621" w:author="kmlaster" w:date="2011-04-11T16:45:00Z">
            <w:tblPrEx>
              <w:tblW w:w="0" w:type="auto"/>
              <w:tblInd w:w="100" w:type="dxa"/>
              <w:tblLayout w:type="fixed"/>
              <w:tblCellMar>
                <w:left w:w="0" w:type="dxa"/>
                <w:right w:w="0" w:type="dxa"/>
              </w:tblCellMar>
              <w:tblLook w:val="0000"/>
            </w:tblPrEx>
          </w:tblPrExChange>
        </w:tblPrEx>
        <w:trPr>
          <w:trHeight w:hRule="exact" w:val="363"/>
          <w:trPrChange w:id="622" w:author="kmlaster" w:date="2011-04-11T16:45:00Z">
            <w:trPr>
              <w:gridAfter w:val="0"/>
              <w:trHeight w:hRule="exact" w:val="298"/>
            </w:trPr>
          </w:trPrChange>
        </w:trPr>
        <w:tc>
          <w:tcPr>
            <w:tcW w:w="2834" w:type="dxa"/>
            <w:tcBorders>
              <w:top w:val="nil"/>
              <w:left w:val="nil"/>
              <w:bottom w:val="nil"/>
              <w:right w:val="nil"/>
            </w:tcBorders>
            <w:tcPrChange w:id="623" w:author="kmlaster" w:date="2011-04-11T16:45:00Z">
              <w:tcPr>
                <w:tcW w:w="2834"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Out-o</w:t>
            </w:r>
            <w:r w:rsidRPr="007A7452">
              <w:rPr>
                <w:rFonts w:ascii="Times New Roman" w:hAnsi="Times New Roman"/>
                <w:color w:val="191919"/>
                <w:sz w:val="18"/>
                <w:szCs w:val="18"/>
              </w:rPr>
              <w:t>f</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Change w:id="624" w:author="kmlaster" w:date="2011-04-11T16:45:00Z">
              <w:tcPr>
                <w:tcW w:w="3290"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del w:id="625" w:author="kmlaster" w:date="2011-04-11T16:44: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423.00</w:delText>
              </w:r>
            </w:del>
            <w:ins w:id="626" w:author="kmlaster" w:date="2011-04-11T16:45:00Z">
              <w:r>
                <w:rPr>
                  <w:rFonts w:ascii="Times New Roman" w:hAnsi="Times New Roman"/>
                  <w:color w:val="191919"/>
                  <w:spacing w:val="-2"/>
                  <w:sz w:val="18"/>
                  <w:szCs w:val="18"/>
                </w:rPr>
                <w:t>$530.00</w:t>
              </w:r>
            </w:ins>
          </w:p>
        </w:tc>
        <w:tc>
          <w:tcPr>
            <w:tcW w:w="1876" w:type="dxa"/>
            <w:tcBorders>
              <w:top w:val="nil"/>
              <w:left w:val="nil"/>
              <w:bottom w:val="nil"/>
              <w:right w:val="nil"/>
            </w:tcBorders>
            <w:tcPrChange w:id="627" w:author="kmlaster" w:date="2011-04-11T16:45:00Z">
              <w:tcPr>
                <w:tcW w:w="1552" w:type="dxa"/>
                <w:gridSpan w:val="2"/>
                <w:tcBorders>
                  <w:top w:val="nil"/>
                  <w:left w:val="nil"/>
                  <w:bottom w:val="nil"/>
                  <w:right w:val="nil"/>
                </w:tcBorders>
              </w:tcPr>
            </w:tcPrChange>
          </w:tcPr>
          <w:p w:rsidR="00FB5CC6" w:rsidRDefault="00117F90">
            <w:pPr>
              <w:widowControl w:val="0"/>
              <w:autoSpaceDE w:val="0"/>
              <w:autoSpaceDN w:val="0"/>
              <w:adjustRightInd w:val="0"/>
              <w:spacing w:after="0" w:line="195" w:lineRule="exact"/>
              <w:ind w:left="720" w:right="130" w:firstLine="0"/>
              <w:rPr>
                <w:rFonts w:ascii="Times New Roman" w:hAnsi="Times New Roman"/>
                <w:sz w:val="24"/>
                <w:szCs w:val="24"/>
              </w:rPr>
              <w:pPrChange w:id="628" w:author="kmlaster" w:date="2011-04-11T16:46:00Z">
                <w:pPr>
                  <w:widowControl w:val="0"/>
                  <w:autoSpaceDE w:val="0"/>
                  <w:autoSpaceDN w:val="0"/>
                  <w:adjustRightInd w:val="0"/>
                  <w:spacing w:after="0" w:line="195" w:lineRule="exact"/>
                  <w:ind w:left="867"/>
                </w:pPr>
              </w:pPrChange>
            </w:pPr>
            <w:del w:id="629" w:author="kmlaster" w:date="2011-04-11T16:46: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508.00</w:delText>
              </w:r>
            </w:del>
            <w:ins w:id="630" w:author="kmlaster" w:date="2011-04-11T16:46:00Z">
              <w:r>
                <w:rPr>
                  <w:rFonts w:ascii="Times New Roman" w:hAnsi="Times New Roman"/>
                  <w:color w:val="191919"/>
                  <w:spacing w:val="-2"/>
                  <w:sz w:val="18"/>
                  <w:szCs w:val="18"/>
                </w:rPr>
                <w:t>$678.00</w:t>
              </w:r>
            </w:ins>
          </w:p>
        </w:tc>
      </w:tr>
    </w:tbl>
    <w:p w:rsidR="00117F90" w:rsidRDefault="00117F90" w:rsidP="00117F90">
      <w:pPr>
        <w:widowControl w:val="0"/>
        <w:autoSpaceDE w:val="0"/>
        <w:autoSpaceDN w:val="0"/>
        <w:adjustRightInd w:val="0"/>
        <w:spacing w:before="5" w:after="0" w:line="260" w:lineRule="exact"/>
        <w:ind w:left="720" w:right="130" w:firstLine="0"/>
        <w:rPr>
          <w:rFonts w:ascii="Times New Roman" w:hAnsi="Times New Roman"/>
          <w:sz w:val="26"/>
          <w:szCs w:val="26"/>
        </w:rPr>
      </w:pPr>
    </w:p>
    <w:tbl>
      <w:tblPr>
        <w:tblW w:w="0" w:type="auto"/>
        <w:tblInd w:w="100" w:type="dxa"/>
        <w:tblLayout w:type="fixed"/>
        <w:tblCellMar>
          <w:left w:w="0" w:type="dxa"/>
          <w:right w:w="0" w:type="dxa"/>
        </w:tblCellMar>
        <w:tblLook w:val="0000"/>
      </w:tblPr>
      <w:tblGrid>
        <w:gridCol w:w="3626"/>
        <w:gridCol w:w="2498"/>
        <w:gridCol w:w="1876"/>
        <w:tblGridChange w:id="631">
          <w:tblGrid>
            <w:gridCol w:w="208"/>
            <w:gridCol w:w="3418"/>
            <w:gridCol w:w="208"/>
            <w:gridCol w:w="2290"/>
            <w:gridCol w:w="208"/>
            <w:gridCol w:w="1344"/>
            <w:gridCol w:w="532"/>
          </w:tblGrid>
        </w:tblGridChange>
      </w:tblGrid>
      <w:tr w:rsidR="00117F90" w:rsidRPr="007A7452" w:rsidTr="00680470">
        <w:trPr>
          <w:trHeight w:hRule="exact" w:val="733"/>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0"/>
              <w:rPr>
                <w:rFonts w:ascii="Times New Roman" w:hAnsi="Times New Roman"/>
                <w:sz w:val="24"/>
                <w:szCs w:val="24"/>
              </w:rPr>
            </w:pPr>
            <w:r w:rsidRPr="007A7452">
              <w:rPr>
                <w:rFonts w:ascii="Times New Roman" w:hAnsi="Times New Roman"/>
                <w:b/>
                <w:bCs/>
                <w:color w:val="191919"/>
                <w:spacing w:val="-2"/>
                <w:sz w:val="18"/>
                <w:szCs w:val="18"/>
              </w:rPr>
              <w:t>Othe</w:t>
            </w:r>
            <w:r w:rsidRPr="007A7452">
              <w:rPr>
                <w:rFonts w:ascii="Times New Roman" w:hAnsi="Times New Roman"/>
                <w:b/>
                <w:bCs/>
                <w:color w:val="191919"/>
                <w:sz w:val="18"/>
                <w:szCs w:val="18"/>
              </w:rPr>
              <w:t>r</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Fee</w:t>
            </w:r>
            <w:r w:rsidRPr="007A7452">
              <w:rPr>
                <w:rFonts w:ascii="Times New Roman" w:hAnsi="Times New Roman"/>
                <w:b/>
                <w:bCs/>
                <w:color w:val="191919"/>
                <w:sz w:val="18"/>
                <w:szCs w:val="18"/>
              </w:rPr>
              <w:t>s</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an</w:t>
            </w:r>
            <w:r w:rsidRPr="007A7452">
              <w:rPr>
                <w:rFonts w:ascii="Times New Roman" w:hAnsi="Times New Roman"/>
                <w:b/>
                <w:bCs/>
                <w:color w:val="191919"/>
                <w:sz w:val="18"/>
                <w:szCs w:val="18"/>
              </w:rPr>
              <w:t>d</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Charges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blPrEx>
          <w:tblW w:w="0" w:type="auto"/>
          <w:tblInd w:w="100" w:type="dxa"/>
          <w:tblLayout w:type="fixed"/>
          <w:tblCellMar>
            <w:left w:w="0" w:type="dxa"/>
            <w:right w:w="0" w:type="dxa"/>
          </w:tblCellMar>
          <w:tblLook w:val="0000"/>
          <w:tblPrExChange w:id="632" w:author="kmlaster" w:date="2011-04-12T10:44:00Z">
            <w:tblPrEx>
              <w:tblW w:w="0" w:type="auto"/>
              <w:tblInd w:w="100" w:type="dxa"/>
              <w:tblLayout w:type="fixed"/>
              <w:tblCellMar>
                <w:left w:w="0" w:type="dxa"/>
                <w:right w:w="0" w:type="dxa"/>
              </w:tblCellMar>
              <w:tblLook w:val="0000"/>
            </w:tblPrEx>
          </w:tblPrExChange>
        </w:tblPrEx>
        <w:trPr>
          <w:trHeight w:hRule="exact" w:val="435"/>
          <w:trPrChange w:id="633" w:author="kmlaster" w:date="2011-04-12T10:44:00Z">
            <w:trPr>
              <w:gridAfter w:val="0"/>
              <w:trHeight w:hRule="exact" w:val="216"/>
            </w:trPr>
          </w:trPrChange>
        </w:trPr>
        <w:tc>
          <w:tcPr>
            <w:tcW w:w="3626" w:type="dxa"/>
            <w:tcBorders>
              <w:top w:val="nil"/>
              <w:left w:val="nil"/>
              <w:bottom w:val="nil"/>
              <w:right w:val="nil"/>
            </w:tcBorders>
            <w:tcPrChange w:id="634" w:author="kmlaster" w:date="2011-04-12T10:44:00Z">
              <w:tcPr>
                <w:tcW w:w="3626"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Graduatio</w:t>
            </w:r>
            <w:r w:rsidRPr="007A7452">
              <w:rPr>
                <w:rFonts w:ascii="Times New Roman" w:hAnsi="Times New Roman"/>
                <w:color w:val="191919"/>
                <w:sz w:val="18"/>
                <w:szCs w:val="18"/>
              </w:rPr>
              <w:t>n</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Change w:id="635" w:author="kmlaster" w:date="2011-04-12T10:44:00Z">
              <w:tcPr>
                <w:tcW w:w="2498"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firstLine="0"/>
              <w:rPr>
                <w:ins w:id="636" w:author="kmlaster" w:date="2011-04-11T16:51:00Z"/>
                <w:rFonts w:ascii="Times New Roman" w:hAnsi="Times New Roman"/>
                <w:color w:val="191919"/>
                <w:spacing w:val="-2"/>
                <w:sz w:val="18"/>
                <w:szCs w:val="18"/>
              </w:rPr>
            </w:pPr>
            <w:del w:id="637" w:author="kmlaster" w:date="2011-04-11T16:51:00Z">
              <w:r w:rsidRPr="007A7452" w:rsidDel="00996ACC">
                <w:rPr>
                  <w:rFonts w:ascii="Times New Roman" w:hAnsi="Times New Roman"/>
                  <w:color w:val="191919"/>
                  <w:sz w:val="18"/>
                  <w:szCs w:val="18"/>
                </w:rPr>
                <w:delText xml:space="preserve">$ </w:delText>
              </w:r>
              <w:r w:rsidRPr="007A7452" w:rsidDel="00996ACC">
                <w:rPr>
                  <w:rFonts w:ascii="Times New Roman" w:hAnsi="Times New Roman"/>
                  <w:color w:val="191919"/>
                  <w:spacing w:val="38"/>
                  <w:sz w:val="18"/>
                  <w:szCs w:val="18"/>
                </w:rPr>
                <w:delText xml:space="preserve"> </w:delText>
              </w:r>
              <w:r w:rsidRPr="007A7452" w:rsidDel="00996ACC">
                <w:rPr>
                  <w:rFonts w:ascii="Times New Roman" w:hAnsi="Times New Roman"/>
                  <w:color w:val="191919"/>
                  <w:spacing w:val="-2"/>
                  <w:sz w:val="18"/>
                  <w:szCs w:val="18"/>
                </w:rPr>
                <w:delText>96.00</w:delText>
              </w:r>
            </w:del>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ins w:id="638" w:author="kmlaster" w:date="2011-04-11T16:51:00Z">
              <w:r>
                <w:rPr>
                  <w:rFonts w:ascii="Times New Roman" w:hAnsi="Times New Roman"/>
                  <w:color w:val="191919"/>
                  <w:spacing w:val="-2"/>
                  <w:sz w:val="18"/>
                  <w:szCs w:val="18"/>
                </w:rPr>
                <w:t>$30.00</w:t>
              </w:r>
            </w:ins>
          </w:p>
        </w:tc>
        <w:tc>
          <w:tcPr>
            <w:tcW w:w="1876" w:type="dxa"/>
            <w:tcBorders>
              <w:top w:val="nil"/>
              <w:left w:val="nil"/>
              <w:bottom w:val="nil"/>
              <w:right w:val="nil"/>
            </w:tcBorders>
            <w:tcPrChange w:id="639" w:author="kmlaster" w:date="2011-04-12T10:44:00Z">
              <w:tcPr>
                <w:tcW w:w="1552"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firstLine="0"/>
              <w:rPr>
                <w:ins w:id="640" w:author="kmlaster" w:date="2011-04-11T16:52:00Z"/>
                <w:rFonts w:ascii="Times New Roman" w:hAnsi="Times New Roman"/>
                <w:color w:val="191919"/>
                <w:spacing w:val="-2"/>
                <w:sz w:val="18"/>
                <w:szCs w:val="18"/>
              </w:rPr>
            </w:pPr>
            <w:del w:id="641" w:author="kmlaster" w:date="2011-04-11T16:51:00Z">
              <w:r w:rsidRPr="007A7452" w:rsidDel="00996ACC">
                <w:rPr>
                  <w:rFonts w:ascii="Times New Roman" w:hAnsi="Times New Roman"/>
                  <w:color w:val="191919"/>
                  <w:sz w:val="18"/>
                  <w:szCs w:val="18"/>
                </w:rPr>
                <w:delText>$</w:delText>
              </w:r>
              <w:r w:rsidRPr="007A7452" w:rsidDel="00996ACC">
                <w:rPr>
                  <w:rFonts w:ascii="Times New Roman" w:hAnsi="Times New Roman"/>
                  <w:color w:val="191919"/>
                  <w:spacing w:val="-4"/>
                  <w:sz w:val="18"/>
                  <w:szCs w:val="18"/>
                </w:rPr>
                <w:delText xml:space="preserve"> </w:delText>
              </w:r>
              <w:r w:rsidRPr="007A7452" w:rsidDel="00996ACC">
                <w:rPr>
                  <w:rFonts w:ascii="Times New Roman" w:hAnsi="Times New Roman"/>
                  <w:color w:val="191919"/>
                  <w:spacing w:val="-8"/>
                  <w:sz w:val="18"/>
                  <w:szCs w:val="18"/>
                </w:rPr>
                <w:delText>11</w:delText>
              </w:r>
              <w:r w:rsidRPr="007A7452" w:rsidDel="00996ACC">
                <w:rPr>
                  <w:rFonts w:ascii="Times New Roman" w:hAnsi="Times New Roman"/>
                  <w:color w:val="191919"/>
                  <w:spacing w:val="-2"/>
                  <w:sz w:val="18"/>
                  <w:szCs w:val="18"/>
                </w:rPr>
                <w:delText>1.00</w:delText>
              </w:r>
            </w:del>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ins w:id="642" w:author="kmlaster" w:date="2011-04-11T16:52:00Z">
              <w:r>
                <w:rPr>
                  <w:rFonts w:ascii="Times New Roman" w:hAnsi="Times New Roman"/>
                  <w:color w:val="191919"/>
                  <w:spacing w:val="-2"/>
                  <w:sz w:val="18"/>
                  <w:szCs w:val="18"/>
                </w:rPr>
                <w:t>$40.00</w:t>
              </w:r>
            </w:ins>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Applie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Book</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an</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Supplies–estimat</w:t>
            </w:r>
            <w:r w:rsidRPr="007A7452">
              <w:rPr>
                <w:rFonts w:ascii="Times New Roman" w:hAnsi="Times New Roman"/>
                <w:color w:val="191919"/>
                <w:sz w:val="18"/>
                <w:szCs w:val="18"/>
              </w:rPr>
              <w:t>e</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pe</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semester</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sidRPr="007A7452">
              <w:rPr>
                <w:rFonts w:ascii="Times New Roman" w:hAnsi="Times New Roman"/>
                <w:color w:val="191919"/>
                <w:spacing w:val="-2"/>
                <w:sz w:val="18"/>
                <w:szCs w:val="18"/>
              </w:rPr>
              <w:t>Laborator</w:t>
            </w:r>
            <w:r w:rsidRPr="007A7452">
              <w:rPr>
                <w:rFonts w:ascii="Times New Roman" w:hAnsi="Times New Roman"/>
                <w:color w:val="191919"/>
                <w:sz w:val="18"/>
                <w:szCs w:val="18"/>
              </w:rPr>
              <w:t>y</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Fee</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(Fo</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note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r>
      <w:tr w:rsidR="00117F90" w:rsidRPr="007A7452" w:rsidTr="00680470">
        <w:tblPrEx>
          <w:tblW w:w="0" w:type="auto"/>
          <w:tblInd w:w="100" w:type="dxa"/>
          <w:tblLayout w:type="fixed"/>
          <w:tblCellMar>
            <w:left w:w="0" w:type="dxa"/>
            <w:right w:w="0" w:type="dxa"/>
          </w:tblCellMar>
          <w:tblLook w:val="0000"/>
          <w:tblPrExChange w:id="643" w:author="kmlaster" w:date="2011-04-11T16:52:00Z">
            <w:tblPrEx>
              <w:tblW w:w="0" w:type="auto"/>
              <w:tblInd w:w="100" w:type="dxa"/>
              <w:tblLayout w:type="fixed"/>
              <w:tblCellMar>
                <w:left w:w="0" w:type="dxa"/>
                <w:right w:w="0" w:type="dxa"/>
              </w:tblCellMar>
              <w:tblLook w:val="0000"/>
            </w:tblPrEx>
          </w:tblPrExChange>
        </w:tblPrEx>
        <w:trPr>
          <w:trHeight w:hRule="exact" w:val="426"/>
          <w:trPrChange w:id="644" w:author="kmlaster" w:date="2011-04-11T16:52:00Z">
            <w:trPr>
              <w:gridAfter w:val="0"/>
              <w:trHeight w:hRule="exact" w:val="216"/>
            </w:trPr>
          </w:trPrChange>
        </w:trPr>
        <w:tc>
          <w:tcPr>
            <w:tcW w:w="3626" w:type="dxa"/>
            <w:tcBorders>
              <w:top w:val="nil"/>
              <w:left w:val="nil"/>
              <w:bottom w:val="nil"/>
              <w:right w:val="nil"/>
            </w:tcBorders>
            <w:tcPrChange w:id="645" w:author="kmlaster" w:date="2011-04-11T16:52:00Z">
              <w:tcPr>
                <w:tcW w:w="3626"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del w:id="646" w:author="kmlaster" w:date="2011-04-11T16:52:00Z">
              <w:r w:rsidRPr="007A7452" w:rsidDel="00996ACC">
                <w:rPr>
                  <w:rFonts w:ascii="Times New Roman" w:hAnsi="Times New Roman"/>
                  <w:color w:val="191919"/>
                  <w:spacing w:val="-2"/>
                  <w:sz w:val="18"/>
                  <w:szCs w:val="18"/>
                </w:rPr>
                <w:delText>Penalt</w:delText>
              </w:r>
              <w:r w:rsidRPr="007A7452" w:rsidDel="00996ACC">
                <w:rPr>
                  <w:rFonts w:ascii="Times New Roman" w:hAnsi="Times New Roman"/>
                  <w:color w:val="191919"/>
                  <w:sz w:val="18"/>
                  <w:szCs w:val="18"/>
                </w:rPr>
                <w:delText>y</w:delText>
              </w:r>
              <w:r w:rsidRPr="007A7452" w:rsidDel="00996ACC">
                <w:rPr>
                  <w:rFonts w:ascii="Times New Roman" w:hAnsi="Times New Roman"/>
                  <w:color w:val="191919"/>
                  <w:spacing w:val="-4"/>
                  <w:sz w:val="18"/>
                  <w:szCs w:val="18"/>
                </w:rPr>
                <w:delText xml:space="preserve"> </w:delText>
              </w:r>
              <w:r w:rsidRPr="007A7452" w:rsidDel="00996ACC">
                <w:rPr>
                  <w:rFonts w:ascii="Times New Roman" w:hAnsi="Times New Roman"/>
                  <w:color w:val="191919"/>
                  <w:spacing w:val="-2"/>
                  <w:sz w:val="18"/>
                  <w:szCs w:val="18"/>
                </w:rPr>
                <w:delText>Fee</w:delText>
              </w:r>
            </w:del>
            <w:ins w:id="647" w:author="kmlaster" w:date="2011-04-11T16:52:00Z">
              <w:r>
                <w:rPr>
                  <w:rFonts w:ascii="Times New Roman" w:hAnsi="Times New Roman"/>
                  <w:color w:val="191919"/>
                  <w:spacing w:val="-2"/>
                  <w:sz w:val="18"/>
                  <w:szCs w:val="18"/>
                </w:rPr>
                <w:t xml:space="preserve"> Late Fee</w:t>
              </w:r>
            </w:ins>
          </w:p>
        </w:tc>
        <w:tc>
          <w:tcPr>
            <w:tcW w:w="2498" w:type="dxa"/>
            <w:tcBorders>
              <w:top w:val="nil"/>
              <w:left w:val="nil"/>
              <w:bottom w:val="nil"/>
              <w:right w:val="nil"/>
            </w:tcBorders>
            <w:tcPrChange w:id="648" w:author="kmlaster" w:date="2011-04-11T16:52:00Z">
              <w:tcPr>
                <w:tcW w:w="2498"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del w:id="649" w:author="kmlaster" w:date="2011-04-11T16:52:00Z">
              <w:r w:rsidRPr="007A7452" w:rsidDel="00996ACC">
                <w:rPr>
                  <w:rFonts w:ascii="Times New Roman" w:hAnsi="Times New Roman"/>
                  <w:color w:val="191919"/>
                  <w:sz w:val="18"/>
                  <w:szCs w:val="18"/>
                </w:rPr>
                <w:delText xml:space="preserve">$ </w:delText>
              </w:r>
              <w:r w:rsidRPr="007A7452" w:rsidDel="00996ACC">
                <w:rPr>
                  <w:rFonts w:ascii="Times New Roman" w:hAnsi="Times New Roman"/>
                  <w:color w:val="191919"/>
                  <w:spacing w:val="38"/>
                  <w:sz w:val="18"/>
                  <w:szCs w:val="18"/>
                </w:rPr>
                <w:delText xml:space="preserve"> </w:delText>
              </w:r>
              <w:r w:rsidRPr="007A7452" w:rsidDel="00996ACC">
                <w:rPr>
                  <w:rFonts w:ascii="Times New Roman" w:hAnsi="Times New Roman"/>
                  <w:color w:val="191919"/>
                  <w:spacing w:val="-2"/>
                  <w:sz w:val="18"/>
                  <w:szCs w:val="18"/>
                </w:rPr>
                <w:delText>35.00</w:delText>
              </w:r>
            </w:del>
            <w:ins w:id="650" w:author="kmlaster" w:date="2011-04-11T16:52:00Z">
              <w:r>
                <w:rPr>
                  <w:rFonts w:ascii="Times New Roman" w:hAnsi="Times New Roman"/>
                  <w:color w:val="191919"/>
                  <w:spacing w:val="-2"/>
                  <w:sz w:val="18"/>
                  <w:szCs w:val="18"/>
                </w:rPr>
                <w:t>$</w:t>
              </w:r>
            </w:ins>
            <w:r>
              <w:rPr>
                <w:rFonts w:ascii="Times New Roman" w:hAnsi="Times New Roman"/>
                <w:color w:val="191919"/>
                <w:spacing w:val="-2"/>
                <w:sz w:val="18"/>
                <w:szCs w:val="18"/>
              </w:rPr>
              <w:t xml:space="preserve"> </w:t>
            </w:r>
            <w:ins w:id="651" w:author="kmlaster" w:date="2011-04-11T16:52:00Z">
              <w:r>
                <w:rPr>
                  <w:rFonts w:ascii="Times New Roman" w:hAnsi="Times New Roman"/>
                  <w:color w:val="191919"/>
                  <w:spacing w:val="-2"/>
                  <w:sz w:val="18"/>
                  <w:szCs w:val="18"/>
                </w:rPr>
                <w:t>50.00</w:t>
              </w:r>
            </w:ins>
          </w:p>
        </w:tc>
        <w:tc>
          <w:tcPr>
            <w:tcW w:w="1876" w:type="dxa"/>
            <w:tcBorders>
              <w:top w:val="nil"/>
              <w:left w:val="nil"/>
              <w:bottom w:val="nil"/>
              <w:right w:val="nil"/>
            </w:tcBorders>
            <w:tcPrChange w:id="652" w:author="kmlaster" w:date="2011-04-11T16:52:00Z">
              <w:tcPr>
                <w:tcW w:w="1552"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del w:id="653" w:author="kmlaster" w:date="2011-04-11T16:52:00Z">
              <w:r w:rsidRPr="007A7452" w:rsidDel="00996ACC">
                <w:rPr>
                  <w:rFonts w:ascii="Times New Roman" w:hAnsi="Times New Roman"/>
                  <w:color w:val="191919"/>
                  <w:sz w:val="18"/>
                  <w:szCs w:val="18"/>
                </w:rPr>
                <w:delText xml:space="preserve">$ </w:delText>
              </w:r>
              <w:r w:rsidRPr="007A7452" w:rsidDel="00996ACC">
                <w:rPr>
                  <w:rFonts w:ascii="Times New Roman" w:hAnsi="Times New Roman"/>
                  <w:color w:val="191919"/>
                  <w:spacing w:val="38"/>
                  <w:sz w:val="18"/>
                  <w:szCs w:val="18"/>
                </w:rPr>
                <w:delText xml:space="preserve"> </w:delText>
              </w:r>
              <w:r w:rsidRPr="007A7452" w:rsidDel="00996ACC">
                <w:rPr>
                  <w:rFonts w:ascii="Times New Roman" w:hAnsi="Times New Roman"/>
                  <w:color w:val="191919"/>
                  <w:spacing w:val="-2"/>
                  <w:sz w:val="18"/>
                  <w:szCs w:val="18"/>
                </w:rPr>
                <w:delText>35.00</w:delText>
              </w:r>
            </w:del>
            <w:ins w:id="654" w:author="kmlaster" w:date="2011-04-11T16:52:00Z">
              <w:r>
                <w:rPr>
                  <w:rFonts w:ascii="Times New Roman" w:hAnsi="Times New Roman"/>
                  <w:color w:val="191919"/>
                  <w:spacing w:val="-2"/>
                  <w:sz w:val="18"/>
                  <w:szCs w:val="18"/>
                </w:rPr>
                <w:t>$</w:t>
              </w:r>
            </w:ins>
            <w:r>
              <w:rPr>
                <w:rFonts w:ascii="Times New Roman" w:hAnsi="Times New Roman"/>
                <w:color w:val="191919"/>
                <w:spacing w:val="-2"/>
                <w:sz w:val="18"/>
                <w:szCs w:val="18"/>
              </w:rPr>
              <w:t xml:space="preserve"> </w:t>
            </w:r>
            <w:ins w:id="655" w:author="kmlaster" w:date="2011-04-11T16:52:00Z">
              <w:r>
                <w:rPr>
                  <w:rFonts w:ascii="Times New Roman" w:hAnsi="Times New Roman"/>
                  <w:color w:val="191919"/>
                  <w:spacing w:val="-2"/>
                  <w:sz w:val="18"/>
                  <w:szCs w:val="18"/>
                </w:rPr>
                <w:t>50.00</w:t>
              </w:r>
            </w:ins>
          </w:p>
        </w:tc>
      </w:tr>
      <w:tr w:rsidR="00117F90" w:rsidRPr="007A7452" w:rsidTr="00680470">
        <w:tblPrEx>
          <w:tblW w:w="0" w:type="auto"/>
          <w:tblInd w:w="100" w:type="dxa"/>
          <w:tblLayout w:type="fixed"/>
          <w:tblCellMar>
            <w:left w:w="0" w:type="dxa"/>
            <w:right w:w="0" w:type="dxa"/>
          </w:tblCellMar>
          <w:tblLook w:val="0000"/>
          <w:tblPrExChange w:id="656" w:author="kmlaster" w:date="2011-04-11T16:53:00Z">
            <w:tblPrEx>
              <w:tblW w:w="0" w:type="auto"/>
              <w:tblInd w:w="100" w:type="dxa"/>
              <w:tblLayout w:type="fixed"/>
              <w:tblCellMar>
                <w:left w:w="0" w:type="dxa"/>
                <w:right w:w="0" w:type="dxa"/>
              </w:tblCellMar>
              <w:tblLook w:val="0000"/>
            </w:tblPrEx>
          </w:tblPrExChange>
        </w:tblPrEx>
        <w:trPr>
          <w:trHeight w:hRule="exact" w:val="354"/>
          <w:trPrChange w:id="657" w:author="kmlaster" w:date="2011-04-11T16:53:00Z">
            <w:trPr>
              <w:gridAfter w:val="0"/>
              <w:trHeight w:hRule="exact" w:val="298"/>
            </w:trPr>
          </w:trPrChange>
        </w:trPr>
        <w:tc>
          <w:tcPr>
            <w:tcW w:w="3626" w:type="dxa"/>
            <w:tcBorders>
              <w:top w:val="nil"/>
              <w:left w:val="nil"/>
              <w:bottom w:val="nil"/>
              <w:right w:val="nil"/>
            </w:tcBorders>
            <w:tcPrChange w:id="658" w:author="kmlaster" w:date="2011-04-11T16:53:00Z">
              <w:tcPr>
                <w:tcW w:w="3626"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rPr>
                <w:ins w:id="659" w:author="kmlaster" w:date="2011-04-11T16:54:00Z"/>
                <w:rFonts w:ascii="Times New Roman" w:hAnsi="Times New Roman"/>
                <w:color w:val="191919"/>
                <w:spacing w:val="-2"/>
                <w:sz w:val="18"/>
                <w:szCs w:val="18"/>
              </w:rPr>
            </w:pPr>
            <w:del w:id="660" w:author="kmlaster" w:date="2011-04-11T16:46:00Z">
              <w:r w:rsidRPr="007A7452" w:rsidDel="00BD308D">
                <w:rPr>
                  <w:rFonts w:ascii="Times New Roman" w:hAnsi="Times New Roman"/>
                  <w:color w:val="191919"/>
                  <w:spacing w:val="-14"/>
                  <w:sz w:val="18"/>
                  <w:szCs w:val="18"/>
                </w:rPr>
                <w:delText>T</w:delText>
              </w:r>
              <w:r w:rsidRPr="007A7452" w:rsidDel="00BD308D">
                <w:rPr>
                  <w:rFonts w:ascii="Times New Roman" w:hAnsi="Times New Roman"/>
                  <w:color w:val="191919"/>
                  <w:spacing w:val="-2"/>
                  <w:sz w:val="18"/>
                  <w:szCs w:val="18"/>
                </w:rPr>
                <w:delText>echnolog</w:delText>
              </w:r>
              <w:r w:rsidRPr="007A7452" w:rsidDel="00BD308D">
                <w:rPr>
                  <w:rFonts w:ascii="Times New Roman" w:hAnsi="Times New Roman"/>
                  <w:color w:val="191919"/>
                  <w:sz w:val="18"/>
                  <w:szCs w:val="18"/>
                </w:rPr>
                <w:delText>y</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Fee</w:delText>
              </w:r>
            </w:del>
          </w:p>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ins w:id="661" w:author="kmlaster" w:date="2011-04-11T16:54:00Z">
              <w:r>
                <w:rPr>
                  <w:rFonts w:ascii="Times New Roman" w:hAnsi="Times New Roman"/>
                  <w:color w:val="191919"/>
                  <w:spacing w:val="-2"/>
                  <w:sz w:val="18"/>
                  <w:szCs w:val="18"/>
                </w:rPr>
                <w:t>Re-instatement Fee</w:t>
              </w:r>
            </w:ins>
          </w:p>
        </w:tc>
        <w:tc>
          <w:tcPr>
            <w:tcW w:w="2498" w:type="dxa"/>
            <w:tcBorders>
              <w:top w:val="nil"/>
              <w:left w:val="nil"/>
              <w:bottom w:val="nil"/>
              <w:right w:val="nil"/>
            </w:tcBorders>
            <w:tcPrChange w:id="662" w:author="kmlaster" w:date="2011-04-11T16:53:00Z">
              <w:tcPr>
                <w:tcW w:w="2498"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rPr>
                <w:ins w:id="663" w:author="kmlaster" w:date="2011-04-11T16:54:00Z"/>
                <w:rFonts w:ascii="Times New Roman" w:hAnsi="Times New Roman"/>
                <w:color w:val="191919"/>
                <w:spacing w:val="-2"/>
                <w:sz w:val="18"/>
                <w:szCs w:val="18"/>
              </w:rPr>
            </w:pPr>
            <w:del w:id="664" w:author="kmlaster" w:date="2011-04-11T16:46:00Z">
              <w:r w:rsidRPr="007A7452" w:rsidDel="00BD308D">
                <w:rPr>
                  <w:rFonts w:ascii="Times New Roman" w:hAnsi="Times New Roman"/>
                  <w:color w:val="191919"/>
                  <w:sz w:val="18"/>
                  <w:szCs w:val="18"/>
                </w:rPr>
                <w:delText xml:space="preserve">$ </w:delText>
              </w:r>
              <w:r w:rsidRPr="007A7452" w:rsidDel="00BD308D">
                <w:rPr>
                  <w:rFonts w:ascii="Times New Roman" w:hAnsi="Times New Roman"/>
                  <w:color w:val="191919"/>
                  <w:spacing w:val="38"/>
                  <w:sz w:val="18"/>
                  <w:szCs w:val="18"/>
                </w:rPr>
                <w:delText xml:space="preserve"> </w:delText>
              </w:r>
              <w:r w:rsidRPr="007A7452" w:rsidDel="00BD308D">
                <w:rPr>
                  <w:rFonts w:ascii="Times New Roman" w:hAnsi="Times New Roman"/>
                  <w:color w:val="191919"/>
                  <w:spacing w:val="-2"/>
                  <w:sz w:val="18"/>
                  <w:szCs w:val="18"/>
                </w:rPr>
                <w:delText>43.00</w:delText>
              </w:r>
            </w:del>
          </w:p>
          <w:p w:rsidR="00117F90" w:rsidRPr="007A7452" w:rsidRDefault="00117F90" w:rsidP="00117F90">
            <w:pPr>
              <w:widowControl w:val="0"/>
              <w:autoSpaceDE w:val="0"/>
              <w:autoSpaceDN w:val="0"/>
              <w:adjustRightInd w:val="0"/>
              <w:spacing w:after="0" w:line="195" w:lineRule="exact"/>
              <w:ind w:left="720" w:right="130" w:hanging="36"/>
              <w:rPr>
                <w:rFonts w:ascii="Times New Roman" w:hAnsi="Times New Roman"/>
                <w:sz w:val="24"/>
                <w:szCs w:val="24"/>
              </w:rPr>
            </w:pPr>
            <w:ins w:id="665" w:author="kmlaster" w:date="2011-04-11T16:54:00Z">
              <w:r>
                <w:rPr>
                  <w:rFonts w:ascii="Times New Roman" w:hAnsi="Times New Roman"/>
                  <w:color w:val="191919"/>
                  <w:spacing w:val="-2"/>
                  <w:sz w:val="18"/>
                  <w:szCs w:val="18"/>
                </w:rPr>
                <w:t>$</w:t>
              </w:r>
            </w:ins>
            <w:ins w:id="666" w:author="kmlaster" w:date="2011-04-12T10:43:00Z">
              <w:r>
                <w:rPr>
                  <w:rFonts w:ascii="Times New Roman" w:hAnsi="Times New Roman"/>
                  <w:color w:val="191919"/>
                  <w:spacing w:val="-2"/>
                  <w:sz w:val="18"/>
                  <w:szCs w:val="18"/>
                </w:rPr>
                <w:t>150.</w:t>
              </w:r>
            </w:ins>
            <w:ins w:id="667" w:author="kmlaster" w:date="2011-04-11T16:54:00Z">
              <w:r>
                <w:rPr>
                  <w:rFonts w:ascii="Times New Roman" w:hAnsi="Times New Roman"/>
                  <w:color w:val="191919"/>
                  <w:spacing w:val="-2"/>
                  <w:sz w:val="18"/>
                  <w:szCs w:val="18"/>
                </w:rPr>
                <w:t>.00</w:t>
              </w:r>
            </w:ins>
          </w:p>
        </w:tc>
        <w:tc>
          <w:tcPr>
            <w:tcW w:w="1876" w:type="dxa"/>
            <w:tcBorders>
              <w:top w:val="nil"/>
              <w:left w:val="nil"/>
              <w:bottom w:val="nil"/>
              <w:right w:val="nil"/>
            </w:tcBorders>
            <w:tcPrChange w:id="668" w:author="kmlaster" w:date="2011-04-11T16:53:00Z">
              <w:tcPr>
                <w:tcW w:w="1552"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firstLine="19"/>
              <w:rPr>
                <w:ins w:id="669" w:author="kmlaster" w:date="2011-04-11T16:54:00Z"/>
                <w:rFonts w:ascii="Times New Roman" w:hAnsi="Times New Roman"/>
                <w:color w:val="191919"/>
                <w:spacing w:val="-2"/>
                <w:sz w:val="18"/>
                <w:szCs w:val="18"/>
              </w:rPr>
            </w:pPr>
            <w:del w:id="670" w:author="kmlaster" w:date="2011-04-11T16:46:00Z">
              <w:r w:rsidRPr="007A7452" w:rsidDel="00BD308D">
                <w:rPr>
                  <w:rFonts w:ascii="Times New Roman" w:hAnsi="Times New Roman"/>
                  <w:color w:val="191919"/>
                  <w:sz w:val="18"/>
                  <w:szCs w:val="18"/>
                </w:rPr>
                <w:delText xml:space="preserve">$ </w:delText>
              </w:r>
              <w:r w:rsidRPr="007A7452" w:rsidDel="00BD308D">
                <w:rPr>
                  <w:rFonts w:ascii="Times New Roman" w:hAnsi="Times New Roman"/>
                  <w:color w:val="191919"/>
                  <w:spacing w:val="38"/>
                  <w:sz w:val="18"/>
                  <w:szCs w:val="18"/>
                </w:rPr>
                <w:delText xml:space="preserve"> </w:delText>
              </w:r>
              <w:r w:rsidRPr="007A7452" w:rsidDel="00BD308D">
                <w:rPr>
                  <w:rFonts w:ascii="Times New Roman" w:hAnsi="Times New Roman"/>
                  <w:color w:val="191919"/>
                  <w:spacing w:val="-2"/>
                  <w:sz w:val="18"/>
                  <w:szCs w:val="18"/>
                </w:rPr>
                <w:delText>43.00</w:delText>
              </w:r>
            </w:del>
          </w:p>
          <w:p w:rsidR="00117F90" w:rsidRDefault="00117F90" w:rsidP="00117F90">
            <w:pPr>
              <w:widowControl w:val="0"/>
              <w:autoSpaceDE w:val="0"/>
              <w:autoSpaceDN w:val="0"/>
              <w:adjustRightInd w:val="0"/>
              <w:spacing w:after="0" w:line="195" w:lineRule="exact"/>
              <w:ind w:left="720" w:right="130" w:firstLine="19"/>
              <w:rPr>
                <w:ins w:id="671" w:author="kmlaster" w:date="2011-04-11T16:53:00Z"/>
                <w:rFonts w:ascii="Times New Roman" w:hAnsi="Times New Roman"/>
                <w:color w:val="191919"/>
                <w:spacing w:val="-2"/>
                <w:sz w:val="18"/>
                <w:szCs w:val="18"/>
              </w:rPr>
            </w:pPr>
            <w:ins w:id="672" w:author="kmlaster" w:date="2011-04-12T10:44:00Z">
              <w:r>
                <w:rPr>
                  <w:rFonts w:ascii="Times New Roman" w:hAnsi="Times New Roman"/>
                  <w:color w:val="191919"/>
                  <w:spacing w:val="-2"/>
                  <w:sz w:val="18"/>
                  <w:szCs w:val="18"/>
                </w:rPr>
                <w:t>$150.0</w:t>
              </w:r>
            </w:ins>
            <w:ins w:id="673" w:author="kmlaster" w:date="2011-04-11T16:54:00Z">
              <w:r>
                <w:rPr>
                  <w:rFonts w:ascii="Times New Roman" w:hAnsi="Times New Roman"/>
                  <w:color w:val="191919"/>
                  <w:spacing w:val="-2"/>
                  <w:sz w:val="18"/>
                  <w:szCs w:val="18"/>
                </w:rPr>
                <w:t>0</w:t>
              </w:r>
            </w:ins>
          </w:p>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p>
        </w:tc>
      </w:tr>
    </w:tbl>
    <w:p w:rsidR="00117F90" w:rsidRDefault="00117F90" w:rsidP="00117F90">
      <w:pPr>
        <w:widowControl w:val="0"/>
        <w:autoSpaceDE w:val="0"/>
        <w:autoSpaceDN w:val="0"/>
        <w:adjustRightInd w:val="0"/>
        <w:spacing w:before="85" w:after="0"/>
        <w:ind w:left="720" w:right="130"/>
        <w:rPr>
          <w:rFonts w:ascii="Times New Roman" w:hAnsi="Times New Roman"/>
          <w:color w:val="191919"/>
          <w:sz w:val="18"/>
          <w:szCs w:val="18"/>
        </w:rPr>
      </w:pPr>
    </w:p>
    <w:p w:rsidR="00117F90" w:rsidRDefault="00117F90" w:rsidP="00117F90">
      <w:pPr>
        <w:widowControl w:val="0"/>
        <w:autoSpaceDE w:val="0"/>
        <w:autoSpaceDN w:val="0"/>
        <w:adjustRightInd w:val="0"/>
        <w:spacing w:before="85"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9"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Book</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purchase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bookstore.</w:t>
      </w:r>
    </w:p>
    <w:p w:rsidR="00117F90" w:rsidRDefault="00117F90" w:rsidP="00117F90">
      <w:pPr>
        <w:widowControl w:val="0"/>
        <w:autoSpaceDE w:val="0"/>
        <w:autoSpaceDN w:val="0"/>
        <w:adjustRightInd w:val="0"/>
        <w:spacing w:before="9" w:after="0" w:line="250" w:lineRule="auto"/>
        <w:ind w:left="720" w:right="130" w:firstLine="0"/>
        <w:rPr>
          <w:rFonts w:ascii="Times New Roman" w:hAnsi="Times New Roman"/>
          <w:color w:val="000000"/>
          <w:sz w:val="18"/>
          <w:szCs w:val="18"/>
        </w:rPr>
      </w:pPr>
      <w:r>
        <w:rPr>
          <w:rFonts w:ascii="Times New Roman" w:hAnsi="Times New Roman"/>
          <w:color w:val="191919"/>
          <w:sz w:val="18"/>
          <w:szCs w:val="18"/>
        </w:rPr>
        <w:t xml:space="preserve">• </w:t>
      </w:r>
      <w:del w:id="674" w:author="kmlaster" w:date="2011-04-11T16:53:00Z">
        <w:r w:rsidDel="00996ACC">
          <w:rPr>
            <w:rFonts w:ascii="Times New Roman" w:hAnsi="Times New Roman"/>
            <w:color w:val="191919"/>
            <w:spacing w:val="27"/>
            <w:sz w:val="18"/>
            <w:szCs w:val="18"/>
          </w:rPr>
          <w:delText xml:space="preserve"> </w:delText>
        </w:r>
        <w:r w:rsidDel="00996ACC">
          <w:rPr>
            <w:rFonts w:ascii="Times New Roman" w:hAnsi="Times New Roman"/>
            <w:color w:val="191919"/>
            <w:spacing w:val="-3"/>
            <w:sz w:val="18"/>
            <w:szCs w:val="18"/>
          </w:rPr>
          <w:delText>Penalt</w:delText>
        </w:r>
        <w:r w:rsidDel="00996ACC">
          <w:rPr>
            <w:rFonts w:ascii="Times New Roman" w:hAnsi="Times New Roman"/>
            <w:color w:val="191919"/>
            <w:sz w:val="18"/>
            <w:szCs w:val="18"/>
          </w:rPr>
          <w:delText>y</w:delText>
        </w:r>
      </w:del>
      <w:ins w:id="675" w:author="kmlaster" w:date="2011-04-11T16:53:00Z">
        <w:r>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Late </w:t>
        </w:r>
      </w:ins>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proofErr w:type="gramEnd"/>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cha</w:t>
      </w:r>
      <w:r>
        <w:rPr>
          <w:rFonts w:ascii="Times New Roman" w:hAnsi="Times New Roman"/>
          <w:color w:val="191919"/>
          <w:spacing w:val="-6"/>
          <w:sz w:val="18"/>
          <w:szCs w:val="18"/>
        </w:rPr>
        <w:t>r</w:t>
      </w:r>
      <w:r>
        <w:rPr>
          <w:rFonts w:ascii="Times New Roman" w:hAnsi="Times New Roman"/>
          <w:color w:val="191919"/>
          <w:spacing w:val="-3"/>
          <w:sz w:val="18"/>
          <w:szCs w:val="18"/>
        </w:rPr>
        <w:t>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fail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proces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calenda</w:t>
      </w:r>
      <w:r>
        <w:rPr>
          <w:rFonts w:ascii="Times New Roman" w:hAnsi="Times New Roman"/>
          <w:color w:val="191919"/>
          <w:spacing w:val="-13"/>
          <w:sz w:val="18"/>
          <w:szCs w:val="18"/>
        </w:rPr>
        <w:t>r</w:t>
      </w:r>
      <w:r>
        <w:rPr>
          <w:rFonts w:ascii="Times New Roman" w:hAnsi="Times New Roman"/>
          <w:color w:val="191919"/>
          <w:sz w:val="18"/>
          <w:szCs w:val="18"/>
        </w:rPr>
        <w:t>.</w:t>
      </w:r>
      <w:del w:id="676" w:author="kmlaster" w:date="2011-04-11T16:53:00Z">
        <w:r w:rsidDel="00996ACC">
          <w:rPr>
            <w:rFonts w:ascii="Times New Roman" w:hAnsi="Times New Roman"/>
            <w:color w:val="191919"/>
            <w:spacing w:val="-15"/>
            <w:sz w:val="18"/>
            <w:szCs w:val="18"/>
          </w:rPr>
          <w:delText xml:space="preserve"> </w:delText>
        </w:r>
        <w:r w:rsidDel="00996ACC">
          <w:rPr>
            <w:rFonts w:ascii="Times New Roman" w:hAnsi="Times New Roman"/>
            <w:color w:val="191919"/>
            <w:spacing w:val="-3"/>
            <w:sz w:val="18"/>
            <w:szCs w:val="18"/>
          </w:rPr>
          <w:delText>Th</w:delText>
        </w:r>
        <w:r w:rsidDel="00996ACC">
          <w:rPr>
            <w:rFonts w:ascii="Times New Roman" w:hAnsi="Times New Roman"/>
            <w:color w:val="191919"/>
            <w:sz w:val="18"/>
            <w:szCs w:val="18"/>
          </w:rPr>
          <w:delText>e</w:delText>
        </w:r>
        <w:r w:rsidDel="00996ACC">
          <w:rPr>
            <w:rFonts w:ascii="Times New Roman" w:hAnsi="Times New Roman"/>
            <w:color w:val="191919"/>
            <w:spacing w:val="-11"/>
            <w:sz w:val="18"/>
            <w:szCs w:val="18"/>
          </w:rPr>
          <w:delText xml:space="preserve"> </w:delText>
        </w:r>
        <w:r w:rsidDel="00996ACC">
          <w:rPr>
            <w:rFonts w:ascii="Times New Roman" w:hAnsi="Times New Roman"/>
            <w:color w:val="191919"/>
            <w:spacing w:val="-3"/>
            <w:sz w:val="18"/>
            <w:szCs w:val="18"/>
          </w:rPr>
          <w:delText>fe</w:delText>
        </w:r>
        <w:r w:rsidDel="00996ACC">
          <w:rPr>
            <w:rFonts w:ascii="Times New Roman" w:hAnsi="Times New Roman"/>
            <w:color w:val="191919"/>
            <w:sz w:val="18"/>
            <w:szCs w:val="18"/>
          </w:rPr>
          <w:delText>e</w:delText>
        </w:r>
        <w:r w:rsidDel="00996ACC">
          <w:rPr>
            <w:rFonts w:ascii="Times New Roman" w:hAnsi="Times New Roman"/>
            <w:color w:val="191919"/>
            <w:spacing w:val="-12"/>
            <w:sz w:val="18"/>
            <w:szCs w:val="18"/>
          </w:rPr>
          <w:delText xml:space="preserve"> </w:delText>
        </w:r>
        <w:r w:rsidDel="00996ACC">
          <w:rPr>
            <w:rFonts w:ascii="Times New Roman" w:hAnsi="Times New Roman"/>
            <w:color w:val="191919"/>
            <w:spacing w:val="-3"/>
            <w:sz w:val="18"/>
            <w:szCs w:val="18"/>
          </w:rPr>
          <w:delText>increase</w:delText>
        </w:r>
        <w:r w:rsidDel="00996ACC">
          <w:rPr>
            <w:rFonts w:ascii="Times New Roman" w:hAnsi="Times New Roman"/>
            <w:color w:val="191919"/>
            <w:sz w:val="18"/>
            <w:szCs w:val="18"/>
          </w:rPr>
          <w:delText>s</w:delText>
        </w:r>
        <w:r w:rsidDel="00996ACC">
          <w:rPr>
            <w:rFonts w:ascii="Times New Roman" w:hAnsi="Times New Roman"/>
            <w:color w:val="191919"/>
            <w:spacing w:val="-11"/>
            <w:sz w:val="18"/>
            <w:szCs w:val="18"/>
          </w:rPr>
          <w:delText xml:space="preserve"> </w:delText>
        </w:r>
        <w:r w:rsidDel="00996ACC">
          <w:rPr>
            <w:rFonts w:ascii="Times New Roman" w:hAnsi="Times New Roman"/>
            <w:color w:val="191919"/>
            <w:spacing w:val="-3"/>
            <w:sz w:val="18"/>
            <w:szCs w:val="18"/>
          </w:rPr>
          <w:delText xml:space="preserve">$5.00, </w:delText>
        </w:r>
        <w:r w:rsidDel="00996ACC">
          <w:rPr>
            <w:rFonts w:ascii="Times New Roman" w:hAnsi="Times New Roman"/>
            <w:color w:val="191919"/>
            <w:spacing w:val="-2"/>
            <w:sz w:val="18"/>
            <w:szCs w:val="18"/>
          </w:rPr>
          <w:delText>pe</w:delText>
        </w:r>
        <w:r w:rsidDel="00996ACC">
          <w:rPr>
            <w:rFonts w:ascii="Times New Roman" w:hAnsi="Times New Roman"/>
            <w:color w:val="191919"/>
            <w:sz w:val="18"/>
            <w:szCs w:val="18"/>
          </w:rPr>
          <w:delText>r</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da</w:delText>
        </w:r>
        <w:r w:rsidDel="00996ACC">
          <w:rPr>
            <w:rFonts w:ascii="Times New Roman" w:hAnsi="Times New Roman"/>
            <w:color w:val="191919"/>
            <w:spacing w:val="-13"/>
            <w:sz w:val="18"/>
            <w:szCs w:val="18"/>
          </w:rPr>
          <w:delText>y</w:delText>
        </w:r>
        <w:r w:rsidDel="00996ACC">
          <w:rPr>
            <w:rFonts w:ascii="Times New Roman" w:hAnsi="Times New Roman"/>
            <w:color w:val="191919"/>
            <w:sz w:val="18"/>
            <w:szCs w:val="18"/>
          </w:rPr>
          <w:delText>,</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startin</w:delText>
        </w:r>
        <w:r w:rsidDel="00996ACC">
          <w:rPr>
            <w:rFonts w:ascii="Times New Roman" w:hAnsi="Times New Roman"/>
            <w:color w:val="191919"/>
            <w:sz w:val="18"/>
            <w:szCs w:val="18"/>
          </w:rPr>
          <w:delText>g</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th</w:delText>
        </w:r>
        <w:r w:rsidDel="00996ACC">
          <w:rPr>
            <w:rFonts w:ascii="Times New Roman" w:hAnsi="Times New Roman"/>
            <w:color w:val="191919"/>
            <w:sz w:val="18"/>
            <w:szCs w:val="18"/>
          </w:rPr>
          <w:delText>e</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secon</w:delText>
        </w:r>
        <w:r w:rsidDel="00996ACC">
          <w:rPr>
            <w:rFonts w:ascii="Times New Roman" w:hAnsi="Times New Roman"/>
            <w:color w:val="191919"/>
            <w:sz w:val="18"/>
            <w:szCs w:val="18"/>
          </w:rPr>
          <w:delText>d</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da</w:delText>
        </w:r>
        <w:r w:rsidDel="00996ACC">
          <w:rPr>
            <w:rFonts w:ascii="Times New Roman" w:hAnsi="Times New Roman"/>
            <w:color w:val="191919"/>
            <w:sz w:val="18"/>
            <w:szCs w:val="18"/>
          </w:rPr>
          <w:delText>y</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an</w:delText>
        </w:r>
        <w:r w:rsidDel="00996ACC">
          <w:rPr>
            <w:rFonts w:ascii="Times New Roman" w:hAnsi="Times New Roman"/>
            <w:color w:val="191919"/>
            <w:sz w:val="18"/>
            <w:szCs w:val="18"/>
          </w:rPr>
          <w:delText>d</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continuin</w:delText>
        </w:r>
        <w:r w:rsidDel="00996ACC">
          <w:rPr>
            <w:rFonts w:ascii="Times New Roman" w:hAnsi="Times New Roman"/>
            <w:color w:val="191919"/>
            <w:sz w:val="18"/>
            <w:szCs w:val="18"/>
          </w:rPr>
          <w:delText>g</w:delText>
        </w:r>
        <w:r w:rsidDel="00996ACC">
          <w:rPr>
            <w:rFonts w:ascii="Times New Roman" w:hAnsi="Times New Roman"/>
            <w:color w:val="191919"/>
            <w:spacing w:val="-3"/>
            <w:sz w:val="18"/>
            <w:szCs w:val="18"/>
          </w:rPr>
          <w:delText xml:space="preserve"> </w:delText>
        </w:r>
        <w:r w:rsidDel="00996ACC">
          <w:rPr>
            <w:rFonts w:ascii="Times New Roman" w:hAnsi="Times New Roman"/>
            <w:color w:val="191919"/>
            <w:spacing w:val="-2"/>
            <w:sz w:val="18"/>
            <w:szCs w:val="18"/>
          </w:rPr>
          <w:delText>eac</w:delText>
        </w:r>
        <w:r w:rsidDel="00996ACC">
          <w:rPr>
            <w:rFonts w:ascii="Times New Roman" w:hAnsi="Times New Roman"/>
            <w:color w:val="191919"/>
            <w:sz w:val="18"/>
            <w:szCs w:val="18"/>
          </w:rPr>
          <w:delText>h</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subsequen</w:delText>
        </w:r>
        <w:r w:rsidDel="00996ACC">
          <w:rPr>
            <w:rFonts w:ascii="Times New Roman" w:hAnsi="Times New Roman"/>
            <w:color w:val="191919"/>
            <w:sz w:val="18"/>
            <w:szCs w:val="18"/>
          </w:rPr>
          <w:delText>t</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da</w:delText>
        </w:r>
        <w:r w:rsidDel="00996ACC">
          <w:rPr>
            <w:rFonts w:ascii="Times New Roman" w:hAnsi="Times New Roman"/>
            <w:color w:val="191919"/>
            <w:sz w:val="18"/>
            <w:szCs w:val="18"/>
          </w:rPr>
          <w:delText>y</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t</w:delText>
        </w:r>
        <w:r w:rsidDel="00996ACC">
          <w:rPr>
            <w:rFonts w:ascii="Times New Roman" w:hAnsi="Times New Roman"/>
            <w:color w:val="191919"/>
            <w:sz w:val="18"/>
            <w:szCs w:val="18"/>
          </w:rPr>
          <w:delText>o</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deadline</w:delText>
        </w:r>
      </w:del>
    </w:p>
    <w:p w:rsidR="00117F90" w:rsidRDefault="00117F90" w:rsidP="00117F90">
      <w:pPr>
        <w:widowControl w:val="0"/>
        <w:autoSpaceDE w:val="0"/>
        <w:autoSpaceDN w:val="0"/>
        <w:adjustRightInd w:val="0"/>
        <w:spacing w:after="0"/>
        <w:ind w:left="720" w:right="130"/>
        <w:rPr>
          <w:rFonts w:ascii="Times New Roman" w:hAnsi="Times New Roman"/>
          <w:color w:val="191919"/>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677" w:name="_Toc295559041"/>
      <w:bookmarkStart w:id="678" w:name="_Toc297152566"/>
      <w:r w:rsidRPr="009B2355">
        <w:rPr>
          <w:rFonts w:ascii="Times New Roman" w:hAnsi="Times New Roman"/>
          <w:bCs w:val="0"/>
          <w:color w:val="191919"/>
          <w:spacing w:val="-2"/>
          <w:sz w:val="24"/>
          <w:szCs w:val="24"/>
        </w:rPr>
        <w:t>C</w:t>
      </w:r>
      <w:r w:rsidRPr="009B2355">
        <w:rPr>
          <w:rFonts w:ascii="Times New Roman" w:hAnsi="Times New Roman"/>
          <w:bCs w:val="0"/>
          <w:color w:val="191919"/>
          <w:spacing w:val="-2"/>
          <w:sz w:val="18"/>
          <w:szCs w:val="18"/>
        </w:rPr>
        <w:t>ITIZEN</w:t>
      </w:r>
      <w:r w:rsidRPr="009B2355">
        <w:rPr>
          <w:rFonts w:ascii="Times New Roman" w:hAnsi="Times New Roman"/>
          <w:bCs w:val="0"/>
          <w:color w:val="191919"/>
          <w:sz w:val="18"/>
          <w:szCs w:val="18"/>
        </w:rPr>
        <w:t>S</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G</w:t>
      </w:r>
      <w:r w:rsidRPr="009B2355">
        <w:rPr>
          <w:rFonts w:ascii="Times New Roman" w:hAnsi="Times New Roman"/>
          <w:bCs w:val="0"/>
          <w:color w:val="191919"/>
          <w:spacing w:val="-2"/>
          <w:sz w:val="18"/>
          <w:szCs w:val="18"/>
        </w:rPr>
        <w:t>EORGI</w:t>
      </w:r>
      <w:r w:rsidRPr="009B2355">
        <w:rPr>
          <w:rFonts w:ascii="Times New Roman" w:hAnsi="Times New Roman"/>
          <w:bCs w:val="0"/>
          <w:color w:val="191919"/>
          <w:sz w:val="18"/>
          <w:szCs w:val="18"/>
        </w:rPr>
        <w:t xml:space="preserve">A </w:t>
      </w:r>
      <w:r w:rsidRPr="009B2355">
        <w:rPr>
          <w:rFonts w:ascii="Times New Roman" w:hAnsi="Times New Roman"/>
          <w:bCs w:val="0"/>
          <w:color w:val="191919"/>
          <w:spacing w:val="-2"/>
          <w:sz w:val="24"/>
          <w:szCs w:val="24"/>
        </w:rPr>
        <w:t>6</w:t>
      </w:r>
      <w:r w:rsidRPr="009B2355">
        <w:rPr>
          <w:rFonts w:ascii="Times New Roman" w:hAnsi="Times New Roman"/>
          <w:bCs w:val="0"/>
          <w:color w:val="191919"/>
          <w:sz w:val="24"/>
          <w:szCs w:val="24"/>
        </w:rPr>
        <w:t>2</w:t>
      </w:r>
      <w:r w:rsidRPr="009B2355">
        <w:rPr>
          <w:rFonts w:ascii="Times New Roman" w:hAnsi="Times New Roman"/>
          <w:bCs w:val="0"/>
          <w:color w:val="191919"/>
          <w:spacing w:val="-15"/>
          <w:sz w:val="24"/>
          <w:szCs w:val="24"/>
        </w:rPr>
        <w:t xml:space="preserve"> </w:t>
      </w:r>
      <w:r w:rsidRPr="009B2355">
        <w:rPr>
          <w:rFonts w:ascii="Times New Roman" w:hAnsi="Times New Roman"/>
          <w:bCs w:val="0"/>
          <w:color w:val="191919"/>
          <w:spacing w:val="-2"/>
          <w:sz w:val="18"/>
          <w:szCs w:val="18"/>
        </w:rPr>
        <w:t>AN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O</w:t>
      </w:r>
      <w:r w:rsidRPr="009B2355">
        <w:rPr>
          <w:rFonts w:ascii="Times New Roman" w:hAnsi="Times New Roman"/>
          <w:bCs w:val="0"/>
          <w:color w:val="191919"/>
          <w:spacing w:val="-2"/>
          <w:sz w:val="18"/>
          <w:szCs w:val="18"/>
        </w:rPr>
        <w:t>LDER</w:t>
      </w:r>
      <w:bookmarkEnd w:id="677"/>
      <w:bookmarkEnd w:id="67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payin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pacing w:val="-3"/>
          <w:sz w:val="18"/>
          <w:szCs w:val="18"/>
        </w:rPr>
        <w:t>e</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566B75" w:rsidP="00117F90">
      <w:pPr>
        <w:pStyle w:val="Heading2"/>
        <w:spacing w:before="0"/>
        <w:ind w:left="180" w:right="130" w:firstLine="0"/>
        <w:rPr>
          <w:rFonts w:ascii="Times New Roman" w:hAnsi="Times New Roman"/>
          <w:color w:val="000000"/>
          <w:sz w:val="18"/>
          <w:szCs w:val="18"/>
        </w:rPr>
      </w:pPr>
      <w:r w:rsidRPr="00566B75">
        <w:rPr>
          <w:rFonts w:ascii="Calibri" w:hAnsi="Calibri"/>
          <w:noProof/>
          <w:lang w:eastAsia="en-US"/>
        </w:rPr>
        <w:pict>
          <v:shape id="Text Box 1203" o:spid="_x0000_s1063" type="#_x0000_t202" style="position:absolute;left:0;text-align:left;margin-left:21.05pt;margin-top:48.85pt;width:12pt;height:63.8pt;z-index:-25162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KxtgIAALo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" o:allowincell="f" filled="f" stroked="f">
            <v:textbox style="layout-flow:vertical;mso-layout-flow-alt:bottom-to-top;mso-next-textbox:#Text Box 1203" inset="0,0,0,0">
              <w:txbxContent>
                <w:p w:rsidR="00FB5CC6" w:rsidRDefault="00FB5CC6" w:rsidP="00117F90">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bookmarkStart w:id="679" w:name="_Toc295559042"/>
      <w:bookmarkStart w:id="680" w:name="_Toc297152567"/>
      <w:r w:rsidR="00117F90" w:rsidRPr="00A16B21">
        <w:rPr>
          <w:rFonts w:ascii="Times New Roman" w:hAnsi="Times New Roman"/>
          <w:bCs w:val="0"/>
          <w:color w:val="191919"/>
          <w:spacing w:val="-2"/>
          <w:sz w:val="24"/>
          <w:szCs w:val="24"/>
        </w:rPr>
        <w:t>A</w:t>
      </w:r>
      <w:r w:rsidR="00117F90" w:rsidRPr="00A16B21">
        <w:rPr>
          <w:rFonts w:ascii="Times New Roman" w:hAnsi="Times New Roman"/>
          <w:bCs w:val="0"/>
          <w:color w:val="191919"/>
          <w:spacing w:val="-2"/>
          <w:sz w:val="18"/>
          <w:szCs w:val="18"/>
        </w:rPr>
        <w:t>UDI</w:t>
      </w:r>
      <w:r w:rsidR="00117F90" w:rsidRPr="00A16B21">
        <w:rPr>
          <w:rFonts w:ascii="Times New Roman" w:hAnsi="Times New Roman"/>
          <w:bCs w:val="0"/>
          <w:color w:val="191919"/>
          <w:sz w:val="18"/>
          <w:szCs w:val="18"/>
        </w:rPr>
        <w:t>T</w:t>
      </w:r>
      <w:r w:rsidR="00117F90" w:rsidRPr="00A16B21">
        <w:rPr>
          <w:rFonts w:ascii="Times New Roman" w:hAnsi="Times New Roman"/>
          <w:bCs w:val="0"/>
          <w:color w:val="191919"/>
          <w:spacing w:val="7"/>
          <w:sz w:val="18"/>
          <w:szCs w:val="18"/>
        </w:rPr>
        <w:t xml:space="preserve"> </w:t>
      </w:r>
      <w:r w:rsidR="00117F90" w:rsidRPr="00A16B21">
        <w:rPr>
          <w:rFonts w:ascii="Times New Roman" w:hAnsi="Times New Roman"/>
          <w:bCs w:val="0"/>
          <w:color w:val="191919"/>
          <w:spacing w:val="-2"/>
          <w:sz w:val="24"/>
          <w:szCs w:val="24"/>
        </w:rPr>
        <w:t>(N</w:t>
      </w:r>
      <w:r w:rsidR="00117F90" w:rsidRPr="00A16B21">
        <w:rPr>
          <w:rFonts w:ascii="Times New Roman" w:hAnsi="Times New Roman"/>
          <w:bCs w:val="0"/>
          <w:color w:val="191919"/>
          <w:spacing w:val="-2"/>
          <w:sz w:val="18"/>
          <w:szCs w:val="18"/>
        </w:rPr>
        <w:t>ON</w:t>
      </w:r>
      <w:r w:rsidR="00117F90" w:rsidRPr="00A16B21">
        <w:rPr>
          <w:rFonts w:ascii="Times New Roman" w:hAnsi="Times New Roman"/>
          <w:bCs w:val="0"/>
          <w:color w:val="191919"/>
          <w:spacing w:val="-2"/>
          <w:sz w:val="24"/>
          <w:szCs w:val="24"/>
        </w:rPr>
        <w:t>-C</w:t>
      </w:r>
      <w:r w:rsidR="00117F90" w:rsidRPr="00A16B21">
        <w:rPr>
          <w:rFonts w:ascii="Times New Roman" w:hAnsi="Times New Roman"/>
          <w:bCs w:val="0"/>
          <w:color w:val="191919"/>
          <w:spacing w:val="-2"/>
          <w:sz w:val="18"/>
          <w:szCs w:val="18"/>
        </w:rPr>
        <w:t>REDIT</w:t>
      </w:r>
      <w:r w:rsidR="00117F90" w:rsidRPr="00A16B21">
        <w:rPr>
          <w:rFonts w:ascii="Times New Roman" w:hAnsi="Times New Roman"/>
          <w:bCs w:val="0"/>
          <w:color w:val="191919"/>
          <w:sz w:val="24"/>
          <w:szCs w:val="24"/>
        </w:rPr>
        <w:t>)</w:t>
      </w:r>
      <w:r w:rsidR="00117F90" w:rsidRPr="00A16B21">
        <w:rPr>
          <w:rFonts w:ascii="Times New Roman" w:hAnsi="Times New Roman"/>
          <w:bCs w:val="0"/>
          <w:color w:val="191919"/>
          <w:spacing w:val="-5"/>
          <w:sz w:val="24"/>
          <w:szCs w:val="24"/>
        </w:rPr>
        <w:t xml:space="preserve"> </w:t>
      </w:r>
      <w:r w:rsidR="00117F90" w:rsidRPr="00A16B21">
        <w:rPr>
          <w:rFonts w:ascii="Times New Roman" w:hAnsi="Times New Roman"/>
          <w:bCs w:val="0"/>
          <w:color w:val="191919"/>
          <w:spacing w:val="-2"/>
          <w:sz w:val="24"/>
          <w:szCs w:val="24"/>
        </w:rPr>
        <w:t>F</w:t>
      </w:r>
      <w:r w:rsidR="00117F90" w:rsidRPr="00A16B21">
        <w:rPr>
          <w:rFonts w:ascii="Times New Roman" w:hAnsi="Times New Roman"/>
          <w:bCs w:val="0"/>
          <w:color w:val="191919"/>
          <w:spacing w:val="-2"/>
          <w:sz w:val="18"/>
          <w:szCs w:val="18"/>
        </w:rPr>
        <w:t>EE</w:t>
      </w:r>
      <w:bookmarkEnd w:id="679"/>
      <w:bookmarkEnd w:id="680"/>
    </w:p>
    <w:p w:rsidR="00117F90" w:rsidRDefault="00117F90" w:rsidP="00117F90">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117F90" w:rsidRDefault="00117F90" w:rsidP="00117F90">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681" w:name="_Toc295559043"/>
      <w:bookmarkStart w:id="682" w:name="_Toc297152568"/>
      <w:r w:rsidRPr="00A16B21">
        <w:rPr>
          <w:rFonts w:ascii="Times New Roman" w:hAnsi="Times New Roman"/>
          <w:bCs w:val="0"/>
          <w:color w:val="191919"/>
          <w:spacing w:val="-16"/>
          <w:sz w:val="24"/>
          <w:szCs w:val="24"/>
        </w:rPr>
        <w:t>P</w:t>
      </w:r>
      <w:r w:rsidRPr="00A16B21">
        <w:rPr>
          <w:rFonts w:ascii="Times New Roman" w:hAnsi="Times New Roman"/>
          <w:bCs w:val="0"/>
          <w:color w:val="191919"/>
          <w:spacing w:val="-19"/>
          <w:sz w:val="18"/>
          <w:szCs w:val="18"/>
        </w:rPr>
        <w:t>A</w:t>
      </w:r>
      <w:r w:rsidRPr="00A16B21">
        <w:rPr>
          <w:rFonts w:ascii="Times New Roman" w:hAnsi="Times New Roman"/>
          <w:bCs w:val="0"/>
          <w:color w:val="191919"/>
          <w:spacing w:val="-2"/>
          <w:sz w:val="18"/>
          <w:szCs w:val="18"/>
        </w:rPr>
        <w:t>YMEN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18"/>
          <w:szCs w:val="18"/>
        </w:rPr>
        <w:t>O</w:t>
      </w:r>
      <w:r w:rsidRPr="00A16B21">
        <w:rPr>
          <w:rFonts w:ascii="Times New Roman" w:hAnsi="Times New Roman"/>
          <w:bCs w:val="0"/>
          <w:color w:val="191919"/>
          <w:sz w:val="18"/>
          <w:szCs w:val="18"/>
        </w:rPr>
        <w:t>F</w:t>
      </w:r>
      <w:r w:rsidRPr="00A16B21">
        <w:rPr>
          <w:rFonts w:ascii="Times New Roman" w:hAnsi="Times New Roman"/>
          <w:bCs w:val="0"/>
          <w:color w:val="191919"/>
          <w:spacing w:val="4"/>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r w:rsidRPr="00A16B21">
        <w:rPr>
          <w:rFonts w:ascii="Times New Roman" w:hAnsi="Times New Roman"/>
          <w:bCs w:val="0"/>
          <w:color w:val="191919"/>
          <w:sz w:val="18"/>
          <w:szCs w:val="18"/>
        </w:rPr>
        <w:t xml:space="preserve">S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HARGES</w:t>
      </w:r>
      <w:bookmarkEnd w:id="681"/>
      <w:bookmarkEnd w:id="68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CHARGE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9"/>
          <w:sz w:val="18"/>
          <w:szCs w:val="18"/>
        </w:rPr>
        <w:t>PA</w:t>
      </w:r>
      <w:r>
        <w:rPr>
          <w:rFonts w:ascii="Times New Roman" w:hAnsi="Times New Roman"/>
          <w:color w:val="191919"/>
          <w:spacing w:val="-22"/>
          <w:sz w:val="18"/>
          <w:szCs w:val="18"/>
        </w:rPr>
        <w:t>Y</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w:t>
      </w:r>
      <w:r>
        <w:rPr>
          <w:rFonts w:ascii="Times New Roman" w:hAnsi="Times New Roman"/>
          <w:color w:val="191919"/>
          <w:spacing w:val="-22"/>
          <w:sz w:val="18"/>
          <w:szCs w:val="18"/>
        </w:rPr>
        <w:t>A</w:t>
      </w:r>
      <w:r>
        <w:rPr>
          <w:rFonts w:ascii="Times New Roman" w:hAnsi="Times New Roman"/>
          <w:color w:val="191919"/>
          <w:spacing w:val="-2"/>
          <w:sz w:val="18"/>
          <w:szCs w:val="18"/>
        </w:rPr>
        <w:t>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Cash</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Orde</w:t>
      </w:r>
      <w:r>
        <w:rPr>
          <w:rFonts w:ascii="Times New Roman" w:hAnsi="Times New Roman"/>
          <w:color w:val="191919"/>
          <w:spacing w:val="-10"/>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Cashie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ravele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is</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MasterCard–ON</w:t>
      </w:r>
      <w:r>
        <w:rPr>
          <w:rFonts w:ascii="Times New Roman" w:hAnsi="Times New Roman"/>
          <w:color w:val="191919"/>
          <w:spacing w:val="-20"/>
          <w:sz w:val="18"/>
          <w:szCs w:val="18"/>
        </w:rPr>
        <w:t>L</w:t>
      </w:r>
      <w:r>
        <w:rPr>
          <w:rFonts w:ascii="Times New Roman" w:hAnsi="Times New Roman"/>
          <w:color w:val="191919"/>
          <w:spacing w:val="-25"/>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EXAC</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are 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intende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Persona</w:t>
      </w:r>
      <w:r>
        <w:rPr>
          <w:rFonts w:ascii="Times New Roman" w:hAnsi="Times New Roman"/>
          <w:color w:val="191919"/>
          <w:sz w:val="18"/>
          <w:szCs w:val="18"/>
        </w:rPr>
        <w:t xml:space="preserve">l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COUNTE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ACCEPTED.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683" w:name="_Toc295559044"/>
      <w:bookmarkStart w:id="684" w:name="_Toc297152569"/>
      <w:r w:rsidRPr="00A16B21">
        <w:rPr>
          <w:rFonts w:ascii="Times New Roman" w:hAnsi="Times New Roman"/>
          <w:bCs w:val="0"/>
          <w:color w:val="191919"/>
          <w:spacing w:val="-2"/>
          <w:sz w:val="24"/>
          <w:szCs w:val="24"/>
        </w:rPr>
        <w:lastRenderedPageBreak/>
        <w:t>G</w:t>
      </w:r>
      <w:r w:rsidRPr="00A16B21">
        <w:rPr>
          <w:rFonts w:ascii="Times New Roman" w:hAnsi="Times New Roman"/>
          <w:bCs w:val="0"/>
          <w:color w:val="191919"/>
          <w:spacing w:val="-2"/>
          <w:sz w:val="18"/>
          <w:szCs w:val="18"/>
        </w:rPr>
        <w:t>ENERA</w:t>
      </w:r>
      <w:r w:rsidRPr="00A16B21">
        <w:rPr>
          <w:rFonts w:ascii="Times New Roman" w:hAnsi="Times New Roman"/>
          <w:bCs w:val="0"/>
          <w:color w:val="191919"/>
          <w:sz w:val="18"/>
          <w:szCs w:val="18"/>
        </w:rPr>
        <w:t xml:space="preserve">L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683"/>
      <w:bookmarkEnd w:id="684"/>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w:t>
      </w:r>
      <w:r>
        <w:rPr>
          <w:rFonts w:ascii="Times New Roman" w:hAnsi="Times New Roman"/>
          <w:color w:val="191919"/>
          <w:sz w:val="18"/>
          <w:szCs w:val="18"/>
        </w:rPr>
        <w:t>o</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pacing w:val="-5"/>
          <w:sz w:val="18"/>
          <w:szCs w:val="18"/>
        </w:rPr>
        <w:t>r</w:t>
      </w:r>
      <w:r>
        <w:rPr>
          <w:rFonts w:ascii="Times New Roman" w:hAnsi="Times New Roman"/>
          <w:color w:val="191919"/>
          <w:spacing w:val="-2"/>
          <w:sz w:val="18"/>
          <w:szCs w:val="18"/>
        </w:rPr>
        <w:t>centage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dividin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tota</w:t>
      </w:r>
      <w:r>
        <w:rPr>
          <w:rFonts w:ascii="Times New Roman" w:hAnsi="Times New Roman"/>
          <w:color w:val="191919"/>
          <w:sz w:val="18"/>
          <w:szCs w:val="18"/>
        </w:rPr>
        <w:t>l</w:t>
      </w:r>
      <w:r>
        <w:rPr>
          <w:rFonts w:ascii="Times New Roman" w:hAnsi="Times New Roman"/>
          <w:color w:val="191919"/>
          <w:spacing w:val="-2"/>
          <w:sz w:val="18"/>
          <w:szCs w:val="18"/>
        </w:rPr>
        <w:t xml:space="preserve"> calenda</w:t>
      </w:r>
      <w:r>
        <w:rPr>
          <w:rFonts w:ascii="Times New Roman" w:hAnsi="Times New Roman"/>
          <w:color w:val="191919"/>
          <w:sz w:val="18"/>
          <w:szCs w:val="18"/>
        </w:rPr>
        <w:t>r</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includ</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weekends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exclud</w:t>
      </w:r>
      <w:r>
        <w:rPr>
          <w:rFonts w:ascii="Times New Roman" w:hAnsi="Times New Roman"/>
          <w:color w:val="191919"/>
          <w:sz w:val="18"/>
          <w:szCs w:val="18"/>
        </w:rPr>
        <w:t>e</w:t>
      </w:r>
      <w:r>
        <w:rPr>
          <w:rFonts w:ascii="Times New Roman" w:hAnsi="Times New Roman"/>
          <w:color w:val="191919"/>
          <w:spacing w:val="-2"/>
          <w:sz w:val="18"/>
          <w:szCs w:val="18"/>
        </w:rPr>
        <w:t xml:space="preserve"> schedule</w:t>
      </w:r>
      <w:r>
        <w:rPr>
          <w:rFonts w:ascii="Times New Roman" w:hAnsi="Times New Roman"/>
          <w:color w:val="191919"/>
          <w:sz w:val="18"/>
          <w:szCs w:val="18"/>
        </w:rPr>
        <w:t>d</w:t>
      </w:r>
      <w:r>
        <w:rPr>
          <w:rFonts w:ascii="Times New Roman" w:hAnsi="Times New Roman"/>
          <w:color w:val="191919"/>
          <w:spacing w:val="-2"/>
          <w:sz w:val="18"/>
          <w:szCs w:val="18"/>
        </w:rPr>
        <w:t xml:space="preserve"> break</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mor</w:t>
      </w:r>
      <w:r>
        <w:rPr>
          <w:rFonts w:ascii="Times New Roman" w:hAnsi="Times New Roman"/>
          <w:color w:val="191919"/>
          <w:sz w:val="18"/>
          <w:szCs w:val="18"/>
        </w:rPr>
        <w:t>e</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whi</w:t>
      </w:r>
      <w:r>
        <w:rPr>
          <w:rFonts w:ascii="Times New Roman" w:hAnsi="Times New Roman"/>
          <w:color w:val="191919"/>
          <w:spacing w:val="-3"/>
          <w:sz w:val="18"/>
          <w:szCs w:val="18"/>
        </w:rPr>
        <w:t>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was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6"/>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by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unearne</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itl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V</w:t>
      </w:r>
      <w:r>
        <w:rPr>
          <w:rFonts w:ascii="Times New Roman" w:hAnsi="Times New Roman"/>
          <w:color w:val="191919"/>
          <w:spacing w:val="-15"/>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appropriat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program(s)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withdra</w:t>
      </w:r>
      <w:r>
        <w:rPr>
          <w:rFonts w:ascii="Times New Roman" w:hAnsi="Times New Roman"/>
          <w:color w:val="191919"/>
          <w:sz w:val="18"/>
          <w:szCs w:val="18"/>
        </w:rPr>
        <w:t>w</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when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60</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proportio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ch</w:t>
      </w:r>
      <w:r>
        <w:rPr>
          <w:rFonts w:ascii="Times New Roman" w:hAnsi="Times New Roman"/>
          <w:color w:val="191919"/>
          <w:spacing w:val="-3"/>
          <w:sz w:val="18"/>
          <w:szCs w:val="18"/>
        </w:rPr>
        <w: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IV 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returned</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 mandator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F814B2" w:rsidRDefault="00F814B2"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sectPr w:rsidR="00F814B2" w:rsidSect="00486046">
          <w:headerReference w:type="default" r:id="rId65"/>
          <w:type w:val="continuous"/>
          <w:pgSz w:w="12240" w:h="15840" w:code="1"/>
          <w:pgMar w:top="533" w:right="1123" w:bottom="274" w:left="547" w:header="720" w:footer="288" w:gutter="0"/>
          <w:cols w:space="720"/>
          <w:docGrid w:linePitch="360"/>
        </w:sect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unearne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w:t>
      </w:r>
      <w:r>
        <w:rPr>
          <w:rFonts w:ascii="Times New Roman" w:hAnsi="Times New Roman"/>
          <w:color w:val="191919"/>
          <w:spacing w:val="-3"/>
          <w:sz w:val="18"/>
          <w:szCs w:val="18"/>
        </w:rPr>
        <w:t>r</w:t>
      </w:r>
      <w:r>
        <w:rPr>
          <w:rFonts w:ascii="Times New Roman" w:hAnsi="Times New Roman"/>
          <w:color w:val="191919"/>
          <w:spacing w:val="-2"/>
          <w:sz w:val="18"/>
          <w:szCs w:val="18"/>
        </w:rPr>
        <w:t>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b</w:t>
      </w:r>
      <w:r>
        <w:rPr>
          <w:rFonts w:ascii="Times New Roman" w:hAnsi="Times New Roman"/>
          <w:color w:val="191919"/>
          <w:sz w:val="18"/>
          <w:szCs w:val="18"/>
        </w:rPr>
        <w:t xml:space="preserve">e </w:t>
      </w:r>
      <w:r>
        <w:rPr>
          <w:rFonts w:ascii="Times New Roman" w:hAnsi="Times New Roman"/>
          <w:color w:val="191919"/>
          <w:spacing w:val="-2"/>
          <w:sz w:val="18"/>
          <w:szCs w:val="18"/>
        </w:rPr>
        <w:t>returne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w:t>
      </w:r>
      <w:r>
        <w:rPr>
          <w:rFonts w:ascii="Times New Roman" w:hAnsi="Times New Roman"/>
          <w:color w:val="191919"/>
          <w:sz w:val="18"/>
          <w:szCs w:val="18"/>
        </w:rPr>
        <w:t xml:space="preserve">t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disburse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sourc</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FFEL/Direc</w:t>
      </w:r>
      <w:r>
        <w:rPr>
          <w:rFonts w:ascii="Times New Roman" w:hAnsi="Times New Roman"/>
          <w:color w:val="191919"/>
          <w:sz w:val="18"/>
          <w:szCs w:val="18"/>
        </w:rPr>
        <w:t xml:space="preserve">t </w:t>
      </w:r>
      <w:r>
        <w:rPr>
          <w:rFonts w:ascii="Times New Roman" w:hAnsi="Times New Roman"/>
          <w:color w:val="191919"/>
          <w:spacing w:val="-2"/>
          <w:sz w:val="18"/>
          <w:szCs w:val="18"/>
        </w:rPr>
        <w:t>St</w:t>
      </w:r>
      <w:r>
        <w:rPr>
          <w:rFonts w:ascii="Times New Roman" w:hAnsi="Times New Roman"/>
          <w:color w:val="191919"/>
          <w:spacing w:val="-3"/>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 xml:space="preserve">d </w:t>
      </w:r>
      <w:r>
        <w:rPr>
          <w:rFonts w:ascii="Times New Roman" w:hAnsi="Times New Roman"/>
          <w:color w:val="191919"/>
          <w:spacing w:val="-2"/>
          <w:sz w:val="18"/>
          <w:szCs w:val="18"/>
        </w:rPr>
        <w:t>Loan, 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Perkin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FSEO</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 turne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respectiv</w:t>
      </w:r>
      <w:r>
        <w:rPr>
          <w:rFonts w:ascii="Times New Roman" w:hAnsi="Times New Roman"/>
          <w:color w:val="191919"/>
          <w:sz w:val="18"/>
          <w:szCs w:val="18"/>
        </w:rPr>
        <w:t>e</w:t>
      </w:r>
      <w:r>
        <w:rPr>
          <w:rFonts w:ascii="Times New Roman" w:hAnsi="Times New Roman"/>
          <w:color w:val="191919"/>
          <w:spacing w:val="-2"/>
          <w:sz w:val="18"/>
          <w:szCs w:val="18"/>
        </w:rPr>
        <w:t xml:space="preserve"> source(s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school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2"/>
          <w:sz w:val="18"/>
          <w:szCs w:val="18"/>
        </w:rPr>
        <w:t xml:space="preserve"> proceed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term</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promissor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2"/>
          <w:sz w:val="18"/>
          <w:szCs w:val="18"/>
        </w:rPr>
        <w:t xml:space="preserve"> 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50 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FSEOG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overpaymen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paymen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arrangement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u</w:t>
      </w:r>
      <w:r>
        <w:rPr>
          <w:rFonts w:ascii="Times New Roman" w:hAnsi="Times New Roman"/>
          <w:color w:val="191919"/>
          <w:sz w:val="18"/>
          <w:szCs w:val="18"/>
        </w:rPr>
        <w:t>p</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4</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day</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bein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sen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5"/>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require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notify 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student</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ac</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resul</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reportin</w:t>
      </w:r>
      <w:r>
        <w:rPr>
          <w:rFonts w:ascii="Times New Roman" w:hAnsi="Times New Roman"/>
          <w:color w:val="191919"/>
          <w:sz w:val="18"/>
          <w:szCs w:val="18"/>
        </w:rPr>
        <w:t>g</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overpaymen</w:t>
      </w:r>
      <w:r>
        <w:rPr>
          <w:rFonts w:ascii="Times New Roman" w:hAnsi="Times New Roman"/>
          <w:color w:val="191919"/>
          <w:sz w:val="18"/>
          <w:szCs w:val="18"/>
        </w:rPr>
        <w:t>t</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Departmen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2"/>
          <w:sz w:val="18"/>
          <w:szCs w:val="18"/>
        </w:rPr>
        <w:t xml:space="preserve"> wher</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referre</w:t>
      </w:r>
      <w:r>
        <w:rPr>
          <w:rFonts w:ascii="Times New Roman" w:hAnsi="Times New Roman"/>
          <w:color w:val="191919"/>
          <w:sz w:val="18"/>
          <w:szCs w:val="18"/>
        </w:rPr>
        <w:t>d</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w:t>
      </w:r>
      <w:r>
        <w:rPr>
          <w:rFonts w:ascii="Times New Roman" w:hAnsi="Times New Roman"/>
          <w:color w:val="191919"/>
          <w:spacing w:val="-3"/>
          <w:sz w:val="18"/>
          <w:szCs w:val="18"/>
        </w:rPr>
        <w:t>o</w:t>
      </w:r>
      <w:r>
        <w:rPr>
          <w:rFonts w:ascii="Times New Roman" w:hAnsi="Times New Roman"/>
          <w:color w:val="191919"/>
          <w:spacing w:val="-2"/>
          <w:sz w:val="18"/>
          <w:szCs w:val="18"/>
        </w:rPr>
        <w:t>llection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file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685" w:name="_Toc295559045"/>
      <w:bookmarkStart w:id="686" w:name="_Toc297152570"/>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OO</w:t>
      </w:r>
      <w:r w:rsidRPr="00A16B21">
        <w:rPr>
          <w:rFonts w:ascii="Times New Roman" w:hAnsi="Times New Roman"/>
          <w:bCs w:val="0"/>
          <w:color w:val="191919"/>
          <w:sz w:val="18"/>
          <w:szCs w:val="18"/>
        </w:rPr>
        <w:t xml:space="preserve">M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685"/>
      <w:bookmarkEnd w:id="686"/>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pro-rat</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remains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use</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dinin</w:t>
      </w:r>
      <w:r>
        <w:rPr>
          <w:rFonts w:ascii="Times New Roman" w:hAnsi="Times New Roman"/>
          <w:color w:val="191919"/>
          <w:sz w:val="18"/>
          <w:szCs w:val="18"/>
        </w:rPr>
        <w:t>g</w:t>
      </w:r>
      <w:r>
        <w:rPr>
          <w:rFonts w:ascii="Times New Roman" w:hAnsi="Times New Roman"/>
          <w:color w:val="191919"/>
          <w:spacing w:val="-2"/>
          <w:sz w:val="18"/>
          <w:szCs w:val="18"/>
        </w:rPr>
        <w:t xml:space="preserve"> hal</w:t>
      </w:r>
      <w:r>
        <w:rPr>
          <w:rFonts w:ascii="Times New Roman" w:hAnsi="Times New Roman"/>
          <w:color w:val="191919"/>
          <w:sz w:val="18"/>
          <w:szCs w:val="18"/>
        </w:rPr>
        <w:t>l</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laundr</w:t>
      </w:r>
      <w:r>
        <w:rPr>
          <w:rFonts w:ascii="Times New Roman" w:hAnsi="Times New Roman"/>
          <w:color w:val="191919"/>
          <w:sz w:val="18"/>
          <w:szCs w:val="18"/>
        </w:rPr>
        <w:t>y</w:t>
      </w:r>
      <w:r>
        <w:rPr>
          <w:rFonts w:ascii="Times New Roman" w:hAnsi="Times New Roman"/>
          <w:color w:val="191919"/>
          <w:spacing w:val="-2"/>
          <w:sz w:val="18"/>
          <w:szCs w:val="18"/>
        </w:rPr>
        <w:t xml:space="preserve"> services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wishe</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Housing Releas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Contrac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ke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dormitor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RamCar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687" w:name="_Toc295559046"/>
      <w:bookmarkStart w:id="688" w:name="_Toc297152571"/>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OARDIN</w:t>
      </w:r>
      <w:r w:rsidRPr="00A16B21">
        <w:rPr>
          <w:rFonts w:ascii="Times New Roman" w:hAnsi="Times New Roman"/>
          <w:bCs w:val="0"/>
          <w:color w:val="191919"/>
          <w:sz w:val="18"/>
          <w:szCs w:val="18"/>
        </w:rPr>
        <w:t>G</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S</w:t>
      </w:r>
      <w:r w:rsidRPr="00A16B21">
        <w:rPr>
          <w:rFonts w:ascii="Times New Roman" w:hAnsi="Times New Roman"/>
          <w:bCs w:val="0"/>
          <w:color w:val="191919"/>
          <w:spacing w:val="-2"/>
          <w:sz w:val="18"/>
          <w:szCs w:val="18"/>
        </w:rPr>
        <w:t>TUDEN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EES</w:t>
      </w:r>
      <w:bookmarkEnd w:id="687"/>
      <w:bookmarkEnd w:id="68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rental</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u</w:t>
      </w:r>
      <w:r>
        <w:rPr>
          <w:rFonts w:ascii="Times New Roman" w:hAnsi="Times New Roman"/>
          <w:color w:val="191919"/>
          <w:spacing w:val="-2"/>
          <w:sz w:val="18"/>
          <w:szCs w:val="18"/>
        </w:rPr>
        <w:t>ition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technolog</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health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laundr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117F90" w:rsidRDefault="00117F90" w:rsidP="00117F90">
      <w:pPr>
        <w:widowControl w:val="0"/>
        <w:autoSpaceDE w:val="0"/>
        <w:autoSpaceDN w:val="0"/>
        <w:adjustRightInd w:val="0"/>
        <w:spacing w:before="4" w:after="0" w:line="150" w:lineRule="exact"/>
        <w:ind w:left="180" w:right="130" w:firstLine="0"/>
        <w:rPr>
          <w:rFonts w:ascii="Times New Roman" w:hAnsi="Times New Roman"/>
          <w:color w:val="000000"/>
          <w:sz w:val="15"/>
          <w:szCs w:val="15"/>
        </w:rPr>
      </w:pPr>
    </w:p>
    <w:p w:rsidR="00117F90" w:rsidRDefault="00117F90" w:rsidP="00117F90">
      <w:pPr>
        <w:widowControl w:val="0"/>
        <w:tabs>
          <w:tab w:val="left" w:pos="3690"/>
          <w:tab w:val="left" w:pos="5340"/>
          <w:tab w:val="left" w:pos="6780"/>
          <w:tab w:val="left" w:pos="8200"/>
        </w:tabs>
        <w:autoSpaceDE w:val="0"/>
        <w:autoSpaceDN w:val="0"/>
        <w:adjustRightInd w:val="0"/>
        <w:spacing w:before="34" w:after="0"/>
        <w:ind w:left="180" w:right="130" w:firstLine="0"/>
        <w:rPr>
          <w:rFonts w:ascii="Times New Roman" w:hAnsi="Times New Roman"/>
          <w:color w:val="000000"/>
          <w:sz w:val="16"/>
          <w:szCs w:val="16"/>
        </w:rPr>
      </w:pPr>
      <w:r>
        <w:rPr>
          <w:rFonts w:ascii="Times New Roman" w:hAnsi="Times New Roman"/>
          <w:b/>
          <w:bCs/>
          <w:color w:val="191919"/>
          <w:spacing w:val="-2"/>
          <w:sz w:val="16"/>
          <w:szCs w:val="16"/>
        </w:rPr>
        <w:tab/>
        <w:t>Doubl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13"/>
          <w:sz w:val="16"/>
          <w:szCs w:val="16"/>
        </w:rPr>
        <w:t>T</w:t>
      </w:r>
      <w:r>
        <w:rPr>
          <w:rFonts w:ascii="Times New Roman" w:hAnsi="Times New Roman"/>
          <w:b/>
          <w:bCs/>
          <w:color w:val="191919"/>
          <w:spacing w:val="-2"/>
          <w:sz w:val="16"/>
          <w:szCs w:val="16"/>
        </w:rPr>
        <w:t>ripl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Qua</w:t>
      </w:r>
      <w:r>
        <w:rPr>
          <w:rFonts w:ascii="Times New Roman" w:hAnsi="Times New Roman"/>
          <w:b/>
          <w:bCs/>
          <w:color w:val="191919"/>
          <w:sz w:val="16"/>
          <w:szCs w:val="16"/>
        </w:rPr>
        <w:t>d</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Apartmen</w:t>
      </w:r>
      <w:r>
        <w:rPr>
          <w:rFonts w:ascii="Times New Roman" w:hAnsi="Times New Roman"/>
          <w:b/>
          <w:bCs/>
          <w:color w:val="191919"/>
          <w:sz w:val="16"/>
          <w:szCs w:val="16"/>
        </w:rPr>
        <w:t>t</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Occupancy</w:t>
      </w:r>
    </w:p>
    <w:p w:rsidR="00117F90" w:rsidRDefault="00117F90" w:rsidP="00117F90">
      <w:pPr>
        <w:widowControl w:val="0"/>
        <w:tabs>
          <w:tab w:val="left" w:pos="3740"/>
        </w:tabs>
        <w:autoSpaceDE w:val="0"/>
        <w:autoSpaceDN w:val="0"/>
        <w:adjustRightInd w:val="0"/>
        <w:spacing w:before="10"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Andrews</w:t>
      </w:r>
      <w:r>
        <w:rPr>
          <w:rFonts w:ascii="Times New Roman" w:hAnsi="Times New Roman"/>
          <w:color w:val="191919"/>
          <w:sz w:val="16"/>
          <w:szCs w:val="16"/>
        </w:rPr>
        <w:t>,</w:t>
      </w:r>
      <w:r>
        <w:rPr>
          <w:rFonts w:ascii="Times New Roman" w:hAnsi="Times New Roman"/>
          <w:color w:val="191919"/>
          <w:spacing w:val="-6"/>
          <w:sz w:val="16"/>
          <w:szCs w:val="16"/>
        </w:rPr>
        <w:t xml:space="preserve"> </w:t>
      </w:r>
      <w:r>
        <w:rPr>
          <w:rFonts w:ascii="Times New Roman" w:hAnsi="Times New Roman"/>
          <w:color w:val="191919"/>
          <w:spacing w:val="-8"/>
          <w:sz w:val="16"/>
          <w:szCs w:val="16"/>
        </w:rPr>
        <w:t>W</w:t>
      </w:r>
      <w:r>
        <w:rPr>
          <w:rFonts w:ascii="Times New Roman" w:hAnsi="Times New Roman"/>
          <w:color w:val="191919"/>
          <w:spacing w:val="-2"/>
          <w:sz w:val="16"/>
          <w:szCs w:val="16"/>
        </w:rPr>
        <w:t>ile</w:t>
      </w:r>
      <w:r>
        <w:rPr>
          <w:rFonts w:ascii="Times New Roman" w:hAnsi="Times New Roman"/>
          <w:color w:val="191919"/>
          <w:sz w:val="16"/>
          <w:szCs w:val="16"/>
        </w:rPr>
        <w:t>y</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Gibso</w:t>
      </w:r>
      <w:r>
        <w:rPr>
          <w:rFonts w:ascii="Times New Roman" w:hAnsi="Times New Roman"/>
          <w:color w:val="191919"/>
          <w:sz w:val="16"/>
          <w:szCs w:val="16"/>
        </w:rPr>
        <w:t>n</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$3,755.00</w:t>
      </w:r>
    </w:p>
    <w:p w:rsidR="00117F90" w:rsidRDefault="00117F90" w:rsidP="00117F90">
      <w:pPr>
        <w:widowControl w:val="0"/>
        <w:tabs>
          <w:tab w:val="left" w:pos="37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North</w:t>
      </w:r>
      <w:r>
        <w:rPr>
          <w:rFonts w:ascii="Times New Roman" w:hAnsi="Times New Roman"/>
          <w:color w:val="191919"/>
          <w:sz w:val="16"/>
          <w:szCs w:val="16"/>
        </w:rPr>
        <w:t>,</w:t>
      </w:r>
      <w:r>
        <w:rPr>
          <w:rFonts w:ascii="Times New Roman" w:hAnsi="Times New Roman"/>
          <w:color w:val="191919"/>
          <w:spacing w:val="-3"/>
          <w:sz w:val="16"/>
          <w:szCs w:val="16"/>
        </w:rPr>
        <w:t xml:space="preserve"> </w:t>
      </w:r>
      <w:r>
        <w:rPr>
          <w:rFonts w:ascii="Times New Roman" w:hAnsi="Times New Roman"/>
          <w:color w:val="191919"/>
          <w:spacing w:val="-2"/>
          <w:sz w:val="16"/>
          <w:szCs w:val="16"/>
        </w:rPr>
        <w:t>Sout</w:t>
      </w:r>
      <w:r>
        <w:rPr>
          <w:rFonts w:ascii="Times New Roman" w:hAnsi="Times New Roman"/>
          <w:color w:val="191919"/>
          <w:sz w:val="16"/>
          <w:szCs w:val="16"/>
        </w:rPr>
        <w:t>h</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Eas</w:t>
      </w:r>
      <w:r>
        <w:rPr>
          <w:rFonts w:ascii="Times New Roman" w:hAnsi="Times New Roman"/>
          <w:color w:val="191919"/>
          <w:sz w:val="16"/>
          <w:szCs w:val="16"/>
        </w:rPr>
        <w:t>t</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$3,922.00</w:t>
      </w:r>
    </w:p>
    <w:p w:rsidR="00117F90" w:rsidRDefault="00117F90" w:rsidP="00117F90">
      <w:pPr>
        <w:widowControl w:val="0"/>
        <w:tabs>
          <w:tab w:val="left" w:pos="53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w:t>
      </w:r>
      <w:r>
        <w:rPr>
          <w:rFonts w:ascii="Times New Roman" w:hAnsi="Times New Roman"/>
          <w:color w:val="191919"/>
          <w:sz w:val="16"/>
          <w:szCs w:val="16"/>
        </w:rPr>
        <w:t>s</w:t>
      </w:r>
      <w:r>
        <w:rPr>
          <w:rFonts w:ascii="Times New Roman" w:hAnsi="Times New Roman"/>
          <w:color w:val="191919"/>
          <w:spacing w:val="-3"/>
          <w:sz w:val="16"/>
          <w:szCs w:val="16"/>
        </w:rPr>
        <w:t xml:space="preserve"> </w:t>
      </w:r>
      <w:proofErr w:type="gramStart"/>
      <w:r>
        <w:rPr>
          <w:rFonts w:ascii="Times New Roman" w:hAnsi="Times New Roman"/>
          <w:color w:val="191919"/>
          <w:spacing w:val="-2"/>
          <w:sz w:val="16"/>
          <w:szCs w:val="16"/>
        </w:rPr>
        <w:t>Hall(</w:t>
      </w:r>
      <w:proofErr w:type="gramEnd"/>
      <w:r>
        <w:rPr>
          <w:rFonts w:ascii="Times New Roman" w:hAnsi="Times New Roman"/>
          <w:color w:val="191919"/>
          <w:spacing w:val="-2"/>
          <w:sz w:val="16"/>
          <w:szCs w:val="16"/>
        </w:rPr>
        <w:t>Limite</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numbe</w:t>
      </w:r>
      <w:r>
        <w:rPr>
          <w:rFonts w:ascii="Times New Roman" w:hAnsi="Times New Roman"/>
          <w:color w:val="191919"/>
          <w:sz w:val="16"/>
          <w:szCs w:val="16"/>
        </w:rPr>
        <w:t>r</w:t>
      </w:r>
      <w:r>
        <w:rPr>
          <w:rFonts w:ascii="Times New Roman" w:hAnsi="Times New Roman"/>
          <w:color w:val="191919"/>
          <w:spacing w:val="-3"/>
          <w:sz w:val="16"/>
          <w:szCs w:val="16"/>
        </w:rPr>
        <w:t xml:space="preserve"> </w:t>
      </w:r>
      <w:r>
        <w:rPr>
          <w:rFonts w:ascii="Times New Roman" w:hAnsi="Times New Roman"/>
          <w:color w:val="191919"/>
          <w:spacing w:val="-2"/>
          <w:sz w:val="16"/>
          <w:szCs w:val="16"/>
        </w:rPr>
        <w:t>o</w:t>
      </w:r>
      <w:r>
        <w:rPr>
          <w:rFonts w:ascii="Times New Roman" w:hAnsi="Times New Roman"/>
          <w:color w:val="191919"/>
          <w:sz w:val="16"/>
          <w:szCs w:val="16"/>
        </w:rPr>
        <w:t>f</w:t>
      </w:r>
      <w:r>
        <w:rPr>
          <w:rFonts w:ascii="Times New Roman" w:hAnsi="Times New Roman"/>
          <w:color w:val="191919"/>
          <w:spacing w:val="-3"/>
          <w:sz w:val="16"/>
          <w:szCs w:val="16"/>
        </w:rPr>
        <w:t xml:space="preserve"> </w:t>
      </w:r>
      <w:r>
        <w:rPr>
          <w:rFonts w:ascii="Times New Roman" w:hAnsi="Times New Roman"/>
          <w:color w:val="191919"/>
          <w:spacing w:val="-2"/>
          <w:sz w:val="16"/>
          <w:szCs w:val="16"/>
        </w:rPr>
        <w:t>rooms</w:t>
      </w:r>
      <w:r>
        <w:rPr>
          <w:rFonts w:ascii="Times New Roman" w:hAnsi="Times New Roman"/>
          <w:color w:val="191919"/>
          <w:sz w:val="16"/>
          <w:szCs w:val="16"/>
        </w:rPr>
        <w:t>)</w:t>
      </w:r>
      <w:r>
        <w:rPr>
          <w:rFonts w:ascii="Times New Roman" w:hAnsi="Times New Roman"/>
          <w:color w:val="191919"/>
          <w:sz w:val="16"/>
          <w:szCs w:val="16"/>
        </w:rPr>
        <w:tab/>
      </w:r>
      <w:r>
        <w:rPr>
          <w:rFonts w:ascii="Times New Roman" w:hAnsi="Times New Roman"/>
          <w:color w:val="191919"/>
          <w:spacing w:val="-2"/>
          <w:sz w:val="16"/>
          <w:szCs w:val="16"/>
        </w:rPr>
        <w:t>$3,057.00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3"/>
          <w:sz w:val="16"/>
          <w:szCs w:val="16"/>
        </w:rPr>
        <w:t xml:space="preserve"> </w:t>
      </w:r>
      <w:r>
        <w:rPr>
          <w:rFonts w:ascii="Times New Roman" w:hAnsi="Times New Roman"/>
          <w:color w:val="191919"/>
          <w:spacing w:val="-2"/>
          <w:sz w:val="16"/>
          <w:szCs w:val="16"/>
        </w:rPr>
        <w:t>Suit</w:t>
      </w:r>
      <w:r>
        <w:rPr>
          <w:rFonts w:ascii="Times New Roman" w:hAnsi="Times New Roman"/>
          <w:color w:val="191919"/>
          <w:sz w:val="16"/>
          <w:szCs w:val="16"/>
        </w:rPr>
        <w:t>e</w:t>
      </w:r>
      <w:r>
        <w:rPr>
          <w:rFonts w:ascii="Times New Roman" w:hAnsi="Times New Roman"/>
          <w:color w:val="191919"/>
          <w:sz w:val="16"/>
          <w:szCs w:val="16"/>
        </w:rPr>
        <w:tab/>
      </w:r>
      <w:r>
        <w:rPr>
          <w:rFonts w:ascii="Times New Roman" w:hAnsi="Times New Roman"/>
          <w:color w:val="191919"/>
          <w:spacing w:val="-2"/>
          <w:sz w:val="16"/>
          <w:szCs w:val="16"/>
        </w:rPr>
        <w:t>$4,342.00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12"/>
          <w:sz w:val="16"/>
          <w:szCs w:val="16"/>
        </w:rPr>
        <w:t xml:space="preserve"> </w:t>
      </w:r>
      <w:r>
        <w:rPr>
          <w:rFonts w:ascii="Times New Roman" w:hAnsi="Times New Roman"/>
          <w:color w:val="191919"/>
          <w:spacing w:val="-2"/>
          <w:sz w:val="16"/>
          <w:szCs w:val="16"/>
        </w:rPr>
        <w:t>Apartmen</w:t>
      </w:r>
      <w:r>
        <w:rPr>
          <w:rFonts w:ascii="Times New Roman" w:hAnsi="Times New Roman"/>
          <w:color w:val="191919"/>
          <w:sz w:val="16"/>
          <w:szCs w:val="16"/>
        </w:rPr>
        <w:t>t</w:t>
      </w:r>
      <w:r>
        <w:rPr>
          <w:rFonts w:ascii="Times New Roman" w:hAnsi="Times New Roman"/>
          <w:color w:val="191919"/>
          <w:sz w:val="16"/>
          <w:szCs w:val="16"/>
        </w:rPr>
        <w:tab/>
      </w:r>
      <w:r>
        <w:rPr>
          <w:rFonts w:ascii="Times New Roman" w:hAnsi="Times New Roman"/>
          <w:color w:val="191919"/>
          <w:spacing w:val="-2"/>
          <w:sz w:val="16"/>
          <w:szCs w:val="16"/>
        </w:rPr>
        <w:t>$3,925.00</w:t>
      </w:r>
    </w:p>
    <w:p w:rsidR="00117F90" w:rsidRDefault="00117F90" w:rsidP="00117F90">
      <w:pPr>
        <w:widowControl w:val="0"/>
        <w:autoSpaceDE w:val="0"/>
        <w:autoSpaceDN w:val="0"/>
        <w:adjustRightInd w:val="0"/>
        <w:spacing w:before="2" w:after="0" w:line="170" w:lineRule="exact"/>
        <w:ind w:left="180" w:right="130" w:firstLine="0"/>
        <w:rPr>
          <w:rFonts w:ascii="Times New Roman" w:hAnsi="Times New Roman"/>
          <w:color w:val="000000"/>
          <w:sz w:val="17"/>
          <w:szCs w:val="17"/>
        </w:rPr>
      </w:pPr>
    </w:p>
    <w:p w:rsidR="0068047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purchas</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board 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RamBuck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RamBuck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locations.</w:t>
      </w:r>
    </w:p>
    <w:p w:rsidR="00680470" w:rsidRDefault="0068047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117F90" w:rsidRDefault="001079BB"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noProof/>
          <w:color w:val="191919"/>
          <w:spacing w:val="-2"/>
          <w:sz w:val="18"/>
          <w:szCs w:val="18"/>
        </w:rPr>
        <w:lastRenderedPageBreak/>
        <w:drawing>
          <wp:anchor distT="0" distB="0" distL="114300" distR="114300" simplePos="0" relativeHeight="251694080" behindDoc="0" locked="0" layoutInCell="1" allowOverlap="1">
            <wp:simplePos x="0" y="0"/>
            <wp:positionH relativeFrom="column">
              <wp:posOffset>160655</wp:posOffset>
            </wp:positionH>
            <wp:positionV relativeFrom="paragraph">
              <wp:posOffset>48260</wp:posOffset>
            </wp:positionV>
            <wp:extent cx="6372225" cy="8621395"/>
            <wp:effectExtent l="1905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cstate="print"/>
                    <a:stretch>
                      <a:fillRect/>
                    </a:stretch>
                  </pic:blipFill>
                  <pic:spPr bwMode="auto">
                    <a:xfrm>
                      <a:off x="0" y="0"/>
                      <a:ext cx="6372225" cy="8621395"/>
                    </a:xfrm>
                    <a:prstGeom prst="rect">
                      <a:avLst/>
                    </a:prstGeom>
                    <a:noFill/>
                    <a:ln w="9525">
                      <a:noFill/>
                      <a:miter lim="800000"/>
                      <a:headEnd/>
                      <a:tailEnd/>
                    </a:ln>
                  </pic:spPr>
                </pic:pic>
              </a:graphicData>
            </a:graphic>
          </wp:anchor>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F814B2" w:rsidRDefault="00F814B2"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sectPr w:rsidR="00F814B2" w:rsidSect="00486046">
          <w:headerReference w:type="even" r:id="rId67"/>
          <w:type w:val="continuous"/>
          <w:pgSz w:w="12240" w:h="15840" w:code="1"/>
          <w:pgMar w:top="533" w:right="1123" w:bottom="274" w:left="547" w:header="720" w:footer="288" w:gutter="0"/>
          <w:cols w:space="720"/>
          <w:docGrid w:linePitch="360"/>
        </w:sect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117F90">
        <w:rPr>
          <w:rFonts w:ascii="Times New Roman" w:hAnsi="Times New Roman" w:cs="Times New Roman"/>
          <w:noProof/>
          <w:color w:val="000000"/>
          <w:sz w:val="18"/>
          <w:szCs w:val="18"/>
        </w:rPr>
        <w:drawing>
          <wp:inline distT="0" distB="0" distL="0" distR="0">
            <wp:extent cx="6355063" cy="4381500"/>
            <wp:effectExtent l="19050" t="0" r="7637"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tretch>
                      <a:fillRect/>
                    </a:stretch>
                  </pic:blipFill>
                  <pic:spPr bwMode="auto">
                    <a:xfrm>
                      <a:off x="0" y="0"/>
                      <a:ext cx="6355063" cy="4381500"/>
                    </a:xfrm>
                    <a:prstGeom prst="rect">
                      <a:avLst/>
                    </a:prstGeom>
                    <a:noFill/>
                    <a:ln w="9525">
                      <a:noFill/>
                      <a:miter lim="800000"/>
                      <a:headEnd/>
                      <a:tailEnd/>
                    </a:ln>
                  </pic:spPr>
                </pic:pic>
              </a:graphicData>
            </a:graphic>
          </wp:inline>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117F90" w:rsidRDefault="00117F90" w:rsidP="00117F90">
      <w:pPr>
        <w:pStyle w:val="Heading1"/>
        <w:spacing w:before="0" w:line="240" w:lineRule="auto"/>
        <w:ind w:left="994"/>
        <w:jc w:val="center"/>
        <w:rPr>
          <w:rFonts w:ascii="Times New Roman" w:hAnsi="Times New Roman"/>
          <w:b w:val="0"/>
          <w:color w:val="262626" w:themeColor="text1" w:themeTint="D9"/>
          <w:sz w:val="72"/>
          <w:szCs w:val="72"/>
        </w:rPr>
      </w:pPr>
      <w:bookmarkStart w:id="689" w:name="_Toc295559047"/>
      <w:bookmarkStart w:id="690" w:name="_Toc296342794"/>
      <w:bookmarkStart w:id="691" w:name="_Toc297151282"/>
      <w:bookmarkStart w:id="692" w:name="_Toc297152572"/>
      <w:r w:rsidRPr="00117F90">
        <w:rPr>
          <w:rFonts w:ascii="Times New Roman" w:hAnsi="Times New Roman"/>
          <w:b w:val="0"/>
          <w:color w:val="262626" w:themeColor="text1" w:themeTint="D9"/>
          <w:spacing w:val="-26"/>
          <w:position w:val="-6"/>
          <w:sz w:val="72"/>
          <w:szCs w:val="72"/>
        </w:rPr>
        <w:t>ENROLLMENT</w:t>
      </w:r>
      <w:bookmarkEnd w:id="689"/>
      <w:bookmarkEnd w:id="690"/>
      <w:bookmarkEnd w:id="691"/>
      <w:bookmarkEnd w:id="692"/>
    </w:p>
    <w:p w:rsidR="00117F90" w:rsidRPr="00117F90" w:rsidRDefault="00117F90" w:rsidP="00117F90">
      <w:pPr>
        <w:pStyle w:val="Heading1"/>
        <w:spacing w:before="0" w:line="240" w:lineRule="auto"/>
        <w:ind w:left="994"/>
        <w:jc w:val="center"/>
        <w:rPr>
          <w:rFonts w:ascii="Times New Roman" w:hAnsi="Times New Roman"/>
          <w:color w:val="262626" w:themeColor="text1" w:themeTint="D9"/>
          <w:sz w:val="72"/>
          <w:szCs w:val="72"/>
        </w:rPr>
      </w:pPr>
      <w:bookmarkStart w:id="693" w:name="_Toc295559048"/>
      <w:bookmarkStart w:id="694" w:name="_Toc297152573"/>
      <w:r w:rsidRPr="00117F90">
        <w:rPr>
          <w:rFonts w:ascii="Times New Roman" w:hAnsi="Times New Roman"/>
          <w:b w:val="0"/>
          <w:color w:val="262626" w:themeColor="text1" w:themeTint="D9"/>
          <w:spacing w:val="-25"/>
          <w:position w:val="-3"/>
          <w:sz w:val="72"/>
          <w:szCs w:val="72"/>
        </w:rPr>
        <w:t>M</w:t>
      </w:r>
      <w:r w:rsidRPr="00117F90">
        <w:rPr>
          <w:rFonts w:ascii="Times New Roman" w:hAnsi="Times New Roman"/>
          <w:b w:val="0"/>
          <w:color w:val="262626" w:themeColor="text1" w:themeTint="D9"/>
          <w:spacing w:val="-26"/>
          <w:position w:val="-3"/>
          <w:sz w:val="72"/>
          <w:szCs w:val="72"/>
        </w:rPr>
        <w:t>ANAGEMEN</w:t>
      </w:r>
      <w:r w:rsidRPr="00117F90">
        <w:rPr>
          <w:rFonts w:ascii="Times New Roman" w:hAnsi="Times New Roman"/>
          <w:b w:val="0"/>
          <w:color w:val="262626" w:themeColor="text1" w:themeTint="D9"/>
          <w:position w:val="-3"/>
          <w:sz w:val="72"/>
          <w:szCs w:val="72"/>
        </w:rPr>
        <w:t>T</w:t>
      </w:r>
      <w:r w:rsidRPr="00117F90">
        <w:rPr>
          <w:rFonts w:ascii="Times New Roman" w:hAnsi="Times New Roman"/>
          <w:b w:val="0"/>
          <w:color w:val="262626" w:themeColor="text1" w:themeTint="D9"/>
          <w:spacing w:val="-42"/>
          <w:position w:val="-3"/>
          <w:sz w:val="72"/>
          <w:szCs w:val="72"/>
        </w:rPr>
        <w:t xml:space="preserve"> &amp; </w:t>
      </w:r>
      <w:r w:rsidRPr="00117F90">
        <w:rPr>
          <w:rFonts w:ascii="Times New Roman" w:hAnsi="Times New Roman"/>
          <w:b w:val="0"/>
          <w:color w:val="262626" w:themeColor="text1" w:themeTint="D9"/>
          <w:spacing w:val="-25"/>
          <w:sz w:val="72"/>
          <w:szCs w:val="72"/>
        </w:rPr>
        <w:t>S</w:t>
      </w:r>
      <w:r w:rsidRPr="00117F90">
        <w:rPr>
          <w:rFonts w:ascii="Times New Roman" w:hAnsi="Times New Roman"/>
          <w:b w:val="0"/>
          <w:color w:val="262626" w:themeColor="text1" w:themeTint="D9"/>
          <w:spacing w:val="-26"/>
          <w:sz w:val="72"/>
          <w:szCs w:val="72"/>
        </w:rPr>
        <w:t>TUDEN</w:t>
      </w:r>
      <w:r w:rsidRPr="00117F90">
        <w:rPr>
          <w:rFonts w:ascii="Times New Roman" w:hAnsi="Times New Roman"/>
          <w:b w:val="0"/>
          <w:color w:val="262626" w:themeColor="text1" w:themeTint="D9"/>
          <w:sz w:val="72"/>
          <w:szCs w:val="72"/>
        </w:rPr>
        <w:t>T</w:t>
      </w:r>
      <w:r w:rsidRPr="00117F90">
        <w:rPr>
          <w:rFonts w:ascii="Times New Roman" w:hAnsi="Times New Roman"/>
          <w:b w:val="0"/>
          <w:color w:val="262626" w:themeColor="text1" w:themeTint="D9"/>
          <w:spacing w:val="-59"/>
          <w:sz w:val="72"/>
          <w:szCs w:val="72"/>
        </w:rPr>
        <w:t xml:space="preserve"> </w:t>
      </w:r>
      <w:r w:rsidRPr="00117F90">
        <w:rPr>
          <w:rFonts w:ascii="Times New Roman" w:hAnsi="Times New Roman"/>
          <w:b w:val="0"/>
          <w:color w:val="262626" w:themeColor="text1" w:themeTint="D9"/>
          <w:spacing w:val="-25"/>
          <w:sz w:val="72"/>
          <w:szCs w:val="72"/>
        </w:rPr>
        <w:t>A</w:t>
      </w:r>
      <w:r w:rsidRPr="00117F90">
        <w:rPr>
          <w:rFonts w:ascii="Times New Roman" w:hAnsi="Times New Roman"/>
          <w:b w:val="0"/>
          <w:color w:val="262626" w:themeColor="text1" w:themeTint="D9"/>
          <w:spacing w:val="-26"/>
          <w:sz w:val="72"/>
          <w:szCs w:val="72"/>
        </w:rPr>
        <w:t>F</w:t>
      </w:r>
      <w:r w:rsidRPr="00117F90">
        <w:rPr>
          <w:rFonts w:ascii="Times New Roman" w:hAnsi="Times New Roman"/>
          <w:b w:val="0"/>
          <w:color w:val="262626" w:themeColor="text1" w:themeTint="D9"/>
          <w:spacing w:val="-97"/>
          <w:sz w:val="72"/>
          <w:szCs w:val="72"/>
        </w:rPr>
        <w:t>F</w:t>
      </w:r>
      <w:r w:rsidRPr="00117F90">
        <w:rPr>
          <w:rFonts w:ascii="Times New Roman" w:hAnsi="Times New Roman"/>
          <w:b w:val="0"/>
          <w:color w:val="262626" w:themeColor="text1" w:themeTint="D9"/>
          <w:spacing w:val="-26"/>
          <w:sz w:val="72"/>
          <w:szCs w:val="72"/>
        </w:rPr>
        <w:t>AIRS</w:t>
      </w:r>
      <w:bookmarkEnd w:id="693"/>
      <w:bookmarkEnd w:id="694"/>
    </w:p>
    <w:p w:rsidR="00117F90" w:rsidRPr="00117F90" w:rsidRDefault="00117F90" w:rsidP="00117F90">
      <w:pPr>
        <w:widowControl w:val="0"/>
        <w:autoSpaceDE w:val="0"/>
        <w:autoSpaceDN w:val="0"/>
        <w:adjustRightInd w:val="0"/>
        <w:spacing w:after="0" w:line="303" w:lineRule="exact"/>
        <w:ind w:left="180" w:firstLine="0"/>
        <w:rPr>
          <w:rFonts w:ascii="Times New Roman" w:hAnsi="Times New Roman"/>
          <w:color w:val="000000"/>
          <w:sz w:val="32"/>
          <w:szCs w:val="32"/>
        </w:rPr>
      </w:pPr>
      <w:r w:rsidRPr="00117F90">
        <w:rPr>
          <w:rFonts w:ascii="Times New Roman" w:hAnsi="Times New Roman"/>
          <w:b/>
          <w:bCs/>
          <w:color w:val="191919"/>
          <w:position w:val="2"/>
          <w:sz w:val="32"/>
          <w:szCs w:val="32"/>
        </w:rPr>
        <w:t>C</w:t>
      </w:r>
      <w:r w:rsidRPr="00117F90">
        <w:rPr>
          <w:rFonts w:ascii="Times New Roman" w:hAnsi="Times New Roman"/>
          <w:b/>
          <w:bCs/>
          <w:color w:val="191919"/>
          <w:position w:val="2"/>
          <w:sz w:val="24"/>
          <w:szCs w:val="24"/>
        </w:rPr>
        <w:t>ONTENTS</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F814B2" w:rsidRDefault="00F814B2" w:rsidP="004D157D">
      <w:pPr>
        <w:pStyle w:val="Heading2"/>
        <w:spacing w:before="0"/>
        <w:ind w:left="180" w:right="130" w:firstLine="0"/>
        <w:rPr>
          <w:rFonts w:ascii="Times New Roman" w:hAnsi="Times New Roman"/>
          <w:bCs w:val="0"/>
          <w:color w:val="191919"/>
          <w:spacing w:val="-2"/>
          <w:sz w:val="22"/>
          <w:szCs w:val="22"/>
        </w:rPr>
        <w:sectPr w:rsidR="00F814B2" w:rsidSect="005D3196">
          <w:headerReference w:type="even" r:id="rId69"/>
          <w:headerReference w:type="default" r:id="rId70"/>
          <w:type w:val="continuous"/>
          <w:pgSz w:w="12240" w:h="15840" w:code="1"/>
          <w:pgMar w:top="533" w:right="1123" w:bottom="274" w:left="547" w:header="720" w:footer="288" w:gutter="0"/>
          <w:cols w:space="720"/>
          <w:docGrid w:linePitch="360"/>
        </w:sectPr>
      </w:pPr>
    </w:p>
    <w:p w:rsidR="004D157D" w:rsidRPr="001834A9" w:rsidRDefault="004D157D" w:rsidP="004D157D">
      <w:pPr>
        <w:pStyle w:val="Heading2"/>
        <w:spacing w:before="0"/>
        <w:ind w:left="180" w:right="130" w:firstLine="0"/>
        <w:rPr>
          <w:rFonts w:ascii="Times New Roman" w:hAnsi="Times New Roman"/>
          <w:color w:val="000000"/>
          <w:sz w:val="22"/>
          <w:szCs w:val="22"/>
        </w:rPr>
      </w:pPr>
      <w:bookmarkStart w:id="695" w:name="_Toc295559049"/>
      <w:bookmarkStart w:id="696" w:name="_Toc297152574"/>
      <w:r w:rsidRPr="001834A9">
        <w:rPr>
          <w:rFonts w:ascii="Times New Roman" w:hAnsi="Times New Roman"/>
          <w:bCs w:val="0"/>
          <w:color w:val="191919"/>
          <w:spacing w:val="-2"/>
          <w:sz w:val="22"/>
          <w:szCs w:val="22"/>
        </w:rPr>
        <w:lastRenderedPageBreak/>
        <w:t>S</w:t>
      </w:r>
      <w:r w:rsidRPr="001834A9">
        <w:rPr>
          <w:rFonts w:ascii="Times New Roman" w:hAnsi="Times New Roman"/>
          <w:bCs w:val="0"/>
          <w:color w:val="191919"/>
          <w:spacing w:val="-2"/>
          <w:sz w:val="18"/>
          <w:szCs w:val="18"/>
        </w:rPr>
        <w:t>TUDEN</w:t>
      </w:r>
      <w:r w:rsidRPr="001834A9">
        <w:rPr>
          <w:rFonts w:ascii="Times New Roman" w:hAnsi="Times New Roman"/>
          <w:bCs w:val="0"/>
          <w:color w:val="191919"/>
          <w:sz w:val="18"/>
          <w:szCs w:val="18"/>
        </w:rPr>
        <w:t>T</w:t>
      </w:r>
      <w:r w:rsidRPr="001834A9">
        <w:rPr>
          <w:rFonts w:ascii="Times New Roman" w:hAnsi="Times New Roman"/>
          <w:bCs w:val="0"/>
          <w:color w:val="191919"/>
          <w:spacing w:val="-6"/>
          <w:sz w:val="22"/>
          <w:szCs w:val="22"/>
        </w:rPr>
        <w:t xml:space="preserve"> </w:t>
      </w:r>
      <w:r w:rsidRPr="001834A9">
        <w:rPr>
          <w:rFonts w:ascii="Times New Roman" w:hAnsi="Times New Roman"/>
          <w:bCs w:val="0"/>
          <w:color w:val="191919"/>
          <w:spacing w:val="-2"/>
          <w:sz w:val="22"/>
          <w:szCs w:val="22"/>
        </w:rPr>
        <w:t>A</w:t>
      </w:r>
      <w:r w:rsidRPr="001834A9">
        <w:rPr>
          <w:rFonts w:ascii="Times New Roman" w:hAnsi="Times New Roman"/>
          <w:bCs w:val="0"/>
          <w:color w:val="191919"/>
          <w:spacing w:val="-2"/>
          <w:sz w:val="18"/>
          <w:szCs w:val="18"/>
        </w:rPr>
        <w:t>F</w:t>
      </w:r>
      <w:r w:rsidRPr="001834A9">
        <w:rPr>
          <w:rFonts w:ascii="Times New Roman" w:hAnsi="Times New Roman"/>
          <w:bCs w:val="0"/>
          <w:color w:val="191919"/>
          <w:spacing w:val="-16"/>
          <w:sz w:val="18"/>
          <w:szCs w:val="18"/>
        </w:rPr>
        <w:t>F</w:t>
      </w:r>
      <w:r w:rsidRPr="001834A9">
        <w:rPr>
          <w:rFonts w:ascii="Times New Roman" w:hAnsi="Times New Roman"/>
          <w:bCs w:val="0"/>
          <w:color w:val="191919"/>
          <w:spacing w:val="-2"/>
          <w:sz w:val="18"/>
          <w:szCs w:val="18"/>
        </w:rPr>
        <w:t>AIRS</w:t>
      </w:r>
      <w:bookmarkEnd w:id="695"/>
      <w:bookmarkEnd w:id="696"/>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Student Affairs exists to create a culture of vibrant student learning through involvement.  Our teams of student development educators facilitate the growth and development of students as referenced in the mission statement below.</w:t>
      </w:r>
    </w:p>
    <w:p w:rsidR="004D157D" w:rsidRPr="0038244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sz w:val="24"/>
          <w:szCs w:val="24"/>
        </w:rPr>
      </w:pPr>
      <w:bookmarkStart w:id="697" w:name="_Toc295559050"/>
      <w:bookmarkStart w:id="698" w:name="_Toc297152575"/>
      <w:r w:rsidRPr="00200513">
        <w:rPr>
          <w:rFonts w:ascii="Times New Roman" w:hAnsi="Times New Roman" w:cs="Times New Roman"/>
          <w:caps/>
          <w:color w:val="262626" w:themeColor="text1" w:themeTint="D9"/>
          <w:sz w:val="24"/>
          <w:szCs w:val="24"/>
        </w:rPr>
        <w:t>m</w:t>
      </w:r>
      <w:r w:rsidRPr="00200513">
        <w:rPr>
          <w:rFonts w:ascii="Times New Roman" w:hAnsi="Times New Roman" w:cs="Times New Roman"/>
          <w:caps/>
          <w:color w:val="262626" w:themeColor="text1" w:themeTint="D9"/>
          <w:sz w:val="18"/>
          <w:szCs w:val="18"/>
        </w:rPr>
        <w:t>ission</w:t>
      </w:r>
      <w:r w:rsidRPr="00200513">
        <w:rPr>
          <w:rFonts w:ascii="Times New Roman" w:hAnsi="Times New Roman" w:cs="Times New Roman"/>
          <w:caps/>
          <w:color w:val="262626" w:themeColor="text1" w:themeTint="D9"/>
          <w:sz w:val="24"/>
          <w:szCs w:val="24"/>
        </w:rPr>
        <w:t xml:space="preserve"> s</w:t>
      </w:r>
      <w:r w:rsidRPr="00200513">
        <w:rPr>
          <w:rFonts w:ascii="Times New Roman" w:hAnsi="Times New Roman" w:cs="Times New Roman"/>
          <w:caps/>
          <w:color w:val="262626" w:themeColor="text1" w:themeTint="D9"/>
          <w:sz w:val="18"/>
          <w:szCs w:val="18"/>
        </w:rPr>
        <w:t>tatement</w:t>
      </w:r>
      <w:bookmarkEnd w:id="697"/>
      <w:bookmarkEnd w:id="698"/>
      <w:r w:rsidRPr="00200513">
        <w:rPr>
          <w:rFonts w:ascii="Times New Roman" w:hAnsi="Times New Roman" w:cs="Times New Roman"/>
          <w:caps/>
          <w:color w:val="262626" w:themeColor="text1" w:themeTint="D9"/>
          <w:sz w:val="24"/>
          <w:szCs w:val="24"/>
        </w:rPr>
        <w:t xml:space="preserve"> </w:t>
      </w:r>
    </w:p>
    <w:p w:rsidR="004D157D" w:rsidRPr="00382440"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Our mission is to develop students who are responsible, empowered and who graduate prepared to respond to the challenges of leadership and service.  In order to foster this mission, Student Affairs will partner with other university divisions to provide progressive, innovative, “student-centered” programs and services while fostering the “students first” philosophy.</w:t>
      </w:r>
    </w:p>
    <w:p w:rsidR="004D157D" w:rsidRDefault="004D157D" w:rsidP="004D157D">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C020E6" w:rsidRPr="00C020E6" w:rsidRDefault="00C020E6" w:rsidP="00C020E6">
      <w:pPr>
        <w:pStyle w:val="Heading2"/>
        <w:spacing w:before="0"/>
        <w:ind w:firstLine="180"/>
        <w:rPr>
          <w:rFonts w:ascii="Times New Roman" w:hAnsi="Times New Roman"/>
          <w:color w:val="000000" w:themeColor="text1"/>
        </w:rPr>
      </w:pPr>
      <w:bookmarkStart w:id="699" w:name="_Toc295559051"/>
      <w:bookmarkStart w:id="700" w:name="_Toc297152576"/>
      <w:r w:rsidRPr="00C020E6">
        <w:rPr>
          <w:rFonts w:ascii="Times New Roman" w:hAnsi="Times New Roman" w:cs="Times New Roman"/>
          <w:caps/>
          <w:color w:val="000000" w:themeColor="text1"/>
          <w:sz w:val="28"/>
          <w:szCs w:val="28"/>
        </w:rPr>
        <w:t>C</w:t>
      </w:r>
      <w:r w:rsidRPr="00C020E6">
        <w:rPr>
          <w:rFonts w:ascii="Times New Roman" w:hAnsi="Times New Roman" w:cs="Times New Roman"/>
          <w:caps/>
          <w:color w:val="000000" w:themeColor="text1"/>
          <w:sz w:val="22"/>
          <w:szCs w:val="22"/>
        </w:rPr>
        <w:t>ounseling</w:t>
      </w:r>
      <w:r w:rsidRPr="00C020E6">
        <w:rPr>
          <w:rFonts w:ascii="Times New Roman" w:hAnsi="Times New Roman"/>
          <w:color w:val="000000" w:themeColor="text1"/>
          <w:sz w:val="22"/>
          <w:szCs w:val="22"/>
        </w:rPr>
        <w:t xml:space="preserve"> </w:t>
      </w:r>
      <w:r w:rsidRPr="00C020E6">
        <w:rPr>
          <w:rFonts w:ascii="Times New Roman" w:hAnsi="Times New Roman"/>
          <w:color w:val="000000" w:themeColor="text1"/>
        </w:rPr>
        <w:t>A</w:t>
      </w:r>
      <w:r w:rsidRPr="00C020E6">
        <w:rPr>
          <w:rFonts w:ascii="Times New Roman" w:hAnsi="Times New Roman"/>
          <w:color w:val="000000" w:themeColor="text1"/>
          <w:sz w:val="22"/>
          <w:szCs w:val="22"/>
        </w:rPr>
        <w:t>ND</w:t>
      </w:r>
      <w:r w:rsidRPr="00C020E6">
        <w:rPr>
          <w:rFonts w:ascii="Times New Roman" w:hAnsi="Times New Roman"/>
          <w:color w:val="000000" w:themeColor="text1"/>
        </w:rPr>
        <w:t xml:space="preserve"> S</w:t>
      </w:r>
      <w:r w:rsidRPr="00C020E6">
        <w:rPr>
          <w:rFonts w:ascii="Times New Roman" w:hAnsi="Times New Roman"/>
          <w:color w:val="000000" w:themeColor="text1"/>
          <w:sz w:val="22"/>
          <w:szCs w:val="22"/>
        </w:rPr>
        <w:t>TUDENT</w:t>
      </w:r>
      <w:r w:rsidRPr="00C020E6">
        <w:rPr>
          <w:rFonts w:ascii="Times New Roman" w:hAnsi="Times New Roman"/>
          <w:color w:val="000000" w:themeColor="text1"/>
        </w:rPr>
        <w:t xml:space="preserve"> D</w:t>
      </w:r>
      <w:r w:rsidRPr="00C020E6">
        <w:rPr>
          <w:rFonts w:ascii="Times New Roman" w:hAnsi="Times New Roman"/>
          <w:color w:val="000000" w:themeColor="text1"/>
          <w:sz w:val="22"/>
          <w:szCs w:val="22"/>
        </w:rPr>
        <w:t>ISABILIT</w:t>
      </w:r>
      <w:r w:rsidRPr="00C020E6">
        <w:rPr>
          <w:rFonts w:ascii="Times New Roman" w:hAnsi="Times New Roman"/>
          <w:color w:val="000000" w:themeColor="text1"/>
        </w:rPr>
        <w:t>Y S</w:t>
      </w:r>
      <w:r w:rsidRPr="00C020E6">
        <w:rPr>
          <w:rFonts w:ascii="Times New Roman" w:hAnsi="Times New Roman"/>
          <w:color w:val="000000" w:themeColor="text1"/>
          <w:sz w:val="22"/>
          <w:szCs w:val="22"/>
        </w:rPr>
        <w:t>ERVICES</w:t>
      </w:r>
      <w:r w:rsidRPr="00C020E6">
        <w:rPr>
          <w:rFonts w:ascii="Times New Roman" w:hAnsi="Times New Roman"/>
          <w:color w:val="000000" w:themeColor="text1"/>
        </w:rPr>
        <w:t xml:space="preserve"> (CSDS)</w:t>
      </w:r>
      <w:bookmarkEnd w:id="699"/>
      <w:bookmarkEnd w:id="700"/>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701" w:name="_Toc295559052"/>
      <w:bookmarkStart w:id="702" w:name="_Toc297152577"/>
      <w:r w:rsidRPr="00200513">
        <w:rPr>
          <w:rFonts w:ascii="Times New Roman" w:hAnsi="Times New Roman" w:cs="Times New Roman"/>
          <w:caps/>
          <w:color w:val="262626" w:themeColor="text1" w:themeTint="D9"/>
        </w:rPr>
        <w:t>C</w:t>
      </w:r>
      <w:r w:rsidRPr="00200513">
        <w:rPr>
          <w:rFonts w:ascii="Times New Roman" w:hAnsi="Times New Roman" w:cs="Times New Roman"/>
          <w:caps/>
          <w:color w:val="262626" w:themeColor="text1" w:themeTint="D9"/>
          <w:sz w:val="18"/>
          <w:szCs w:val="18"/>
        </w:rPr>
        <w:t>ounseling</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701"/>
      <w:bookmarkEnd w:id="702"/>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The primary function of the Counseling Services is to support students in their total development by providing services and programs which optimize their intellectual, emotional, and social academic well-being.  Professional staff provides confidential psychological counseling and consultation services to currently enrolled ASU students. The department offers brief individual and couples therapy. Additional services offered through include group sessions, marital and family therapy, crisis intervention, consultation, outreach, presentations, workshops and referrals.  All records kept by the professional counseling staff in the Counseling Center and the Division Student Affairs shall remain CONFIDENTIAL INFORMATION and will be disclosed to a third party only with the student’s written permission.  </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Counseling Services also sponsors the BACCHUS and GAMMA Peer Education Network, a student organization that provides peer education related to alcohol and drug prevention. Special programs are scheduled throughout the year but particularly during Homecoming Week, Nation Collegiate Alcohol Awareness Week and Safe Spring Week to promote healthy decision making regarding alcohol and drugs.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C020E6" w:rsidRPr="00C020E6" w:rsidRDefault="00C020E6" w:rsidP="00C020E6">
      <w:pPr>
        <w:pStyle w:val="Heading2"/>
        <w:spacing w:before="0"/>
        <w:ind w:left="180" w:right="130" w:firstLine="0"/>
        <w:rPr>
          <w:rFonts w:ascii="Times New Roman" w:hAnsi="Times New Roman" w:cs="Times New Roman"/>
          <w:caps/>
          <w:color w:val="262626" w:themeColor="text1" w:themeTint="D9"/>
          <w:sz w:val="18"/>
          <w:szCs w:val="18"/>
        </w:rPr>
      </w:pPr>
      <w:bookmarkStart w:id="703" w:name="_Toc295559053"/>
      <w:bookmarkStart w:id="704" w:name="_Toc297152578"/>
      <w:r w:rsidRPr="00C020E6">
        <w:rPr>
          <w:rFonts w:ascii="Times New Roman" w:hAnsi="Times New Roman" w:cs="Times New Roman"/>
          <w:caps/>
          <w:color w:val="262626" w:themeColor="text1" w:themeTint="D9"/>
          <w:sz w:val="22"/>
          <w:szCs w:val="22"/>
        </w:rPr>
        <w:t>D</w:t>
      </w:r>
      <w:r w:rsidRPr="00C020E6">
        <w:rPr>
          <w:rFonts w:ascii="Times New Roman" w:hAnsi="Times New Roman" w:cs="Times New Roman"/>
          <w:caps/>
          <w:color w:val="262626" w:themeColor="text1" w:themeTint="D9"/>
          <w:sz w:val="18"/>
          <w:szCs w:val="18"/>
        </w:rPr>
        <w:t xml:space="preserve">isability </w:t>
      </w:r>
      <w:r w:rsidRPr="00C020E6">
        <w:rPr>
          <w:rFonts w:ascii="Times New Roman" w:hAnsi="Times New Roman" w:cs="Times New Roman"/>
          <w:caps/>
          <w:color w:val="262626" w:themeColor="text1" w:themeTint="D9"/>
          <w:sz w:val="22"/>
          <w:szCs w:val="22"/>
        </w:rPr>
        <w:t>S</w:t>
      </w:r>
      <w:r w:rsidRPr="00C020E6">
        <w:rPr>
          <w:rFonts w:ascii="Times New Roman" w:hAnsi="Times New Roman" w:cs="Times New Roman"/>
          <w:caps/>
          <w:color w:val="262626" w:themeColor="text1" w:themeTint="D9"/>
          <w:sz w:val="18"/>
          <w:szCs w:val="18"/>
        </w:rPr>
        <w:t>ervices</w:t>
      </w:r>
      <w:bookmarkEnd w:id="703"/>
      <w:bookmarkEnd w:id="704"/>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Student Disability Services Program (SDSP) at Albany State University is committed to the equal opportunity and equal access to all academic programs, services and activities of students who qualify and who have met admissions criteria.  The SDSP seeks to ensure the University makes “reasonable accommodations and adjustments” that will permit physically and learning disabled students to fulfill their academic requirements and to assure that disabled students are not effectively excluded from programs because of the absence of auxiliary aids and support systems.  Any student interested in having an evaluation must contact the University Disability Coordinator for information concerning the availability of these services.</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 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Office of Student Disability Services and the Coordinator. Accommodations which enabled students to pursue their educational goals will be evaluated and provided.</w:t>
      </w:r>
    </w:p>
    <w:p w:rsidR="00C020E6" w:rsidRPr="00044441"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705" w:name="_Toc295559054"/>
      <w:bookmarkStart w:id="706" w:name="_Toc297152579"/>
      <w:r w:rsidRPr="00200513">
        <w:rPr>
          <w:rFonts w:ascii="Times New Roman" w:hAnsi="Times New Roman" w:cs="Times New Roman"/>
          <w:caps/>
          <w:color w:val="262626" w:themeColor="text1" w:themeTint="D9"/>
        </w:rPr>
        <w:t>R</w:t>
      </w:r>
      <w:r w:rsidRPr="00200513">
        <w:rPr>
          <w:rFonts w:ascii="Times New Roman" w:hAnsi="Times New Roman" w:cs="Times New Roman"/>
          <w:caps/>
          <w:color w:val="262626" w:themeColor="text1" w:themeTint="D9"/>
          <w:sz w:val="18"/>
          <w:szCs w:val="18"/>
        </w:rPr>
        <w:t>egents</w:t>
      </w:r>
      <w:r w:rsidRPr="00200513">
        <w:rPr>
          <w:rFonts w:ascii="Times New Roman" w:hAnsi="Times New Roman" w:cs="Times New Roman"/>
          <w:caps/>
          <w:color w:val="262626" w:themeColor="text1" w:themeTint="D9"/>
        </w:rPr>
        <w:t xml:space="preserve"> C</w:t>
      </w:r>
      <w:r w:rsidRPr="00200513">
        <w:rPr>
          <w:rFonts w:ascii="Times New Roman" w:hAnsi="Times New Roman" w:cs="Times New Roman"/>
          <w:caps/>
          <w:color w:val="262626" w:themeColor="text1" w:themeTint="D9"/>
          <w:sz w:val="18"/>
          <w:szCs w:val="18"/>
        </w:rPr>
        <w:t>enter</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isorders </w:t>
      </w:r>
      <w:r w:rsidRPr="00200513">
        <w:rPr>
          <w:rFonts w:ascii="Times New Roman" w:hAnsi="Times New Roman" w:cs="Times New Roman"/>
          <w:caps/>
          <w:color w:val="262626" w:themeColor="text1" w:themeTint="D9"/>
        </w:rPr>
        <w:t>(RCLD)</w:t>
      </w:r>
      <w:bookmarkEnd w:id="705"/>
      <w:bookmarkEnd w:id="706"/>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Regents Center for Learning Disorders (RCLD) at Georgia Southern University is one of three centers in Georgia established by the Board of Regents to provide assessment, resource, and research related to students with learning disorders.  The Center services students form GSU and twelve additional institutions in the southern areas of the state. Students with a history and/or those perceived as having learning disabilities, ADHD, or psychological disabilities may be referred by the enrolling institution’s disability service provider for a comprehensive assessment, feedback on appropriated academic accommodations ad recommendations for optimal educational achievement. Disability service providers may consult with the Center regarding disability documentation and assessments performed by other professionals.</w:t>
      </w:r>
    </w:p>
    <w:p w:rsidR="004D157D" w:rsidRPr="00044441"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707" w:name="_Toc295559055"/>
      <w:bookmarkStart w:id="708" w:name="_Toc297152580"/>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isability</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707"/>
      <w:bookmarkEnd w:id="708"/>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709" w:name="_Toc295559056"/>
      <w:bookmarkStart w:id="710" w:name="_Toc297152581"/>
      <w:r w:rsidRPr="00200513">
        <w:rPr>
          <w:rFonts w:ascii="Times New Roman" w:hAnsi="Times New Roman" w:cs="Times New Roman"/>
          <w:caps/>
          <w:color w:val="262626" w:themeColor="text1" w:themeTint="D9"/>
        </w:rPr>
        <w:t>P</w:t>
      </w:r>
      <w:r w:rsidRPr="00200513">
        <w:rPr>
          <w:rFonts w:ascii="Times New Roman" w:hAnsi="Times New Roman" w:cs="Times New Roman"/>
          <w:caps/>
          <w:color w:val="262626" w:themeColor="text1" w:themeTint="D9"/>
          <w:sz w:val="18"/>
          <w:szCs w:val="18"/>
        </w:rPr>
        <w:t>rovisions</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isabilities </w:t>
      </w:r>
      <w:r w:rsidRPr="00200513">
        <w:rPr>
          <w:rFonts w:ascii="Times New Roman" w:hAnsi="Times New Roman" w:cs="Times New Roman"/>
          <w:caps/>
          <w:color w:val="262626" w:themeColor="text1" w:themeTint="D9"/>
        </w:rPr>
        <w:t>a</w:t>
      </w:r>
      <w:r w:rsidRPr="00200513">
        <w:rPr>
          <w:rFonts w:ascii="Times New Roman" w:hAnsi="Times New Roman" w:cs="Times New Roman"/>
          <w:caps/>
          <w:color w:val="262626" w:themeColor="text1" w:themeTint="D9"/>
          <w:sz w:val="18"/>
          <w:szCs w:val="18"/>
        </w:rPr>
        <w:t>nd</w:t>
      </w:r>
      <w:r w:rsidRPr="00200513">
        <w:rPr>
          <w:rFonts w:ascii="Times New Roman" w:hAnsi="Times New Roman" w:cs="Times New Roman"/>
          <w:caps/>
          <w:color w:val="262626" w:themeColor="text1" w:themeTint="D9"/>
        </w:rPr>
        <w:t xml:space="preserve"> P</w:t>
      </w:r>
      <w:r w:rsidRPr="00200513">
        <w:rPr>
          <w:rFonts w:ascii="Times New Roman" w:hAnsi="Times New Roman" w:cs="Times New Roman"/>
          <w:caps/>
          <w:color w:val="262626" w:themeColor="text1" w:themeTint="D9"/>
          <w:sz w:val="18"/>
          <w:szCs w:val="18"/>
        </w:rPr>
        <w:t>hysically</w:t>
      </w:r>
      <w:r w:rsidRPr="00200513">
        <w:rPr>
          <w:rFonts w:ascii="Times New Roman" w:hAnsi="Times New Roman" w:cs="Times New Roman"/>
          <w:caps/>
          <w:color w:val="262626" w:themeColor="text1" w:themeTint="D9"/>
        </w:rPr>
        <w:t xml:space="preserve"> I</w:t>
      </w:r>
      <w:r w:rsidRPr="00200513">
        <w:rPr>
          <w:rFonts w:ascii="Times New Roman" w:hAnsi="Times New Roman" w:cs="Times New Roman"/>
          <w:caps/>
          <w:color w:val="262626" w:themeColor="text1" w:themeTint="D9"/>
          <w:sz w:val="18"/>
          <w:szCs w:val="18"/>
        </w:rPr>
        <w:t>mpaired</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tudents</w:t>
      </w:r>
      <w:bookmarkEnd w:id="709"/>
      <w:bookmarkEnd w:id="710"/>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university Disability Services Coordinator.  Albany State University provides accommodations which enable disabled students to pursue their educational goals.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711" w:name="_Toc295559057"/>
      <w:bookmarkStart w:id="712" w:name="_Toc297152582"/>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efinition</w:t>
      </w:r>
      <w:r w:rsidRPr="00200513">
        <w:rPr>
          <w:rFonts w:ascii="Times New Roman" w:hAnsi="Times New Roman" w:cs="Times New Roman"/>
          <w:caps/>
          <w:color w:val="262626" w:themeColor="text1" w:themeTint="D9"/>
        </w:rPr>
        <w:t xml:space="preserve"> o</w:t>
      </w:r>
      <w:r w:rsidRPr="00200513">
        <w:rPr>
          <w:rFonts w:ascii="Times New Roman" w:hAnsi="Times New Roman" w:cs="Times New Roman"/>
          <w:caps/>
          <w:color w:val="262626" w:themeColor="text1" w:themeTint="D9"/>
          <w:sz w:val="18"/>
          <w:szCs w:val="18"/>
        </w:rPr>
        <w:t>f</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isability</w:t>
      </w:r>
      <w:bookmarkEnd w:id="711"/>
      <w:bookmarkEnd w:id="712"/>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An individual must demonstrate that his/her condition meets the definition of a disability under the Rehabilitation Act, 1973 and/or the Americans with Disabilities Act (ADA), 1990, and it’s Amendment (2009). The ADA defines a disability as a physical or mental impairment that substantially limits one or more major life activities.</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lastRenderedPageBreak/>
        <w:t>Substantially limits, under ADA, refers to significant restrictions as to the condition, manner, or duration under which an individual can perform a particular major life activity as compared to most people.</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Whether a condition is substantially limiting to support an accommodation request is a decision made by qualified professional(s) based upon multiple sources of information.</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 clinical diagnosis is not synonymous with a disability. The specific symptoms that are present should be stated in the documentation. Evidence that these symptoms are associated with substantial impairment in a major life activity is required for provision of accommodations. A detailed description of current substantial limitation in the academic environment is essential to identify appropriate academic accommodations, auxiliary aids, and services. Specific requests for accommodations need to be linked to the student's current functional limitations, and the rationale for each recommendation clearly stated.</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Style w:val="apple-style-span"/>
          <w:rFonts w:ascii="Times New Roman" w:hAnsi="Times New Roman" w:cs="Times New Roman"/>
          <w:color w:val="262626" w:themeColor="text1" w:themeTint="D9"/>
        </w:rPr>
      </w:pPr>
      <w:bookmarkStart w:id="713" w:name="_Toc295559058"/>
      <w:bookmarkStart w:id="714" w:name="_Toc297152583"/>
      <w:r w:rsidRPr="00200513">
        <w:rPr>
          <w:rStyle w:val="apple-style-span"/>
          <w:rFonts w:ascii="Times New Roman" w:hAnsi="Times New Roman" w:cs="Times New Roman"/>
          <w:color w:val="262626" w:themeColor="text1" w:themeTint="D9"/>
        </w:rPr>
        <w:t>G</w:t>
      </w:r>
      <w:r w:rsidRPr="00200513">
        <w:rPr>
          <w:rStyle w:val="apple-style-span"/>
          <w:rFonts w:ascii="Times New Roman" w:hAnsi="Times New Roman" w:cs="Times New Roman"/>
          <w:color w:val="262626" w:themeColor="text1" w:themeTint="D9"/>
          <w:sz w:val="18"/>
          <w:szCs w:val="18"/>
        </w:rPr>
        <w:t>ENERAL</w:t>
      </w:r>
      <w:r w:rsidRPr="00200513">
        <w:rPr>
          <w:rStyle w:val="apple-style-span"/>
          <w:rFonts w:ascii="Times New Roman" w:hAnsi="Times New Roman" w:cs="Times New Roman"/>
          <w:color w:val="262626" w:themeColor="text1" w:themeTint="D9"/>
        </w:rPr>
        <w:t xml:space="preserve"> D</w:t>
      </w:r>
      <w:r w:rsidRPr="00200513">
        <w:rPr>
          <w:rStyle w:val="apple-style-span"/>
          <w:rFonts w:ascii="Times New Roman" w:hAnsi="Times New Roman" w:cs="Times New Roman"/>
          <w:color w:val="262626" w:themeColor="text1" w:themeTint="D9"/>
          <w:sz w:val="18"/>
          <w:szCs w:val="18"/>
        </w:rPr>
        <w:t>OCUMENTATION</w:t>
      </w:r>
      <w:r w:rsidRPr="00200513">
        <w:rPr>
          <w:rStyle w:val="apple-style-span"/>
          <w:rFonts w:ascii="Times New Roman" w:hAnsi="Times New Roman" w:cs="Times New Roman"/>
          <w:color w:val="262626" w:themeColor="text1" w:themeTint="D9"/>
        </w:rPr>
        <w:t xml:space="preserve"> G</w:t>
      </w:r>
      <w:r w:rsidRPr="00200513">
        <w:rPr>
          <w:rStyle w:val="apple-style-span"/>
          <w:rFonts w:ascii="Times New Roman" w:hAnsi="Times New Roman" w:cs="Times New Roman"/>
          <w:color w:val="262626" w:themeColor="text1" w:themeTint="D9"/>
          <w:sz w:val="18"/>
          <w:szCs w:val="18"/>
        </w:rPr>
        <w:t>UIDELINES</w:t>
      </w:r>
      <w:bookmarkEnd w:id="713"/>
      <w:bookmarkEnd w:id="714"/>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All institutions are required to have written policies and procedures for review of documentation submitted by students with disabilities. Decision-making for the provision of institutional-level accommodation is provided by the Office of Disability Services (ODS) or a designated office at an individual college or university.</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Secondary education eligibility reports, Individualized Educational Plans, Summary of Progress reports, or previous provision of special education services may not be sufficient documentation for college-level accommodations.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 diagnostic statement identifying the disability, describe the diagnostic criteria and methodology used to diagnose the condition, and detail the progression of the condition if its impact on the student's functioning is expected to change over time.</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an adequate representation of the student's current functional abilities. In most situations, documentation should be within three years of the student's application for services. Professional judgment, however, must be used in accepting older documentation of conditions that are permanent or non-varying, or in requiring more recent documentation for conditions for which the functional impact may change over time.</w:t>
      </w:r>
    </w:p>
    <w:p w:rsidR="004D157D"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must include the names, signatures, titles, and license numbers of the appropriate evaluators, as well as the dates of testing and contact information. Evaluators must be licensed professionals whose training and licensure status is consistent with expertise in the disability for which they provide documentation.</w:t>
      </w:r>
    </w:p>
    <w:p w:rsidR="00C020E6" w:rsidRPr="00A44BB7" w:rsidRDefault="00C020E6"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
    <w:p w:rsidR="004D157D" w:rsidRPr="004424C4" w:rsidRDefault="004D157D" w:rsidP="004D157D">
      <w:pPr>
        <w:pStyle w:val="Heading2"/>
        <w:spacing w:before="0"/>
        <w:ind w:left="180" w:right="130" w:firstLine="0"/>
        <w:rPr>
          <w:rFonts w:ascii="Times New Roman" w:hAnsi="Times New Roman" w:cs="Times New Roman"/>
          <w:caps/>
          <w:color w:val="262626" w:themeColor="text1" w:themeTint="D9"/>
        </w:rPr>
      </w:pPr>
      <w:bookmarkStart w:id="715" w:name="_Toc295559059"/>
      <w:bookmarkStart w:id="716" w:name="_Toc297152584"/>
      <w:r w:rsidRPr="004424C4">
        <w:rPr>
          <w:rFonts w:ascii="Times New Roman" w:hAnsi="Times New Roman" w:cs="Times New Roman"/>
          <w:caps/>
          <w:color w:val="262626" w:themeColor="text1" w:themeTint="D9"/>
        </w:rPr>
        <w:t>L</w:t>
      </w:r>
      <w:r w:rsidRPr="004424C4">
        <w:rPr>
          <w:rFonts w:ascii="Times New Roman" w:hAnsi="Times New Roman" w:cs="Times New Roman"/>
          <w:caps/>
          <w:color w:val="262626" w:themeColor="text1" w:themeTint="D9"/>
          <w:sz w:val="18"/>
          <w:szCs w:val="18"/>
        </w:rPr>
        <w:t>earning</w:t>
      </w:r>
      <w:r w:rsidRPr="004424C4">
        <w:rPr>
          <w:rFonts w:ascii="Times New Roman" w:hAnsi="Times New Roman" w:cs="Times New Roman"/>
          <w:caps/>
          <w:color w:val="262626" w:themeColor="text1" w:themeTint="D9"/>
        </w:rPr>
        <w:t xml:space="preserve"> D</w:t>
      </w:r>
      <w:r w:rsidRPr="004424C4">
        <w:rPr>
          <w:rFonts w:ascii="Times New Roman" w:hAnsi="Times New Roman" w:cs="Times New Roman"/>
          <w:caps/>
          <w:color w:val="262626" w:themeColor="text1" w:themeTint="D9"/>
          <w:sz w:val="18"/>
          <w:szCs w:val="18"/>
        </w:rPr>
        <w:t>isabilities</w:t>
      </w:r>
      <w:bookmarkEnd w:id="715"/>
      <w:bookmarkEnd w:id="716"/>
      <w:r w:rsidRPr="004424C4">
        <w:rPr>
          <w:rFonts w:ascii="Times New Roman" w:hAnsi="Times New Roman" w:cs="Times New Roman"/>
          <w:caps/>
          <w:color w:val="262626" w:themeColor="text1" w:themeTint="D9"/>
          <w:sz w:val="18"/>
          <w:szCs w:val="18"/>
        </w:rPr>
        <w:t xml:space="preserve"> </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Learning disabilities is a general term that refers to a heterogeneous group of disorders manifested by significant difficulties in the acquisition and use of listening, speaking, reading, writing, reasoning, or mathematical skills. These disorders are intrinsic to the individual, presumed to be due to central nervous system dysfunction, and may occur across the life span. Problems in self-regulatory behaviors, social perception, and social interaction may exist with learning disabilities but do not, by themselves, constitute a learning disability. Although learning disabilities may occur concomitantly with other disabilities (e.g., sensory impairment, mental retardation, serious emotional disturbance), or with extrinsic influences (such as cultural differences, insufficient or inappropriate instruction), they are not the result of those conditions or influences. </w:t>
      </w:r>
      <w:proofErr w:type="gramStart"/>
      <w:r w:rsidRPr="00A44BB7">
        <w:rPr>
          <w:rFonts w:ascii="Times New Roman" w:hAnsi="Times New Roman" w:cs="Times New Roman"/>
          <w:color w:val="191919"/>
          <w:spacing w:val="-2"/>
          <w:sz w:val="18"/>
          <w:szCs w:val="18"/>
        </w:rPr>
        <w:t>(National Joint Committee on Learning Disabilities, Learning Disabilities: Issues on Definition, January, 1990.)</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Learning Disabilities include the following:</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Clear and specific identification of a learning disability must be stated. For example, the terms "Learning styles" or "Learning differences" are not synonymous with a learning disability.</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a developmental and educational history consistent with a learning disability.</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Since the manifestations of a learning disability may change over the period of childhood and adolescence, documentation must reflect either data collected within the past three years or after the age of 18.</w:t>
      </w:r>
    </w:p>
    <w:p w:rsidR="004D157D" w:rsidRPr="00A44BB7" w:rsidRDefault="004D157D" w:rsidP="004D157D">
      <w:pPr>
        <w:pStyle w:val="Heading2"/>
        <w:spacing w:before="0"/>
        <w:ind w:left="180" w:right="130" w:firstLine="0"/>
        <w:jc w:val="both"/>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Information gained from standardized assessment instruments is one essential piece of the methodology used to diagnose learning disabilities. Therefore, documentation of learning disabilities must include standardized measures of academic achievement and cognitive processing abilities that have age-appropriate normative data for high school/college students or older adult non-traditional students. All standardized measures must be represented by standard scores and percentile ranks based on published norms.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of a functional limitation(s) in one or more of the following areas of academic achievement:</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and applied reasoning)</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Written Language (spelling, fluency, and written expression)</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of relative strength(s) in academic achievement in order to establish the presence of a significant discrepancy between academic domains.</w:t>
      </w:r>
      <w:proofErr w:type="gramEnd"/>
      <w:r w:rsidRPr="00A44BB7">
        <w:rPr>
          <w:rFonts w:ascii="Times New Roman" w:hAnsi="Times New Roman" w:cs="Times New Roman"/>
          <w:color w:val="191919"/>
          <w:spacing w:val="-2"/>
          <w:sz w:val="18"/>
          <w:szCs w:val="18"/>
        </w:rPr>
        <w:t xml:space="preserve"> The presence of a significant discrepancy will typically require a difference of one standard deviation between scores. However, qualified professionals may use other widely accepted metrics for documenting a significant difference between two scores (e.g., standard error of measurement).</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academic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Documentation of a pattern of cognitive processing weaknesses and strengths that is associated in a meaningful way with the identified area(s) of academic limitation.</w:t>
      </w:r>
    </w:p>
    <w:p w:rsidR="004D157D" w:rsidRDefault="004D157D"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Both processing weaknesses and processing strengths must be identified and must represent a significant discrepancy between cognitive domains. The presence of a significant discrepancy will typically require a difference of one standard deviation between scores. However, qualified professionals may document a significant difference between two scores using other widely accepted metrics (e.g., standard error of measurement).</w:t>
      </w:r>
    </w:p>
    <w:p w:rsidR="00C020E6" w:rsidRDefault="00C020E6"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Processing weaknesses and strengths must be evident on multiple measures and not based on a single discrepant score on an individual test or subtest. Cognitive Processing Skills (selection dependent upon case) include the following: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Phonological/Orthographic Processing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spacing w:before="0"/>
        <w:ind w:left="180" w:right="130"/>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cognitive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These guidelines are intended to guide the review of documentation and cannot substitute for the expertise and clinical judgment of a qualified professional. Failure to fully meet each of the above criteria does not automatically preclude a diagnosis of learning disabilities. In some circumstances, this diagnosis may be justified, based on an expert's integration of a student's history, test performance, and current functioning.</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rPr>
      </w:pPr>
      <w:bookmarkStart w:id="717" w:name="_Toc295559060"/>
      <w:bookmarkStart w:id="718" w:name="_Toc297152585"/>
      <w:r w:rsidRPr="00A44BB7">
        <w:rPr>
          <w:rFonts w:ascii="Times New Roman" w:eastAsia="Times New Roman" w:hAnsi="Times New Roman" w:cs="Times New Roman"/>
          <w:b w:val="0"/>
          <w:bCs w:val="0"/>
          <w:caps/>
          <w:color w:val="222222"/>
        </w:rPr>
        <w:t>A</w:t>
      </w:r>
      <w:r w:rsidRPr="00A44BB7">
        <w:rPr>
          <w:rFonts w:ascii="Times New Roman" w:eastAsia="Times New Roman" w:hAnsi="Times New Roman" w:cs="Times New Roman"/>
          <w:b w:val="0"/>
          <w:bCs w:val="0"/>
          <w:caps/>
          <w:color w:val="222222"/>
          <w:sz w:val="18"/>
          <w:szCs w:val="18"/>
        </w:rPr>
        <w:t>ttention</w:t>
      </w:r>
      <w:r w:rsidRPr="00A44BB7">
        <w:rPr>
          <w:rFonts w:ascii="Times New Roman" w:eastAsia="Times New Roman" w:hAnsi="Times New Roman" w:cs="Times New Roman"/>
          <w:b w:val="0"/>
          <w:bCs w:val="0"/>
          <w:caps/>
          <w:color w:val="222222"/>
        </w:rPr>
        <w:t>-D</w:t>
      </w:r>
      <w:r w:rsidRPr="00A44BB7">
        <w:rPr>
          <w:rFonts w:ascii="Times New Roman" w:eastAsia="Times New Roman" w:hAnsi="Times New Roman" w:cs="Times New Roman"/>
          <w:b w:val="0"/>
          <w:bCs w:val="0"/>
          <w:caps/>
          <w:color w:val="222222"/>
          <w:sz w:val="18"/>
          <w:szCs w:val="18"/>
        </w:rPr>
        <w:t>eficit/Hypera</w:t>
      </w:r>
      <w:r w:rsidRPr="00A44BB7">
        <w:rPr>
          <w:rFonts w:ascii="Times New Roman" w:eastAsia="Times New Roman" w:hAnsi="Times New Roman" w:cs="Times New Roman"/>
          <w:b w:val="0"/>
          <w:bCs w:val="0"/>
          <w:caps/>
          <w:color w:val="222222"/>
        </w:rPr>
        <w:t>c</w:t>
      </w:r>
      <w:r w:rsidRPr="00A44BB7">
        <w:rPr>
          <w:rFonts w:ascii="Times New Roman" w:eastAsia="Times New Roman" w:hAnsi="Times New Roman" w:cs="Times New Roman"/>
          <w:b w:val="0"/>
          <w:bCs w:val="0"/>
          <w:caps/>
          <w:color w:val="222222"/>
          <w:sz w:val="18"/>
          <w:szCs w:val="18"/>
        </w:rPr>
        <w:t>tivity</w:t>
      </w:r>
      <w:r w:rsidRPr="00A44BB7">
        <w:rPr>
          <w:rFonts w:ascii="Times New Roman" w:eastAsia="Times New Roman" w:hAnsi="Times New Roman" w:cs="Times New Roman"/>
          <w:b w:val="0"/>
          <w:bCs w:val="0"/>
          <w:caps/>
          <w:color w:val="222222"/>
        </w:rPr>
        <w:t xml:space="preserve"> D</w:t>
      </w:r>
      <w:r w:rsidRPr="00A44BB7">
        <w:rPr>
          <w:rFonts w:ascii="Times New Roman" w:eastAsia="Times New Roman" w:hAnsi="Times New Roman" w:cs="Times New Roman"/>
          <w:b w:val="0"/>
          <w:bCs w:val="0"/>
          <w:caps/>
          <w:color w:val="222222"/>
          <w:sz w:val="18"/>
          <w:szCs w:val="18"/>
        </w:rPr>
        <w:t>isorder</w:t>
      </w:r>
      <w:r w:rsidRPr="00A44BB7">
        <w:rPr>
          <w:rFonts w:ascii="Times New Roman" w:eastAsia="Times New Roman" w:hAnsi="Times New Roman" w:cs="Times New Roman"/>
          <w:b w:val="0"/>
          <w:bCs w:val="0"/>
          <w:caps/>
          <w:color w:val="222222"/>
        </w:rPr>
        <w:t xml:space="preserve"> (AD/HD)</w:t>
      </w:r>
      <w:bookmarkEnd w:id="717"/>
      <w:bookmarkEnd w:id="718"/>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AD/HD is a persistent pattern of inattention and/or hyperactivity-impulsivity that is more frequently displayed and more severe than is typically observed in individuals at a comparable level of development. The manifestations of AD/HD result in functional impairment in at least two settings (e.g., academic, occupational, social). The diagnosis of AD/HD is based on the following specific criteria included in the current version of the Diagnostic and Statistical Manual of Mental Disorders (DSM) of the American Psychiatric Association.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AD/HD include the following:</w:t>
      </w:r>
    </w:p>
    <w:p w:rsidR="004D157D" w:rsidRPr="00A44BB7" w:rsidRDefault="004D157D" w:rsidP="004D157D">
      <w:pPr>
        <w:pStyle w:val="ListParagraph"/>
        <w:widowControl w:val="0"/>
        <w:numPr>
          <w:ilvl w:val="0"/>
          <w:numId w:val="44"/>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widowControl w:val="0"/>
        <w:numPr>
          <w:ilvl w:val="0"/>
          <w:numId w:val="44"/>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 must be included.</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roofErr w:type="gramStart"/>
      <w:r w:rsidRPr="00A44BB7">
        <w:rPr>
          <w:rFonts w:ascii="Times New Roman" w:hAnsi="Times New Roman"/>
          <w:color w:val="191919"/>
          <w:spacing w:val="-2"/>
          <w:sz w:val="18"/>
          <w:szCs w:val="18"/>
        </w:rPr>
        <w:t>Developmental history of either inattention and/or hyperactivity-impulsivity symptoms during childhood.</w:t>
      </w:r>
      <w:proofErr w:type="gramEnd"/>
      <w:r w:rsidRPr="00A44BB7">
        <w:rPr>
          <w:rFonts w:ascii="Times New Roman" w:hAnsi="Times New Roman"/>
          <w:color w:val="191919"/>
          <w:spacing w:val="-2"/>
          <w:sz w:val="18"/>
          <w:szCs w:val="18"/>
        </w:rPr>
        <w:t xml:space="preserve"> The specific symptoms that were present in childhood should be stated in the documentation. Corroboration of childhood symptoms should be included, and may need to be gathered from a variety of possible data sources (e.g., parent/guardian report, school records, past evaluations). Evidence that these symptoms were associated with some functional impairment in home and/or school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Current symptoms of either inattention and/or hyperactivity-impulsivity must be present. The specific symptoms that are present should be stated in the documentation. Self-reported current symptoms should be corroborated by an independent informant who has been able to observe the student's recent functioning with adequate regularity to provide this type of information. Evidence that these symptoms are associated with functional impairment in academic, occupational, and/or social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frequency/severity of both childhood and current AD/HD symptoms should be documented by comparison to individuals at a similar level of development. Documentation must include the results of standardized rating scales that provide comparison to age-based normative data.</w:t>
      </w:r>
    </w:p>
    <w:p w:rsidR="004D157D" w:rsidRPr="00A44BB7" w:rsidRDefault="004D157D" w:rsidP="004D157D">
      <w:pPr>
        <w:pStyle w:val="ListParagraph"/>
        <w:widowControl w:val="0"/>
        <w:autoSpaceDE w:val="0"/>
        <w:autoSpaceDN w:val="0"/>
        <w:adjustRightInd w:val="0"/>
        <w:spacing w:before="30" w:after="0" w:line="250" w:lineRule="auto"/>
        <w:ind w:left="180" w:right="130" w:firstLine="450"/>
        <w:jc w:val="both"/>
        <w:rPr>
          <w:rFonts w:ascii="Times New Roman" w:hAnsi="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sz w:val="24"/>
          <w:szCs w:val="24"/>
        </w:rPr>
      </w:pPr>
      <w:bookmarkStart w:id="719" w:name="_Toc295559061"/>
      <w:bookmarkStart w:id="720" w:name="_Toc297152586"/>
      <w:r w:rsidRPr="00A44BB7">
        <w:rPr>
          <w:rFonts w:ascii="Times New Roman" w:eastAsia="Times New Roman" w:hAnsi="Times New Roman" w:cs="Times New Roman"/>
          <w:b w:val="0"/>
          <w:bCs w:val="0"/>
          <w:caps/>
          <w:color w:val="222222"/>
          <w:sz w:val="24"/>
          <w:szCs w:val="24"/>
        </w:rPr>
        <w:t>P</w:t>
      </w:r>
      <w:r w:rsidRPr="00A44BB7">
        <w:rPr>
          <w:rFonts w:ascii="Times New Roman" w:eastAsia="Times New Roman" w:hAnsi="Times New Roman" w:cs="Times New Roman"/>
          <w:b w:val="0"/>
          <w:bCs w:val="0"/>
          <w:caps/>
          <w:color w:val="222222"/>
          <w:sz w:val="18"/>
          <w:szCs w:val="18"/>
        </w:rPr>
        <w:t>ervasive</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evel</w:t>
      </w:r>
      <w:r w:rsidRPr="00A44BB7">
        <w:rPr>
          <w:rFonts w:ascii="Times New Roman" w:eastAsia="Times New Roman" w:hAnsi="Times New Roman" w:cs="Times New Roman"/>
          <w:b w:val="0"/>
          <w:bCs w:val="0"/>
          <w:caps/>
          <w:color w:val="222222"/>
          <w:sz w:val="24"/>
          <w:szCs w:val="24"/>
        </w:rPr>
        <w:t>o</w:t>
      </w:r>
      <w:r w:rsidRPr="00A44BB7">
        <w:rPr>
          <w:rFonts w:ascii="Times New Roman" w:eastAsia="Times New Roman" w:hAnsi="Times New Roman" w:cs="Times New Roman"/>
          <w:b w:val="0"/>
          <w:bCs w:val="0"/>
          <w:caps/>
          <w:color w:val="222222"/>
          <w:sz w:val="18"/>
          <w:szCs w:val="18"/>
        </w:rPr>
        <w:t>pmental</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isorders</w:t>
      </w:r>
      <w:bookmarkEnd w:id="719"/>
      <w:bookmarkEnd w:id="720"/>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Pervasive developmental disorders are characterized by severe and pervasive impairment in several areas of development including reciprocal social interaction skills, communication skills, or the presence of stereotyped behavior, interests, and activities. Several different disorders fall within this category including Asperger's Disorder and Autistic Disorder.</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721" w:name="_Toc295559062"/>
      <w:bookmarkStart w:id="722" w:name="_Toc297152587"/>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sperger</w:t>
      </w:r>
      <w:r w:rsidRPr="00A44BB7">
        <w:rPr>
          <w:rFonts w:ascii="Times New Roman" w:eastAsia="Times New Roman" w:hAnsi="Times New Roman" w:cs="Times New Roman"/>
          <w:bCs w:val="0"/>
          <w:caps/>
          <w:color w:val="262626" w:themeColor="text1" w:themeTint="D9"/>
          <w:sz w:val="24"/>
          <w:szCs w:val="24"/>
        </w:rPr>
        <w:t>'s D</w:t>
      </w:r>
      <w:r w:rsidRPr="00A44BB7">
        <w:rPr>
          <w:rFonts w:ascii="Times New Roman" w:eastAsia="Times New Roman" w:hAnsi="Times New Roman" w:cs="Times New Roman"/>
          <w:bCs w:val="0"/>
          <w:caps/>
          <w:color w:val="262626" w:themeColor="text1" w:themeTint="D9"/>
          <w:sz w:val="18"/>
          <w:szCs w:val="18"/>
        </w:rPr>
        <w:t>isorder</w:t>
      </w:r>
      <w:bookmarkEnd w:id="721"/>
      <w:bookmarkEnd w:id="722"/>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Asperger's Disorder is a pervasive developmental disorder characterized by qualitative impairment in social interactions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p>
    <w:p w:rsidR="004D157D"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Asperger's Disorder include the following:</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Pr="00A44BB7" w:rsidRDefault="004D157D" w:rsidP="004D157D">
      <w:pPr>
        <w:pStyle w:val="ListParagraph"/>
        <w:numPr>
          <w:ilvl w:val="0"/>
          <w:numId w:val="46"/>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Assessment of the following diagnostic criteria is required and evaluation results must be included:</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Developmental history that includes evidence of Asperger's Disorder symptoms in childhood and documents the absence of clinically- significant general delay in early cognitive or language development.</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spacing w:after="0" w:line="270" w:lineRule="atLeast"/>
        <w:ind w:left="180" w:right="130"/>
        <w:rPr>
          <w:rFonts w:ascii="Times New Roman" w:hAnsi="Times New Roman"/>
          <w:color w:val="222222"/>
          <w:sz w:val="24"/>
          <w:szCs w:val="24"/>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723" w:name="_Toc295559063"/>
      <w:bookmarkStart w:id="724" w:name="_Toc297152588"/>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utistic</w:t>
      </w:r>
      <w:r w:rsidRPr="00A44BB7">
        <w:rPr>
          <w:rFonts w:ascii="Times New Roman" w:eastAsia="Times New Roman" w:hAnsi="Times New Roman" w:cs="Times New Roman"/>
          <w:bCs w:val="0"/>
          <w:caps/>
          <w:color w:val="262626" w:themeColor="text1" w:themeTint="D9"/>
          <w:sz w:val="24"/>
          <w:szCs w:val="24"/>
        </w:rPr>
        <w:t xml:space="preserve"> D</w:t>
      </w:r>
      <w:r w:rsidRPr="00A44BB7">
        <w:rPr>
          <w:rFonts w:ascii="Times New Roman" w:eastAsia="Times New Roman" w:hAnsi="Times New Roman" w:cs="Times New Roman"/>
          <w:bCs w:val="0"/>
          <w:caps/>
          <w:color w:val="262626" w:themeColor="text1" w:themeTint="D9"/>
          <w:sz w:val="18"/>
          <w:szCs w:val="18"/>
        </w:rPr>
        <w:t>isorder</w:t>
      </w:r>
      <w:bookmarkEnd w:id="723"/>
      <w:bookmarkEnd w:id="724"/>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Autistic Disorder is a pervasive developmental disorder characterized by qualitative impairment in social interactions, qualitative impairment in communication affecting both verbal and nonverbal communication skills,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Autistic Disorder include the following:</w:t>
      </w:r>
    </w:p>
    <w:p w:rsidR="004D157D" w:rsidRPr="00A44BB7" w:rsidRDefault="004D157D" w:rsidP="004D157D">
      <w:pPr>
        <w:pStyle w:val="ListParagraph"/>
        <w:numPr>
          <w:ilvl w:val="0"/>
          <w:numId w:val="48"/>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48"/>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pStyle w:val="ListParagraph"/>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Developmental history that includes evidence of Autistic Disorder symptoms in childhood.</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communication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tabs>
          <w:tab w:val="left" w:pos="1620"/>
        </w:tabs>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725" w:name="_Toc295559064"/>
      <w:bookmarkStart w:id="726" w:name="_Toc297152589"/>
      <w:r w:rsidRPr="00A44BB7">
        <w:rPr>
          <w:rFonts w:ascii="Times New Roman" w:eastAsia="Times New Roman" w:hAnsi="Times New Roman" w:cs="Times New Roman"/>
          <w:bCs w:val="0"/>
          <w:caps/>
          <w:color w:val="222222"/>
          <w:sz w:val="24"/>
          <w:szCs w:val="24"/>
        </w:rPr>
        <w:t>A</w:t>
      </w:r>
      <w:r w:rsidRPr="00A44BB7">
        <w:rPr>
          <w:rFonts w:ascii="Times New Roman" w:eastAsia="Times New Roman" w:hAnsi="Times New Roman" w:cs="Times New Roman"/>
          <w:bCs w:val="0"/>
          <w:caps/>
          <w:color w:val="222222"/>
          <w:sz w:val="18"/>
          <w:szCs w:val="18"/>
        </w:rPr>
        <w:t>cquired</w:t>
      </w:r>
      <w:r w:rsidRPr="00A44BB7">
        <w:rPr>
          <w:rFonts w:ascii="Times New Roman" w:eastAsia="Times New Roman" w:hAnsi="Times New Roman" w:cs="Times New Roman"/>
          <w:bCs w:val="0"/>
          <w:caps/>
          <w:color w:val="222222"/>
          <w:sz w:val="24"/>
          <w:szCs w:val="24"/>
        </w:rPr>
        <w:t xml:space="preserve"> B</w:t>
      </w:r>
      <w:r w:rsidRPr="00A44BB7">
        <w:rPr>
          <w:rFonts w:ascii="Times New Roman" w:eastAsia="Times New Roman" w:hAnsi="Times New Roman" w:cs="Times New Roman"/>
          <w:bCs w:val="0"/>
          <w:caps/>
          <w:color w:val="222222"/>
          <w:sz w:val="18"/>
          <w:szCs w:val="18"/>
        </w:rPr>
        <w:t>rain</w:t>
      </w:r>
      <w:r w:rsidRPr="00A44BB7">
        <w:rPr>
          <w:rFonts w:ascii="Times New Roman" w:eastAsia="Times New Roman" w:hAnsi="Times New Roman" w:cs="Times New Roman"/>
          <w:bCs w:val="0"/>
          <w:caps/>
          <w:color w:val="222222"/>
          <w:sz w:val="24"/>
          <w:szCs w:val="24"/>
        </w:rPr>
        <w:t xml:space="preserve"> I</w:t>
      </w:r>
      <w:r w:rsidRPr="00A44BB7">
        <w:rPr>
          <w:rFonts w:ascii="Times New Roman" w:eastAsia="Times New Roman" w:hAnsi="Times New Roman" w:cs="Times New Roman"/>
          <w:bCs w:val="0"/>
          <w:caps/>
          <w:color w:val="222222"/>
          <w:sz w:val="18"/>
          <w:szCs w:val="18"/>
        </w:rPr>
        <w:t>njury</w:t>
      </w:r>
      <w:r w:rsidRPr="00A44BB7">
        <w:rPr>
          <w:rFonts w:ascii="Times New Roman" w:eastAsia="Times New Roman" w:hAnsi="Times New Roman" w:cs="Times New Roman"/>
          <w:bCs w:val="0"/>
          <w:caps/>
          <w:color w:val="222222"/>
          <w:sz w:val="24"/>
          <w:szCs w:val="24"/>
        </w:rPr>
        <w:t xml:space="preserve"> (ABI)</w:t>
      </w:r>
      <w:bookmarkEnd w:id="725"/>
      <w:bookmarkEnd w:id="726"/>
    </w:p>
    <w:p w:rsidR="004D157D" w:rsidRPr="00A44BB7" w:rsidRDefault="004D157D" w:rsidP="004D157D">
      <w:pPr>
        <w:spacing w:after="36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Brain injury can result from external trauma, such as a closed head or an object penetration injury, or internal trauma, such as a cerebral vascular accident or tumor. ABI can cause physical, cognitive, emotional, social, and vocational changes that can affect an individual for a short period of time or permanently. Depending on the location and extent of the injury, symptoms can vary widely. Understanding functional changes after an injury and resulting implications for education are more important than only knowing the cause or type of injury.</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ABI include the following:</w:t>
      </w:r>
    </w:p>
    <w:p w:rsidR="004D157D" w:rsidRPr="00A44BB7" w:rsidRDefault="004D157D" w:rsidP="004D157D">
      <w:pPr>
        <w:pStyle w:val="ListParagraph"/>
        <w:numPr>
          <w:ilvl w:val="0"/>
          <w:numId w:val="49"/>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49"/>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date of occurrence/diagnosis and the nature of the neurological illness or traumatic event that resulted in brain injury.</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Depending upon the functional domains impacted by the injury, assessments of cognitive and academic deficits and strengths, psychosocial-emotional functioning, and/or motor/sensory abilities relevant to academic functioning may be essential components of documentation of the impact of an acquired brain injury for an individual student.</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Impairments following an acquired brain injury may change rapidly in the weeks and months after the injury, and a more stable picture of residual weaknesses may not be apparent for 1-2 years after an injury. More recent documentation may be necessary to adequately assess the student's current accommodation needs.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and academic processing weaknesses and strengths must be evident on multiple measures and not based on a single discrepant score:</w:t>
      </w:r>
    </w:p>
    <w:p w:rsidR="004D157D" w:rsidRPr="00A44BB7" w:rsidRDefault="004D157D" w:rsidP="004D157D">
      <w:pPr>
        <w:tabs>
          <w:tab w:val="left" w:pos="0"/>
        </w:tabs>
        <w:spacing w:after="0"/>
        <w:ind w:left="720" w:right="130" w:hanging="18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Academic Achievement:</w:t>
      </w:r>
    </w:p>
    <w:p w:rsidR="004D157D" w:rsidRPr="00A44BB7" w:rsidRDefault="004D157D" w:rsidP="004D157D">
      <w:pPr>
        <w:pStyle w:val="ListParagraph"/>
        <w:numPr>
          <w:ilvl w:val="0"/>
          <w:numId w:val="5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4D157D">
      <w:pPr>
        <w:pStyle w:val="ListParagraph"/>
        <w:numPr>
          <w:ilvl w:val="0"/>
          <w:numId w:val="5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applied reasoning)</w:t>
      </w:r>
      <w:r>
        <w:rPr>
          <w:rFonts w:ascii="Times New Roman" w:eastAsiaTheme="minorEastAsia" w:hAnsi="Times New Roman"/>
          <w:color w:val="191919"/>
          <w:spacing w:val="-2"/>
          <w:sz w:val="18"/>
          <w:szCs w:val="18"/>
        </w:rPr>
        <w:t xml:space="preserve"> </w:t>
      </w:r>
    </w:p>
    <w:p w:rsidR="004D157D" w:rsidRPr="004D157D" w:rsidRDefault="004D157D" w:rsidP="004D157D">
      <w:pPr>
        <w:pStyle w:val="ListParagraph"/>
        <w:numPr>
          <w:ilvl w:val="0"/>
          <w:numId w:val="51"/>
        </w:numPr>
        <w:tabs>
          <w:tab w:val="left" w:pos="720"/>
        </w:tabs>
        <w:spacing w:after="0" w:line="240" w:lineRule="auto"/>
        <w:ind w:left="720" w:right="130" w:hanging="180"/>
        <w:rPr>
          <w:rFonts w:ascii="Times New Roman" w:hAnsi="Times New Roman"/>
          <w:color w:val="000000"/>
          <w:sz w:val="32"/>
          <w:szCs w:val="32"/>
        </w:rPr>
      </w:pPr>
      <w:r w:rsidRPr="00A44BB7">
        <w:rPr>
          <w:rFonts w:ascii="Times New Roman" w:eastAsiaTheme="minorEastAsia" w:hAnsi="Times New Roman"/>
          <w:color w:val="191919"/>
          <w:spacing w:val="-2"/>
          <w:sz w:val="18"/>
          <w:szCs w:val="18"/>
        </w:rPr>
        <w:t>Written Language (spelling, fluency, written expression)</w:t>
      </w:r>
    </w:p>
    <w:p w:rsidR="004D157D" w:rsidRDefault="004D157D" w:rsidP="004D157D">
      <w:pPr>
        <w:pStyle w:val="ListParagraph"/>
        <w:tabs>
          <w:tab w:val="left" w:pos="720"/>
        </w:tabs>
        <w:spacing w:after="0" w:line="240" w:lineRule="auto"/>
        <w:ind w:right="130"/>
        <w:rPr>
          <w:rFonts w:ascii="Times New Roman" w:eastAsiaTheme="minorEastAsia" w:hAnsi="Times New Roman"/>
          <w:color w:val="191919"/>
          <w:spacing w:val="-2"/>
          <w:sz w:val="18"/>
          <w:szCs w:val="18"/>
        </w:rPr>
      </w:pPr>
    </w:p>
    <w:p w:rsidR="004D157D" w:rsidRPr="00A44BB7" w:rsidRDefault="004D157D" w:rsidP="00C020E6">
      <w:pPr>
        <w:tabs>
          <w:tab w:val="left" w:pos="180"/>
        </w:tabs>
        <w:spacing w:after="0"/>
        <w:ind w:left="540" w:right="691"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Processing Skills</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lastRenderedPageBreak/>
        <w:t>Phonological/Orthographic Processing</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ind w:left="180" w:right="130" w:firstLine="0"/>
        <w:rPr>
          <w:rFonts w:ascii="Times New Roman" w:hAnsi="Times New Roman" w:cs="Times New Roman"/>
          <w:bCs w:val="0"/>
          <w:caps/>
          <w:color w:val="222222"/>
          <w:sz w:val="24"/>
          <w:szCs w:val="24"/>
        </w:rPr>
      </w:pPr>
      <w:bookmarkStart w:id="727" w:name="_Toc295559065"/>
      <w:bookmarkStart w:id="728" w:name="_Toc297152590"/>
      <w:r w:rsidRPr="00A44BB7">
        <w:rPr>
          <w:rFonts w:ascii="Times New Roman" w:hAnsi="Times New Roman" w:cs="Times New Roman"/>
          <w:bCs w:val="0"/>
          <w:caps/>
          <w:color w:val="222222"/>
          <w:sz w:val="24"/>
          <w:szCs w:val="24"/>
        </w:rPr>
        <w:t>P</w:t>
      </w:r>
      <w:r w:rsidRPr="00A44BB7">
        <w:rPr>
          <w:rFonts w:ascii="Times New Roman" w:hAnsi="Times New Roman" w:cs="Times New Roman"/>
          <w:bCs w:val="0"/>
          <w:caps/>
          <w:color w:val="222222"/>
          <w:sz w:val="18"/>
          <w:szCs w:val="18"/>
        </w:rPr>
        <w:t xml:space="preserve">sychological </w:t>
      </w:r>
      <w:r w:rsidRPr="00A44BB7">
        <w:rPr>
          <w:rFonts w:ascii="Times New Roman" w:hAnsi="Times New Roman" w:cs="Times New Roman"/>
          <w:bCs w:val="0"/>
          <w:caps/>
          <w:color w:val="222222"/>
          <w:sz w:val="24"/>
          <w:szCs w:val="24"/>
        </w:rPr>
        <w:t>D</w:t>
      </w:r>
      <w:r w:rsidRPr="00A44BB7">
        <w:rPr>
          <w:rFonts w:ascii="Times New Roman" w:hAnsi="Times New Roman" w:cs="Times New Roman"/>
          <w:bCs w:val="0"/>
          <w:caps/>
          <w:color w:val="222222"/>
          <w:sz w:val="18"/>
          <w:szCs w:val="18"/>
        </w:rPr>
        <w:t>isorders</w:t>
      </w:r>
      <w:bookmarkEnd w:id="727"/>
      <w:bookmarkEnd w:id="728"/>
    </w:p>
    <w:p w:rsidR="004D157D" w:rsidRPr="00A44BB7" w:rsidRDefault="004D157D" w:rsidP="004D157D">
      <w:pPr>
        <w:tabs>
          <w:tab w:val="left" w:pos="0"/>
        </w:tabs>
        <w:spacing w:after="360" w:line="270" w:lineRule="atLeast"/>
        <w:ind w:left="180" w:right="130" w:firstLine="0"/>
        <w:jc w:val="both"/>
        <w:rPr>
          <w:rFonts w:ascii="Times New Roman" w:hAnsi="Times New Roman" w:cs="Times New Roman"/>
          <w:color w:val="222222"/>
          <w:sz w:val="24"/>
          <w:szCs w:val="24"/>
        </w:rPr>
      </w:pPr>
      <w:r w:rsidRPr="00A44BB7">
        <w:rPr>
          <w:rFonts w:ascii="Times New Roman" w:hAnsi="Times New Roman" w:cs="Times New Roman"/>
          <w:color w:val="191919"/>
          <w:spacing w:val="-2"/>
          <w:sz w:val="18"/>
          <w:szCs w:val="18"/>
        </w:rPr>
        <w:t>Some individuals experience significant disruptions in mood, thinking, and behavioral regulation that are secondary to a psychological disorder. Many different psychological disorders can interfere with cognitive, emotional, and social functioning and may negatively impact a student's ability to function in an academic environment. The symptoms and associated impairment may be either chronic or episodic. Test anxiety by itself is not considered a psychological disorder. Complete descriptions and diagnostic criteria for psychological disorders are available in the current version of the DSM.</w:t>
      </w:r>
    </w:p>
    <w:p w:rsidR="004D157D" w:rsidRPr="00A44BB7" w:rsidRDefault="004D157D" w:rsidP="004D157D">
      <w:pPr>
        <w:tabs>
          <w:tab w:val="left" w:pos="0"/>
        </w:tabs>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psychological disorders include the following:</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DSM diagnosis and corresponding DSM code.</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729" w:name="_Toc295559066"/>
      <w:bookmarkStart w:id="730" w:name="_Toc297152591"/>
      <w:r w:rsidRPr="00A44BB7">
        <w:rPr>
          <w:rFonts w:ascii="Times New Roman" w:eastAsia="Times New Roman" w:hAnsi="Times New Roman" w:cs="Times New Roman"/>
          <w:bCs w:val="0"/>
          <w:caps/>
          <w:color w:val="222222"/>
          <w:sz w:val="24"/>
          <w:szCs w:val="24"/>
        </w:rPr>
        <w:t>S</w:t>
      </w:r>
      <w:r w:rsidRPr="00A44BB7">
        <w:rPr>
          <w:rFonts w:ascii="Times New Roman" w:eastAsia="Times New Roman" w:hAnsi="Times New Roman" w:cs="Times New Roman"/>
          <w:bCs w:val="0"/>
          <w:caps/>
          <w:color w:val="222222"/>
          <w:sz w:val="18"/>
          <w:szCs w:val="18"/>
        </w:rPr>
        <w:t>ensory</w:t>
      </w:r>
      <w:r w:rsidRPr="00A44BB7">
        <w:rPr>
          <w:rFonts w:ascii="Times New Roman" w:eastAsia="Times New Roman" w:hAnsi="Times New Roman" w:cs="Times New Roman"/>
          <w:bCs w:val="0"/>
          <w:caps/>
          <w:color w:val="222222"/>
          <w:sz w:val="24"/>
          <w:szCs w:val="24"/>
        </w:rPr>
        <w:t xml:space="preserve"> D</w:t>
      </w:r>
      <w:r w:rsidRPr="00A44BB7">
        <w:rPr>
          <w:rFonts w:ascii="Times New Roman" w:eastAsia="Times New Roman" w:hAnsi="Times New Roman" w:cs="Times New Roman"/>
          <w:bCs w:val="0"/>
          <w:caps/>
          <w:color w:val="222222"/>
          <w:sz w:val="18"/>
          <w:szCs w:val="18"/>
        </w:rPr>
        <w:t>isorders</w:t>
      </w:r>
      <w:bookmarkEnd w:id="729"/>
      <w:bookmarkEnd w:id="730"/>
    </w:p>
    <w:p w:rsidR="004D157D" w:rsidRPr="00A44BB7" w:rsidRDefault="004D157D" w:rsidP="004D157D">
      <w:pPr>
        <w:pStyle w:val="Heading2"/>
        <w:spacing w:before="0"/>
        <w:ind w:left="180" w:right="130" w:firstLine="0"/>
        <w:rPr>
          <w:rFonts w:ascii="Times New Roman" w:eastAsia="Times New Roman" w:hAnsi="Times New Roman" w:cs="Times New Roman"/>
          <w:color w:val="262626" w:themeColor="text1" w:themeTint="D9"/>
          <w:sz w:val="24"/>
          <w:szCs w:val="24"/>
        </w:rPr>
      </w:pPr>
      <w:bookmarkStart w:id="731" w:name="_Toc295559067"/>
      <w:bookmarkStart w:id="732" w:name="_Toc297152592"/>
      <w:r w:rsidRPr="00A44BB7">
        <w:rPr>
          <w:rFonts w:ascii="Times New Roman" w:eastAsia="Times New Roman" w:hAnsi="Times New Roman" w:cs="Times New Roman"/>
          <w:bCs w:val="0"/>
          <w:color w:val="262626" w:themeColor="text1" w:themeTint="D9"/>
          <w:sz w:val="24"/>
          <w:szCs w:val="24"/>
        </w:rPr>
        <w:t>D</w:t>
      </w:r>
      <w:r w:rsidRPr="00A44BB7">
        <w:rPr>
          <w:rFonts w:ascii="Times New Roman" w:eastAsia="Times New Roman" w:hAnsi="Times New Roman" w:cs="Times New Roman"/>
          <w:bCs w:val="0"/>
          <w:color w:val="262626" w:themeColor="text1" w:themeTint="D9"/>
          <w:sz w:val="18"/>
          <w:szCs w:val="18"/>
        </w:rPr>
        <w:t>EAF</w:t>
      </w:r>
      <w:r w:rsidRPr="00A44BB7">
        <w:rPr>
          <w:rFonts w:ascii="Times New Roman" w:eastAsia="Times New Roman" w:hAnsi="Times New Roman" w:cs="Times New Roman"/>
          <w:bCs w:val="0"/>
          <w:color w:val="262626" w:themeColor="text1" w:themeTint="D9"/>
          <w:sz w:val="24"/>
          <w:szCs w:val="24"/>
        </w:rPr>
        <w:t xml:space="preserve"> A</w:t>
      </w:r>
      <w:r w:rsidRPr="00A44BB7">
        <w:rPr>
          <w:rFonts w:ascii="Times New Roman" w:eastAsia="Times New Roman" w:hAnsi="Times New Roman" w:cs="Times New Roman"/>
          <w:bCs w:val="0"/>
          <w:color w:val="262626" w:themeColor="text1" w:themeTint="D9"/>
          <w:sz w:val="18"/>
          <w:szCs w:val="18"/>
        </w:rPr>
        <w:t>ND</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 xml:space="preserve">ARD </w:t>
      </w:r>
      <w:r w:rsidRPr="00A44BB7">
        <w:rPr>
          <w:rFonts w:ascii="Times New Roman" w:eastAsia="Times New Roman" w:hAnsi="Times New Roman" w:cs="Times New Roman"/>
          <w:bCs w:val="0"/>
          <w:color w:val="262626" w:themeColor="text1" w:themeTint="D9"/>
          <w:sz w:val="24"/>
          <w:szCs w:val="24"/>
        </w:rPr>
        <w:t>O</w:t>
      </w:r>
      <w:r w:rsidRPr="00A44BB7">
        <w:rPr>
          <w:rFonts w:ascii="Times New Roman" w:eastAsia="Times New Roman" w:hAnsi="Times New Roman" w:cs="Times New Roman"/>
          <w:bCs w:val="0"/>
          <w:color w:val="262626" w:themeColor="text1" w:themeTint="D9"/>
          <w:sz w:val="18"/>
          <w:szCs w:val="18"/>
        </w:rPr>
        <w:t>F</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EARING</w:t>
      </w:r>
      <w:bookmarkEnd w:id="731"/>
      <w:bookmarkEnd w:id="732"/>
      <w:r w:rsidRPr="00A44BB7">
        <w:rPr>
          <w:rFonts w:ascii="Times New Roman" w:eastAsia="Times New Roman" w:hAnsi="Times New Roman" w:cs="Times New Roman"/>
          <w:color w:val="262626" w:themeColor="text1" w:themeTint="D9"/>
          <w:sz w:val="24"/>
          <w:szCs w:val="24"/>
        </w:rPr>
        <w:t xml:space="preserve"> </w:t>
      </w:r>
    </w:p>
    <w:p w:rsidR="004D157D" w:rsidRPr="00A44BB7" w:rsidRDefault="004D157D" w:rsidP="004D157D">
      <w:pPr>
        <w:tabs>
          <w:tab w:val="left" w:pos="0"/>
        </w:tabs>
        <w:spacing w:after="0"/>
        <w:ind w:left="180" w:right="130" w:firstLine="0"/>
        <w:jc w:val="both"/>
        <w:rPr>
          <w:rFonts w:ascii="Times New Roman" w:eastAsia="Times New Roman" w:hAnsi="Times New Roman" w:cs="Times New Roman"/>
          <w:color w:val="222222"/>
          <w:sz w:val="24"/>
          <w:szCs w:val="24"/>
        </w:rPr>
      </w:pPr>
      <w:r w:rsidRPr="00A44BB7">
        <w:rPr>
          <w:rFonts w:ascii="Times New Roman" w:hAnsi="Times New Roman" w:cs="Times New Roman"/>
          <w:color w:val="191919"/>
          <w:spacing w:val="-2"/>
          <w:sz w:val="18"/>
          <w:szCs w:val="18"/>
        </w:rPr>
        <w:t>Individuals who are deaf or hard of hearing experience a reduction in sensitivity to sound. Amplification may not assist the individual in interpreting auditory stimuli. Individuals who are deaf or hard of hearing from birth may experience lags in the development of speech and most often have language-based deficiencies.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b/>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hearing disorders include the following:</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olor w:val="262626" w:themeColor="text1" w:themeTint="D9"/>
          <w:sz w:val="24"/>
          <w:szCs w:val="24"/>
        </w:rPr>
      </w:pPr>
      <w:bookmarkStart w:id="733" w:name="_Toc295559068"/>
      <w:bookmarkStart w:id="734" w:name="_Toc297152593"/>
      <w:r w:rsidRPr="00A44BB7">
        <w:rPr>
          <w:rFonts w:ascii="Times New Roman" w:eastAsia="Times New Roman" w:hAnsi="Times New Roman" w:cs="Times New Roman"/>
          <w:bCs w:val="0"/>
          <w:color w:val="262626" w:themeColor="text1" w:themeTint="D9"/>
          <w:sz w:val="24"/>
          <w:szCs w:val="24"/>
        </w:rPr>
        <w:t>V</w:t>
      </w:r>
      <w:r w:rsidRPr="00A44BB7">
        <w:rPr>
          <w:rFonts w:ascii="Times New Roman" w:eastAsia="Times New Roman" w:hAnsi="Times New Roman" w:cs="Times New Roman"/>
          <w:bCs w:val="0"/>
          <w:color w:val="262626" w:themeColor="text1" w:themeTint="D9"/>
          <w:sz w:val="18"/>
          <w:szCs w:val="18"/>
        </w:rPr>
        <w:t>ISUAL</w:t>
      </w:r>
      <w:r w:rsidRPr="00A44BB7">
        <w:rPr>
          <w:rFonts w:ascii="Times New Roman" w:eastAsia="Times New Roman" w:hAnsi="Times New Roman" w:cs="Times New Roman"/>
          <w:bCs w:val="0"/>
          <w:color w:val="262626" w:themeColor="text1" w:themeTint="D9"/>
          <w:sz w:val="24"/>
          <w:szCs w:val="24"/>
        </w:rPr>
        <w:t xml:space="preserve"> D</w:t>
      </w:r>
      <w:r w:rsidRPr="00A44BB7">
        <w:rPr>
          <w:rFonts w:ascii="Times New Roman" w:eastAsia="Times New Roman" w:hAnsi="Times New Roman" w:cs="Times New Roman"/>
          <w:bCs w:val="0"/>
          <w:color w:val="262626" w:themeColor="text1" w:themeTint="D9"/>
          <w:sz w:val="18"/>
          <w:szCs w:val="18"/>
        </w:rPr>
        <w:t>ISORDERS</w:t>
      </w:r>
      <w:bookmarkEnd w:id="733"/>
      <w:bookmarkEnd w:id="734"/>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Visual impairments are disorders in the function of the eyes that cannot be adequately corrected by medical or surgical intervention, therapy, or conventional eyewear. Individuals with visual disorders may not have any usable vision or the vision may be extremely limited (light, color or shadow perception only).</w:t>
      </w:r>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visual disorders include the following:</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spacing w:after="0"/>
        <w:ind w:left="900" w:firstLine="0"/>
        <w:rPr>
          <w:color w:val="191919"/>
          <w:spacing w:val="-2"/>
          <w:sz w:val="18"/>
          <w:szCs w:val="18"/>
        </w:rPr>
      </w:pPr>
    </w:p>
    <w:p w:rsidR="004D157D" w:rsidRDefault="004D157D" w:rsidP="004D157D">
      <w:pPr>
        <w:pStyle w:val="ListParagraph"/>
        <w:tabs>
          <w:tab w:val="left" w:pos="720"/>
        </w:tabs>
        <w:spacing w:after="0" w:line="240" w:lineRule="auto"/>
        <w:ind w:right="130"/>
        <w:rPr>
          <w:rFonts w:ascii="Times New Roman" w:hAnsi="Times New Roman"/>
          <w:color w:val="000000"/>
          <w:sz w:val="32"/>
          <w:szCs w:val="32"/>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735" w:name="_Toc295559069"/>
      <w:bookmarkStart w:id="736" w:name="_Toc297152594"/>
      <w:r w:rsidRPr="004424C4">
        <w:rPr>
          <w:rFonts w:ascii="Times New Roman" w:eastAsia="Times New Roman" w:hAnsi="Times New Roman" w:cs="Times New Roman"/>
          <w:bCs w:val="0"/>
          <w:color w:val="262626" w:themeColor="text1" w:themeTint="D9"/>
          <w:sz w:val="24"/>
          <w:szCs w:val="24"/>
        </w:rPr>
        <w:t>M</w:t>
      </w:r>
      <w:r w:rsidRPr="004424C4">
        <w:rPr>
          <w:rFonts w:ascii="Times New Roman" w:eastAsia="Times New Roman" w:hAnsi="Times New Roman" w:cs="Times New Roman"/>
          <w:bCs w:val="0"/>
          <w:color w:val="262626" w:themeColor="text1" w:themeTint="D9"/>
          <w:sz w:val="18"/>
          <w:szCs w:val="18"/>
        </w:rPr>
        <w:t>OBILITY</w:t>
      </w:r>
      <w:r w:rsidRPr="004424C4">
        <w:rPr>
          <w:rFonts w:ascii="Times New Roman" w:eastAsia="Times New Roman" w:hAnsi="Times New Roman" w:cs="Times New Roman"/>
          <w:bCs w:val="0"/>
          <w:color w:val="262626" w:themeColor="text1" w:themeTint="D9"/>
          <w:sz w:val="24"/>
          <w:szCs w:val="24"/>
        </w:rPr>
        <w:t xml:space="preserve"> D</w:t>
      </w:r>
      <w:r w:rsidRPr="004424C4">
        <w:rPr>
          <w:rFonts w:ascii="Times New Roman" w:eastAsia="Times New Roman" w:hAnsi="Times New Roman" w:cs="Times New Roman"/>
          <w:bCs w:val="0"/>
          <w:color w:val="262626" w:themeColor="text1" w:themeTint="D9"/>
          <w:sz w:val="18"/>
          <w:szCs w:val="18"/>
        </w:rPr>
        <w:t>ISORDERS</w:t>
      </w:r>
      <w:bookmarkEnd w:id="735"/>
      <w:bookmarkEnd w:id="736"/>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Mobility impairments refer to conditions that limit a person's coordination or ability to move. Some mobility impairments are congenital while others are the result of illness or physical injury. The functional abilities and limitations resulting from the impairment will vary from individual to individual.</w:t>
      </w:r>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mobility disorders include the following:</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81388D" w:rsidRDefault="004D157D" w:rsidP="004D157D">
      <w:pPr>
        <w:pStyle w:val="ListParagraph"/>
        <w:spacing w:after="0" w:line="240" w:lineRule="auto"/>
        <w:ind w:left="180" w:right="130"/>
        <w:rPr>
          <w:rFonts w:eastAsiaTheme="minorEastAsia"/>
          <w:color w:val="191919"/>
          <w:spacing w:val="-2"/>
          <w:sz w:val="18"/>
          <w:szCs w:val="18"/>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737" w:name="_Toc295559070"/>
      <w:bookmarkStart w:id="738" w:name="_Toc297152595"/>
      <w:r w:rsidRPr="004424C4">
        <w:rPr>
          <w:rFonts w:ascii="Times New Roman" w:eastAsia="Times New Roman" w:hAnsi="Times New Roman" w:cs="Times New Roman"/>
          <w:bCs w:val="0"/>
          <w:color w:val="262626" w:themeColor="text1" w:themeTint="D9"/>
          <w:sz w:val="24"/>
          <w:szCs w:val="24"/>
        </w:rPr>
        <w:lastRenderedPageBreak/>
        <w:t>S</w:t>
      </w:r>
      <w:r w:rsidRPr="004424C4">
        <w:rPr>
          <w:rFonts w:ascii="Times New Roman" w:eastAsia="Times New Roman" w:hAnsi="Times New Roman" w:cs="Times New Roman"/>
          <w:bCs w:val="0"/>
          <w:color w:val="262626" w:themeColor="text1" w:themeTint="D9"/>
          <w:sz w:val="18"/>
          <w:szCs w:val="18"/>
        </w:rPr>
        <w:t xml:space="preserve">YSTEMIC </w:t>
      </w:r>
      <w:r w:rsidRPr="004424C4">
        <w:rPr>
          <w:rFonts w:ascii="Times New Roman" w:eastAsia="Times New Roman" w:hAnsi="Times New Roman" w:cs="Times New Roman"/>
          <w:bCs w:val="0"/>
          <w:color w:val="262626" w:themeColor="text1" w:themeTint="D9"/>
          <w:sz w:val="24"/>
          <w:szCs w:val="24"/>
        </w:rPr>
        <w:t>D</w:t>
      </w:r>
      <w:r w:rsidRPr="004424C4">
        <w:rPr>
          <w:rFonts w:ascii="Times New Roman" w:eastAsia="Times New Roman" w:hAnsi="Times New Roman" w:cs="Times New Roman"/>
          <w:bCs w:val="0"/>
          <w:color w:val="262626" w:themeColor="text1" w:themeTint="D9"/>
          <w:sz w:val="18"/>
          <w:szCs w:val="18"/>
        </w:rPr>
        <w:t>ISORDERS</w:t>
      </w:r>
      <w:bookmarkEnd w:id="737"/>
      <w:bookmarkEnd w:id="738"/>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Systemic disabilities are conditions affecting one or more of the body's systems, including the respiratory, immunological, neurological, circulatory, or digestive systems. Systemic disabilities are often unstable therefore, the need for and type of reasonable accommodations may change over time.</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systemic disorders include the following:</w:t>
      </w:r>
    </w:p>
    <w:p w:rsidR="004D157D" w:rsidRPr="00A44BB7" w:rsidRDefault="004D157D" w:rsidP="004D157D">
      <w:pPr>
        <w:pStyle w:val="ListParagraph"/>
        <w:numPr>
          <w:ilvl w:val="0"/>
          <w:numId w:val="59"/>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9"/>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9"/>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9"/>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pStyle w:val="ListParagraph"/>
        <w:tabs>
          <w:tab w:val="left" w:pos="1260"/>
        </w:tabs>
        <w:spacing w:after="0" w:line="240" w:lineRule="auto"/>
        <w:ind w:left="180" w:right="130"/>
        <w:rPr>
          <w:rFonts w:eastAsiaTheme="minorEastAsia"/>
          <w:color w:val="191919"/>
          <w:spacing w:val="-2"/>
          <w:sz w:val="18"/>
          <w:szCs w:val="18"/>
        </w:rPr>
      </w:pPr>
    </w:p>
    <w:p w:rsidR="004D157D" w:rsidRPr="002F7D87" w:rsidRDefault="004D157D" w:rsidP="004D157D">
      <w:pPr>
        <w:pStyle w:val="ListParagraph"/>
        <w:numPr>
          <w:ilvl w:val="0"/>
          <w:numId w:val="59"/>
        </w:numPr>
        <w:tabs>
          <w:tab w:val="left" w:pos="180"/>
        </w:tabs>
        <w:spacing w:after="240"/>
        <w:ind w:left="-180" w:right="130" w:firstLine="0"/>
        <w:outlineLvl w:val="2"/>
        <w:rPr>
          <w:rFonts w:ascii="Times New Roman" w:hAnsi="Times New Roman"/>
          <w:b/>
          <w:bCs/>
          <w:color w:val="222222"/>
          <w:sz w:val="24"/>
          <w:szCs w:val="24"/>
        </w:rPr>
      </w:pPr>
      <w:r w:rsidRPr="002F7D87">
        <w:rPr>
          <w:rFonts w:ascii="Times New Roman" w:hAnsi="Times New Roman"/>
          <w:b/>
          <w:bCs/>
          <w:color w:val="222222"/>
          <w:sz w:val="24"/>
          <w:szCs w:val="24"/>
        </w:rPr>
        <w:t>O</w:t>
      </w:r>
      <w:r w:rsidRPr="00557E78">
        <w:rPr>
          <w:rFonts w:ascii="Times New Roman" w:hAnsi="Times New Roman"/>
          <w:b/>
          <w:bCs/>
          <w:color w:val="222222"/>
          <w:sz w:val="18"/>
          <w:szCs w:val="18"/>
        </w:rPr>
        <w:t>THER</w:t>
      </w:r>
      <w:r w:rsidRPr="002F7D87">
        <w:rPr>
          <w:rFonts w:ascii="Times New Roman" w:hAnsi="Times New Roman"/>
          <w:b/>
          <w:bCs/>
          <w:color w:val="222222"/>
          <w:sz w:val="24"/>
          <w:szCs w:val="24"/>
        </w:rPr>
        <w:t xml:space="preserve"> D</w:t>
      </w:r>
      <w:r w:rsidRPr="00557E78">
        <w:rPr>
          <w:rFonts w:ascii="Times New Roman" w:hAnsi="Times New Roman"/>
          <w:b/>
          <w:bCs/>
          <w:color w:val="222222"/>
          <w:sz w:val="18"/>
          <w:szCs w:val="18"/>
        </w:rPr>
        <w:t>ISABILITIES</w:t>
      </w:r>
    </w:p>
    <w:p w:rsidR="004D157D" w:rsidRPr="00A44BB7" w:rsidRDefault="004D157D" w:rsidP="004D157D">
      <w:pPr>
        <w:pStyle w:val="ListParagraph"/>
        <w:spacing w:after="360" w:line="270" w:lineRule="atLeast"/>
        <w:ind w:left="180" w:right="130"/>
        <w:rPr>
          <w:rFonts w:ascii="Times New Roman" w:hAnsi="Times New Roman"/>
          <w:color w:val="191919"/>
          <w:spacing w:val="-2"/>
          <w:sz w:val="18"/>
          <w:szCs w:val="18"/>
        </w:rPr>
      </w:pPr>
      <w:r w:rsidRPr="00A44BB7">
        <w:rPr>
          <w:rFonts w:ascii="Times New Roman" w:hAnsi="Times New Roman"/>
          <w:color w:val="191919"/>
          <w:spacing w:val="-2"/>
          <w:sz w:val="18"/>
          <w:szCs w:val="18"/>
        </w:rPr>
        <w:t>Disabilities as defined by the ADA that are not covered by the guidelines described above may be eligible for accommodations to USG policies.</w:t>
      </w:r>
    </w:p>
    <w:p w:rsidR="004D157D" w:rsidRPr="002F7D8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sz w:val="24"/>
          <w:szCs w:val="24"/>
        </w:rPr>
      </w:pPr>
      <w:r w:rsidRPr="002F7D87">
        <w:rPr>
          <w:rFonts w:ascii="Times New Roman" w:hAnsi="Times New Roman"/>
          <w:b/>
          <w:caps/>
          <w:sz w:val="24"/>
          <w:szCs w:val="24"/>
        </w:rPr>
        <w:t>D</w:t>
      </w:r>
      <w:r w:rsidRPr="00557E78">
        <w:rPr>
          <w:rFonts w:ascii="Times New Roman" w:hAnsi="Times New Roman"/>
          <w:b/>
          <w:caps/>
          <w:sz w:val="18"/>
          <w:szCs w:val="18"/>
        </w:rPr>
        <w:t>isabled</w:t>
      </w:r>
      <w:r w:rsidRPr="002F7D87">
        <w:rPr>
          <w:rFonts w:ascii="Times New Roman" w:hAnsi="Times New Roman"/>
          <w:b/>
          <w:caps/>
          <w:sz w:val="24"/>
          <w:szCs w:val="24"/>
        </w:rPr>
        <w:t xml:space="preserve"> S</w:t>
      </w:r>
      <w:r w:rsidRPr="00557E78">
        <w:rPr>
          <w:rFonts w:ascii="Times New Roman" w:hAnsi="Times New Roman"/>
          <w:b/>
          <w:caps/>
          <w:sz w:val="18"/>
          <w:szCs w:val="18"/>
        </w:rPr>
        <w:t>tudent</w:t>
      </w:r>
      <w:r w:rsidRPr="002F7D87">
        <w:rPr>
          <w:rFonts w:ascii="Times New Roman" w:hAnsi="Times New Roman"/>
          <w:b/>
          <w:caps/>
          <w:sz w:val="24"/>
          <w:szCs w:val="24"/>
        </w:rPr>
        <w:t xml:space="preserve"> S</w:t>
      </w:r>
      <w:r w:rsidRPr="00557E78">
        <w:rPr>
          <w:rFonts w:ascii="Times New Roman" w:hAnsi="Times New Roman"/>
          <w:b/>
          <w:caps/>
          <w:sz w:val="18"/>
          <w:szCs w:val="18"/>
        </w:rPr>
        <w:t>ervices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complies with the Rehabilitation Act of 1973 (Section 504) and The Americans with Disabilities Act of 1990 (Title II).  Students with special needs, accommodations and/or questions relating to either of 504/ADA should contact the Disability Services Coordinator.</w:t>
      </w:r>
    </w:p>
    <w:p w:rsidR="004D157D" w:rsidRPr="002F7D8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caps/>
          <w:sz w:val="24"/>
          <w:szCs w:val="24"/>
        </w:rPr>
      </w:pPr>
      <w:r w:rsidRPr="002F7D87">
        <w:rPr>
          <w:rFonts w:ascii="Times New Roman" w:hAnsi="Times New Roman"/>
          <w:b/>
          <w:caps/>
          <w:sz w:val="24"/>
          <w:szCs w:val="24"/>
        </w:rPr>
        <w:t>R</w:t>
      </w:r>
      <w:r w:rsidRPr="00557E78">
        <w:rPr>
          <w:rFonts w:ascii="Times New Roman" w:hAnsi="Times New Roman"/>
          <w:b/>
          <w:caps/>
          <w:sz w:val="18"/>
          <w:szCs w:val="18"/>
        </w:rPr>
        <w:t>eligious</w:t>
      </w:r>
      <w:r w:rsidRPr="002F7D87">
        <w:rPr>
          <w:rFonts w:ascii="Times New Roman" w:hAnsi="Times New Roman"/>
          <w:b/>
          <w:caps/>
          <w:sz w:val="24"/>
          <w:szCs w:val="24"/>
        </w:rPr>
        <w:t xml:space="preserve"> L</w:t>
      </w:r>
      <w:r w:rsidRPr="00557E78">
        <w:rPr>
          <w:rFonts w:ascii="Times New Roman" w:hAnsi="Times New Roman"/>
          <w:b/>
          <w:caps/>
          <w:sz w:val="18"/>
          <w:szCs w:val="18"/>
        </w:rPr>
        <w:t>ife</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recognizes the need for spiritual guidance in the lives of its students and endeavors to give such guidance through non-denominational religious activities.  One of the highlights of annual campus activities is the observance of Religious Emphasis Week.  At this time ministers and spiritual consultants from various churches and organizations are invited to participate.</w:t>
      </w:r>
    </w:p>
    <w:p w:rsidR="004D157D" w:rsidRPr="002F7D8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sz w:val="24"/>
          <w:szCs w:val="24"/>
        </w:rPr>
      </w:pPr>
      <w:r w:rsidRPr="002F7D87">
        <w:rPr>
          <w:rFonts w:ascii="Times New Roman" w:hAnsi="Times New Roman"/>
          <w:b/>
          <w:caps/>
          <w:sz w:val="24"/>
          <w:szCs w:val="24"/>
        </w:rPr>
        <w:t>U</w:t>
      </w:r>
      <w:r w:rsidRPr="00557E78">
        <w:rPr>
          <w:rFonts w:ascii="Times New Roman" w:hAnsi="Times New Roman"/>
          <w:b/>
          <w:caps/>
          <w:sz w:val="18"/>
          <w:szCs w:val="18"/>
        </w:rPr>
        <w:t>niversity</w:t>
      </w:r>
      <w:r w:rsidRPr="002F7D87">
        <w:rPr>
          <w:rFonts w:ascii="Times New Roman" w:hAnsi="Times New Roman"/>
          <w:b/>
          <w:caps/>
          <w:sz w:val="24"/>
          <w:szCs w:val="24"/>
        </w:rPr>
        <w:t xml:space="preserve"> P</w:t>
      </w:r>
      <w:r w:rsidRPr="00557E78">
        <w:rPr>
          <w:rFonts w:ascii="Times New Roman" w:hAnsi="Times New Roman"/>
          <w:b/>
          <w:caps/>
          <w:sz w:val="18"/>
          <w:szCs w:val="18"/>
        </w:rPr>
        <w:t>olice</w:t>
      </w:r>
      <w:r w:rsidRPr="002F7D87">
        <w:rPr>
          <w:rFonts w:ascii="Times New Roman" w:hAnsi="Times New Roman"/>
          <w:b/>
          <w:caps/>
          <w:sz w:val="24"/>
          <w:szCs w:val="24"/>
        </w:rPr>
        <w:t xml:space="preserve"> a</w:t>
      </w:r>
      <w:r w:rsidRPr="00557E78">
        <w:rPr>
          <w:rFonts w:ascii="Times New Roman" w:hAnsi="Times New Roman"/>
          <w:b/>
          <w:caps/>
          <w:sz w:val="18"/>
          <w:szCs w:val="18"/>
        </w:rPr>
        <w:t>nd</w:t>
      </w:r>
      <w:r w:rsidRPr="002F7D87">
        <w:rPr>
          <w:rFonts w:ascii="Times New Roman" w:hAnsi="Times New Roman"/>
          <w:b/>
          <w:caps/>
          <w:sz w:val="24"/>
          <w:szCs w:val="24"/>
        </w:rPr>
        <w:t xml:space="preserve"> P</w:t>
      </w:r>
      <w:r w:rsidRPr="00557E78">
        <w:rPr>
          <w:rFonts w:ascii="Times New Roman" w:hAnsi="Times New Roman"/>
          <w:b/>
          <w:caps/>
          <w:sz w:val="18"/>
          <w:szCs w:val="18"/>
        </w:rPr>
        <w:t>arking</w:t>
      </w:r>
      <w:r w:rsidRPr="002F7D87">
        <w:rPr>
          <w:rFonts w:ascii="Times New Roman" w:hAnsi="Times New Roman"/>
          <w:b/>
          <w:caps/>
          <w:sz w:val="24"/>
          <w:szCs w:val="24"/>
        </w:rPr>
        <w:t xml:space="preserve"> R</w:t>
      </w:r>
      <w:r w:rsidRPr="00557E78">
        <w:rPr>
          <w:rFonts w:ascii="Times New Roman" w:hAnsi="Times New Roman"/>
          <w:b/>
          <w:caps/>
          <w:sz w:val="18"/>
          <w:szCs w:val="18"/>
        </w:rPr>
        <w:t>egulations</w:t>
      </w:r>
      <w:r w:rsidRPr="002F7D87">
        <w:rPr>
          <w:rFonts w:ascii="Times New Roman" w:hAnsi="Times New Roman"/>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Police provide 24 hours a day protection to faculty, staff, students, visitors.  ASU Police employs State of Georgia certified police officers with full arresting powers to facilitate safety, maintain orderly conduct of University business and provide parking facilities in support of this function within the limits of available space.  . The police department’s website provides important information you should know if planning to attend or visit ASU campus. Additional information will be provided during orientation or you may contact ASU Police at (229) 430-4711.  We are located on campus directly across from the ACAD/Administration Building.</w:t>
      </w:r>
    </w:p>
    <w:p w:rsidR="004D157D" w:rsidRPr="002F7D8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caps/>
          <w:sz w:val="24"/>
          <w:szCs w:val="24"/>
        </w:rPr>
      </w:pPr>
      <w:r w:rsidRPr="002F7D87">
        <w:rPr>
          <w:rFonts w:ascii="Times New Roman" w:hAnsi="Times New Roman"/>
          <w:b/>
          <w:caps/>
          <w:sz w:val="24"/>
          <w:szCs w:val="24"/>
        </w:rPr>
        <w:t>S</w:t>
      </w:r>
      <w:r w:rsidRPr="00557E78">
        <w:rPr>
          <w:rFonts w:ascii="Times New Roman" w:hAnsi="Times New Roman"/>
          <w:b/>
          <w:caps/>
          <w:sz w:val="18"/>
          <w:szCs w:val="18"/>
        </w:rPr>
        <w:t>tudent</w:t>
      </w:r>
      <w:r w:rsidRPr="002F7D87">
        <w:rPr>
          <w:rFonts w:ascii="Times New Roman" w:hAnsi="Times New Roman"/>
          <w:b/>
          <w:caps/>
          <w:sz w:val="24"/>
          <w:szCs w:val="24"/>
        </w:rPr>
        <w:t xml:space="preserve"> G</w:t>
      </w:r>
      <w:r w:rsidRPr="00557E78">
        <w:rPr>
          <w:rFonts w:ascii="Times New Roman" w:hAnsi="Times New Roman"/>
          <w:b/>
          <w:caps/>
          <w:sz w:val="18"/>
          <w:szCs w:val="18"/>
        </w:rPr>
        <w:t>overnment</w:t>
      </w:r>
      <w:r w:rsidRPr="002F7D87">
        <w:rPr>
          <w:rFonts w:ascii="Times New Roman" w:hAnsi="Times New Roman"/>
          <w:b/>
          <w:caps/>
          <w:sz w:val="24"/>
          <w:szCs w:val="24"/>
        </w:rPr>
        <w:t xml:space="preserve"> A</w:t>
      </w:r>
      <w:r w:rsidRPr="00557E78">
        <w:rPr>
          <w:rFonts w:ascii="Times New Roman" w:hAnsi="Times New Roman"/>
          <w:b/>
          <w:caps/>
          <w:sz w:val="18"/>
          <w:szCs w:val="18"/>
        </w:rPr>
        <w:t xml:space="preserve">ssociation </w:t>
      </w:r>
      <w:r w:rsidRPr="002F7D87">
        <w:rPr>
          <w:rFonts w:ascii="Times New Roman" w:hAnsi="Times New Roman"/>
          <w:b/>
          <w:caps/>
          <w:sz w:val="24"/>
          <w:szCs w:val="24"/>
        </w:rPr>
        <w:t>(sga)</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SGS is to serve and represent the student body; to serve and work toward the betterment of the University; to provide sound, democratic self-government; encourage cooperation among students, faculty, administration, and community; and to promote school spirit and loyalty to Albany State University.</w:t>
      </w:r>
    </w:p>
    <w:p w:rsidR="004D157D" w:rsidRPr="00A44BB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caps/>
          <w:sz w:val="24"/>
          <w:szCs w:val="24"/>
        </w:rPr>
      </w:pPr>
      <w:r w:rsidRPr="00A44BB7">
        <w:rPr>
          <w:rFonts w:ascii="Times New Roman" w:hAnsi="Times New Roman"/>
          <w:b/>
          <w:caps/>
          <w:sz w:val="24"/>
          <w:szCs w:val="24"/>
        </w:rPr>
        <w:t>S</w:t>
      </w:r>
      <w:r w:rsidRPr="00A44BB7">
        <w:rPr>
          <w:rFonts w:ascii="Times New Roman" w:hAnsi="Times New Roman"/>
          <w:b/>
          <w:caps/>
          <w:sz w:val="18"/>
          <w:szCs w:val="18"/>
        </w:rPr>
        <w:t>tudent</w:t>
      </w:r>
      <w:r w:rsidRPr="00A44BB7">
        <w:rPr>
          <w:rFonts w:ascii="Times New Roman" w:hAnsi="Times New Roman"/>
          <w:b/>
          <w:caps/>
          <w:sz w:val="24"/>
          <w:szCs w:val="24"/>
        </w:rPr>
        <w:t xml:space="preserve"> A</w:t>
      </w:r>
      <w:r w:rsidRPr="00A44BB7">
        <w:rPr>
          <w:rFonts w:ascii="Times New Roman" w:hAnsi="Times New Roman"/>
          <w:b/>
          <w:caps/>
          <w:sz w:val="18"/>
          <w:szCs w:val="18"/>
        </w:rPr>
        <w:t>ctivities</w:t>
      </w:r>
      <w:r w:rsidRPr="00A44BB7">
        <w:rPr>
          <w:rFonts w:ascii="Times New Roman" w:hAnsi="Times New Roman"/>
          <w:b/>
          <w:caps/>
          <w:sz w:val="24"/>
          <w:szCs w:val="24"/>
        </w:rPr>
        <w:t xml:space="preserve"> a</w:t>
      </w:r>
      <w:r w:rsidRPr="00A44BB7">
        <w:rPr>
          <w:rFonts w:ascii="Times New Roman" w:hAnsi="Times New Roman"/>
          <w:b/>
          <w:caps/>
          <w:sz w:val="18"/>
          <w:szCs w:val="18"/>
        </w:rPr>
        <w:t>dvisory</w:t>
      </w:r>
      <w:r w:rsidRPr="00A44BB7">
        <w:rPr>
          <w:rFonts w:ascii="Times New Roman" w:hAnsi="Times New Roman"/>
          <w:b/>
          <w:caps/>
          <w:sz w:val="24"/>
          <w:szCs w:val="24"/>
        </w:rPr>
        <w:t xml:space="preserve"> b</w:t>
      </w:r>
      <w:r w:rsidRPr="00A44BB7">
        <w:rPr>
          <w:rFonts w:ascii="Times New Roman" w:hAnsi="Times New Roman"/>
          <w:b/>
          <w:caps/>
          <w:sz w:val="18"/>
          <w:szCs w:val="18"/>
        </w:rPr>
        <w:t xml:space="preserve">oard </w:t>
      </w:r>
      <w:r w:rsidRPr="00A44BB7">
        <w:rPr>
          <w:rFonts w:ascii="Times New Roman" w:hAnsi="Times New Roman"/>
          <w:b/>
          <w:caps/>
          <w:sz w:val="24"/>
          <w:szCs w:val="24"/>
        </w:rPr>
        <w:t>(saab)</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SAAB is to enlighten the student body through the implementation of co-curricular and extracurricular activities on the campus of Albany State University.  Considering that SAAB is a separate entity from SGA, this organization is able to provide direct service to students in the form of quality programming.  The SAAB staff is hospitable at events and promotes school spirit and collaboration among students, faculty, staff and the local community.</w:t>
      </w:r>
    </w:p>
    <w:p w:rsidR="004D157D" w:rsidRPr="00A44BB7" w:rsidRDefault="004D157D" w:rsidP="004D157D">
      <w:pPr>
        <w:pStyle w:val="ListParagraph"/>
        <w:tabs>
          <w:tab w:val="left" w:pos="1260"/>
        </w:tabs>
        <w:spacing w:after="0" w:line="240" w:lineRule="auto"/>
        <w:ind w:left="180" w:right="130"/>
        <w:rPr>
          <w:rFonts w:ascii="Times New Roman" w:eastAsiaTheme="minorEastAsia" w:hAnsi="Times New Roman"/>
          <w:color w:val="191919"/>
          <w:spacing w:val="-2"/>
          <w:sz w:val="18"/>
          <w:szCs w:val="18"/>
        </w:rPr>
      </w:pPr>
    </w:p>
    <w:p w:rsidR="004D157D" w:rsidRPr="004D157D"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caps/>
          <w:color w:val="262626" w:themeColor="text1" w:themeTint="D9"/>
          <w:sz w:val="24"/>
          <w:szCs w:val="24"/>
        </w:rPr>
      </w:pPr>
      <w:r w:rsidRPr="004D157D">
        <w:rPr>
          <w:rFonts w:ascii="Times New Roman" w:hAnsi="Times New Roman"/>
          <w:b/>
          <w:caps/>
          <w:color w:val="262626" w:themeColor="text1" w:themeTint="D9"/>
          <w:sz w:val="24"/>
          <w:szCs w:val="24"/>
        </w:rPr>
        <w:t>S</w:t>
      </w:r>
      <w:r w:rsidRPr="004D157D">
        <w:rPr>
          <w:rFonts w:ascii="Times New Roman" w:hAnsi="Times New Roman"/>
          <w:b/>
          <w:caps/>
          <w:color w:val="262626" w:themeColor="text1" w:themeTint="D9"/>
          <w:sz w:val="18"/>
          <w:szCs w:val="18"/>
        </w:rPr>
        <w:t>tudent</w:t>
      </w:r>
      <w:r w:rsidRPr="004D157D">
        <w:rPr>
          <w:rFonts w:ascii="Times New Roman" w:hAnsi="Times New Roman"/>
          <w:b/>
          <w:caps/>
          <w:color w:val="262626" w:themeColor="text1" w:themeTint="D9"/>
          <w:sz w:val="24"/>
          <w:szCs w:val="24"/>
        </w:rPr>
        <w:t xml:space="preserve"> L</w:t>
      </w:r>
      <w:r w:rsidRPr="004D157D">
        <w:rPr>
          <w:rFonts w:ascii="Times New Roman" w:hAnsi="Times New Roman"/>
          <w:b/>
          <w:caps/>
          <w:color w:val="262626" w:themeColor="text1" w:themeTint="D9"/>
          <w:sz w:val="18"/>
          <w:szCs w:val="18"/>
        </w:rPr>
        <w:t>ife</w:t>
      </w:r>
      <w:r w:rsidRPr="004D157D">
        <w:rPr>
          <w:rFonts w:ascii="Times New Roman" w:hAnsi="Times New Roman"/>
          <w:b/>
          <w:caps/>
          <w:color w:val="262626" w:themeColor="text1" w:themeTint="D9"/>
          <w:sz w:val="24"/>
          <w:szCs w:val="24"/>
        </w:rPr>
        <w:t xml:space="preserve"> &amp; A</w:t>
      </w:r>
      <w:r w:rsidRPr="004D157D">
        <w:rPr>
          <w:rFonts w:ascii="Times New Roman" w:hAnsi="Times New Roman"/>
          <w:b/>
          <w:caps/>
          <w:color w:val="262626" w:themeColor="text1" w:themeTint="D9"/>
          <w:sz w:val="18"/>
          <w:szCs w:val="18"/>
        </w:rPr>
        <w:t>ctivities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the Office of Student Life &amp; Activities is to enhance student learning and the quality of campus life, to assist in the retention of students, to foster personal development, to promote an environment in which cultural diversity is valued and respected, and to improve the overall educational experience of students.  The staff is responsible for providing assistance and resources in all aspects of program planning to student organizations, as well as campus departments.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Our mission is to provide both personal and professional customer service that transcends the Albany State University community by promoting student recruitment, retention, and holistic learning through the establishment of a safe, secure and inclusive environment, where students are free to express themselves and engage in co-curricular activities that encourage student leadership, ongoing development and total wellness in order to matriculate, graduate and successfully progress in to a competitive workforce that will challenge them to utilize and maximize their full potential.  This is accomplished through the promotion of student governance, cultural, intellectual, social, recreational, and leadership activities outside the classroom.  The Office of Student Activities recognizes that its mission is accomplished through the close interaction of students, faculty, and staff working together to meet the extracurricular and co-curricular needs of the students attending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Life &amp; Activities offers a number of programs and services to fulfill its mission.  For example, the department is responsible for University Programming, Community Service Projects, Intramural Sports and Open Recreation, Greek Life, Judicial Affairs, Ombudsman functions, Student Leadership Development Programs, Student Government Association, Student Clubs and Organizations, Recreational Services, use of Sanford Hall Gymnasium, use of J.C. Reese Student Union Building, use of the new Student Center and use of ASU Grounds.  The department also approves flyers, posters, handouts, and the like for distribution and posting on campus.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Life &amp; Activities is also responsible for advising the following groups: Student Activities Advisory Board, Miss Albany State University &amp; Royal Court, Mr. Royal Gentleman &amp; Royal Gentlemen, ASU Pan-Hellenic Council, Paraprofessionals Promoting Peerfection Organization and the Student Government Association.</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Events such as ASU by Candlelight, President’s Council Student Leader Dinners, Coronation, Homecoming, Miss ASU Pageant, Mr. Royal Gentleman Competition and the Student Government Association Elections are just a few other activities the Office of Student Activities sponsors.</w:t>
      </w:r>
    </w:p>
    <w:p w:rsidR="004D157D" w:rsidRPr="00A44BB7" w:rsidRDefault="004D157D" w:rsidP="004D157D">
      <w:pPr>
        <w:pStyle w:val="Heading2"/>
        <w:ind w:left="180" w:right="130" w:firstLine="0"/>
        <w:rPr>
          <w:rFonts w:ascii="Times New Roman" w:hAnsi="Times New Roman" w:cs="Times New Roman"/>
          <w:color w:val="262626" w:themeColor="text1" w:themeTint="D9"/>
          <w:sz w:val="24"/>
          <w:szCs w:val="24"/>
        </w:rPr>
      </w:pPr>
      <w:bookmarkStart w:id="739" w:name="_Toc295559071"/>
      <w:bookmarkStart w:id="740" w:name="_Toc297152596"/>
      <w:r w:rsidRPr="00A44BB7">
        <w:rPr>
          <w:rFonts w:ascii="Times New Roman" w:hAnsi="Times New Roman" w:cs="Times New Roman"/>
          <w:caps/>
          <w:color w:val="262626" w:themeColor="text1" w:themeTint="D9"/>
          <w:sz w:val="24"/>
          <w:szCs w:val="24"/>
        </w:rPr>
        <w:lastRenderedPageBreak/>
        <w:t>T</w:t>
      </w:r>
      <w:r w:rsidRPr="00A44BB7">
        <w:rPr>
          <w:rFonts w:ascii="Times New Roman" w:hAnsi="Times New Roman" w:cs="Times New Roman"/>
          <w:caps/>
          <w:color w:val="262626" w:themeColor="text1" w:themeTint="D9"/>
          <w:sz w:val="18"/>
          <w:szCs w:val="18"/>
        </w:rPr>
        <w:t>he</w:t>
      </w:r>
      <w:r w:rsidRPr="00A44BB7">
        <w:rPr>
          <w:rFonts w:ascii="Times New Roman" w:hAnsi="Times New Roman" w:cs="Times New Roman"/>
          <w:caps/>
          <w:color w:val="262626" w:themeColor="text1" w:themeTint="D9"/>
          <w:sz w:val="24"/>
          <w:szCs w:val="24"/>
        </w:rPr>
        <w:t xml:space="preserve"> J</w:t>
      </w:r>
      <w:r w:rsidRPr="00A44BB7">
        <w:rPr>
          <w:rFonts w:ascii="Times New Roman" w:hAnsi="Times New Roman" w:cs="Times New Roman"/>
          <w:caps/>
          <w:color w:val="262626" w:themeColor="text1" w:themeTint="D9"/>
          <w:sz w:val="18"/>
          <w:szCs w:val="18"/>
        </w:rPr>
        <w:t>ames</w:t>
      </w:r>
      <w:r w:rsidRPr="00A44BB7">
        <w:rPr>
          <w:rFonts w:ascii="Times New Roman" w:hAnsi="Times New Roman" w:cs="Times New Roman"/>
          <w:caps/>
          <w:color w:val="262626" w:themeColor="text1" w:themeTint="D9"/>
          <w:sz w:val="24"/>
          <w:szCs w:val="24"/>
        </w:rPr>
        <w:t xml:space="preserve"> C. R</w:t>
      </w:r>
      <w:r w:rsidRPr="00A44BB7">
        <w:rPr>
          <w:rFonts w:ascii="Times New Roman" w:hAnsi="Times New Roman" w:cs="Times New Roman"/>
          <w:caps/>
          <w:color w:val="262626" w:themeColor="text1" w:themeTint="D9"/>
          <w:sz w:val="18"/>
          <w:szCs w:val="18"/>
        </w:rPr>
        <w:t xml:space="preserve">eese </w:t>
      </w:r>
      <w:r w:rsidRPr="00A44BB7">
        <w:rPr>
          <w:rFonts w:ascii="Times New Roman" w:hAnsi="Times New Roman" w:cs="Times New Roman"/>
          <w:caps/>
          <w:color w:val="262626" w:themeColor="text1" w:themeTint="D9"/>
          <w:sz w:val="24"/>
          <w:szCs w:val="24"/>
        </w:rPr>
        <w:t>S</w:t>
      </w:r>
      <w:r w:rsidRPr="00A44BB7">
        <w:rPr>
          <w:rFonts w:ascii="Times New Roman" w:hAnsi="Times New Roman" w:cs="Times New Roman"/>
          <w:caps/>
          <w:color w:val="262626" w:themeColor="text1" w:themeTint="D9"/>
          <w:sz w:val="18"/>
          <w:szCs w:val="18"/>
        </w:rPr>
        <w:t>tudent</w:t>
      </w:r>
      <w:r w:rsidRPr="00A44BB7">
        <w:rPr>
          <w:rFonts w:ascii="Times New Roman" w:hAnsi="Times New Roman" w:cs="Times New Roman"/>
          <w:caps/>
          <w:color w:val="262626" w:themeColor="text1" w:themeTint="D9"/>
          <w:sz w:val="24"/>
          <w:szCs w:val="24"/>
        </w:rPr>
        <w:t xml:space="preserve"> U</w:t>
      </w:r>
      <w:r w:rsidRPr="00A44BB7">
        <w:rPr>
          <w:rFonts w:ascii="Times New Roman" w:hAnsi="Times New Roman" w:cs="Times New Roman"/>
          <w:caps/>
          <w:color w:val="262626" w:themeColor="text1" w:themeTint="D9"/>
          <w:sz w:val="18"/>
          <w:szCs w:val="18"/>
        </w:rPr>
        <w:t>nion</w:t>
      </w:r>
      <w:bookmarkEnd w:id="739"/>
      <w:bookmarkEnd w:id="740"/>
      <w:r w:rsidRPr="00A44BB7">
        <w:rPr>
          <w:rFonts w:ascii="Times New Roman" w:hAnsi="Times New Roman" w:cs="Times New Roman"/>
          <w:color w:val="262626" w:themeColor="text1" w:themeTint="D9"/>
          <w:sz w:val="18"/>
          <w:szCs w:val="18"/>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J.C. Reese Student Union and the new Student Center are gathering places for campus, creating a sense of community among students, faculty, staff, alumni and friends of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They both serve as campus “Living Rooms” for all students and for student life and activities.  They have as objectives the fulfillment of cultural, educational, developmental, and recreational desires of all students of Albany State University.  The student union and new student center are also designed to provide a clean, comfortable, holistic and safe environment for both formal and informal events, as well as quality services, for the University and the ASU community.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Various programs and activities are planned and supervised by the Office of Student Life &amp; Activities to broaden the experiences of each student.</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facilities and services of the Union/Student Center are for students to make full use.  They include conference and meeting rooms, ball rooms, lounges, Recreational Centers, the ASU Bookstore, a Post Office, the RAM Card Office, Laundry Services, Chick-fil-A, Einstein Brothers Bagels, ATM (Bank of America), Higher One Card System, and information/customer service desk and vending machines.  Offices include Student Government Association, Student Activities Advisory Board, Counseling and Disability Services, Student Life/Judicial Affairs, Recreation &amp; Intramural Sports, Student Activities and the Vice President of Student Affairs.  Normal hours of operation are form 8:00 a.m. – 5:00 p.m. on Monday – Friday.  However, hours are subject to change due to student needs.  There is also an on-campus Subway located in Hall 4 and Pizza Hut in Hall 6.</w:t>
      </w:r>
    </w:p>
    <w:p w:rsidR="004D157D" w:rsidRPr="00A44BB7"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741" w:name="_Toc295559072"/>
      <w:bookmarkStart w:id="742" w:name="_Toc297152597"/>
      <w:r w:rsidRPr="00A44BB7">
        <w:rPr>
          <w:rFonts w:ascii="Times New Roman" w:hAnsi="Times New Roman" w:cs="Times New Roman"/>
          <w:caps/>
          <w:color w:val="262626" w:themeColor="text1" w:themeTint="D9"/>
          <w:sz w:val="24"/>
          <w:szCs w:val="24"/>
        </w:rPr>
        <w:t>Campus Organizations</w:t>
      </w:r>
      <w:bookmarkEnd w:id="741"/>
      <w:bookmarkEnd w:id="742"/>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University recognizes the role, which organized activities serve in enlarging the educational experiences of the members of the University community.  Intellectual and personal growth takes place in student organizations, which have effective leaders and effective members.  Students are encouraged to participate in programs provided by these organizations and the staff of the University serves to assist student organizations in programs.  As a result, the University has adopted criteria for the approval of student organizations.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Activities shall review and act on all requests for such approval.  Criteria for this approval and procedures to be followed in seeking approval are included in the Manual for Clubs and Organizations, published by the Office of Student Activities.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Organizations duly recognized under these policies and procedures enjoy certain privileges: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 xml:space="preserve"> A meeting place assigned in available University facilities.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Appropriate and available facilities for social functions assigned to an organization in accordance with University policies.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privilege of participation in specified activities and programs is accorded an organization… (</w:t>
      </w:r>
      <w:proofErr w:type="gramStart"/>
      <w:r w:rsidRPr="00A44BB7">
        <w:rPr>
          <w:rFonts w:ascii="Times New Roman" w:hAnsi="Times New Roman"/>
          <w:color w:val="191919"/>
          <w:spacing w:val="-2"/>
          <w:sz w:val="18"/>
          <w:szCs w:val="18"/>
        </w:rPr>
        <w:t>i.e</w:t>
      </w:r>
      <w:proofErr w:type="gramEnd"/>
      <w:r w:rsidRPr="00A44BB7">
        <w:rPr>
          <w:rFonts w:ascii="Times New Roman" w:hAnsi="Times New Roman"/>
          <w:color w:val="191919"/>
          <w:spacing w:val="-2"/>
          <w:sz w:val="18"/>
          <w:szCs w:val="18"/>
        </w:rPr>
        <w:t>. Homecoming Activities in accordance with University policies).</w:t>
      </w:r>
    </w:p>
    <w:p w:rsidR="004D157D" w:rsidRPr="0081388D" w:rsidRDefault="004D157D" w:rsidP="004D157D">
      <w:pPr>
        <w:spacing w:before="120" w:after="0"/>
        <w:ind w:left="180" w:right="130" w:firstLine="0"/>
        <w:jc w:val="both"/>
        <w:rPr>
          <w:color w:val="191919"/>
          <w:spacing w:val="-2"/>
          <w:sz w:val="18"/>
          <w:szCs w:val="18"/>
        </w:rPr>
      </w:pPr>
      <w:r w:rsidRPr="00A44BB7">
        <w:rPr>
          <w:rFonts w:ascii="Times New Roman" w:hAnsi="Times New Roman" w:cs="Times New Roman"/>
          <w:color w:val="191919"/>
          <w:spacing w:val="-2"/>
          <w:sz w:val="18"/>
          <w:szCs w:val="18"/>
        </w:rPr>
        <w:t>Concomitantly, approved organizations, as agencies within the University community, are responsible for conforming to University regulations and procedures as contained in the Student Survival Guide and the Student Handbook.  Suggestions for revision should be brought to the attention of the Office of Student Life &amp; Activities.  There are various registered clubs and organizations on campus (affiliated with our office), including several Honor Organizations, Service Greek-letter Fraternities and Sororities, Social Greek-letter Fraternities and Sororities, General Interest &amp; Departmental Organizations, Academic Organizations, International Organizations, Leadership Organizations, and Religious Organizations.  These organizations have applied for and met all the qualifications to actively operate on campus.  Meaningful involvement in such out-of-class experiences is likely to provide opportunities for the development of self-governance, leadership, decision-making, team building and planning skills.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Membership in these organizations is open to students in good standing, who meet the common-interest objectives of the organization and their own internal criteria and standards.  The majority of these organizations should contact the advisor.  Guidelines are also outlined for students wishing to establish their own student club or organization.</w:t>
      </w:r>
    </w:p>
    <w:p w:rsidR="004D157D" w:rsidRPr="004424C4"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743" w:name="_Toc295559073"/>
      <w:bookmarkStart w:id="744" w:name="_Toc297152598"/>
      <w:r w:rsidRPr="004424C4">
        <w:rPr>
          <w:rFonts w:ascii="Times New Roman" w:hAnsi="Times New Roman" w:cs="Times New Roman"/>
          <w:caps/>
          <w:color w:val="262626" w:themeColor="text1" w:themeTint="D9"/>
          <w:sz w:val="24"/>
          <w:szCs w:val="24"/>
        </w:rPr>
        <w:t>The C</w:t>
      </w:r>
      <w:r w:rsidRPr="004424C4">
        <w:rPr>
          <w:rFonts w:ascii="Times New Roman" w:hAnsi="Times New Roman" w:cs="Times New Roman"/>
          <w:caps/>
          <w:color w:val="262626" w:themeColor="text1" w:themeTint="D9"/>
          <w:sz w:val="18"/>
          <w:szCs w:val="18"/>
        </w:rPr>
        <w:t>enter</w:t>
      </w:r>
      <w:r w:rsidRPr="004424C4">
        <w:rPr>
          <w:rFonts w:ascii="Times New Roman" w:hAnsi="Times New Roman" w:cs="Times New Roman"/>
          <w:caps/>
          <w:color w:val="262626" w:themeColor="text1" w:themeTint="D9"/>
          <w:sz w:val="24"/>
          <w:szCs w:val="24"/>
        </w:rPr>
        <w:t xml:space="preserve"> f</w:t>
      </w:r>
      <w:r w:rsidRPr="004424C4">
        <w:rPr>
          <w:rFonts w:ascii="Times New Roman" w:hAnsi="Times New Roman" w:cs="Times New Roman"/>
          <w:caps/>
          <w:color w:val="262626" w:themeColor="text1" w:themeTint="D9"/>
          <w:sz w:val="18"/>
          <w:szCs w:val="18"/>
        </w:rPr>
        <w:t>or</w:t>
      </w:r>
      <w:r w:rsidRPr="004424C4">
        <w:rPr>
          <w:rFonts w:ascii="Times New Roman" w:hAnsi="Times New Roman" w:cs="Times New Roman"/>
          <w:caps/>
          <w:color w:val="262626" w:themeColor="text1" w:themeTint="D9"/>
          <w:sz w:val="24"/>
          <w:szCs w:val="24"/>
        </w:rPr>
        <w:t xml:space="preserve"> t</w:t>
      </w:r>
      <w:r w:rsidRPr="004424C4">
        <w:rPr>
          <w:rFonts w:ascii="Times New Roman" w:hAnsi="Times New Roman" w:cs="Times New Roman"/>
          <w:caps/>
          <w:color w:val="262626" w:themeColor="text1" w:themeTint="D9"/>
          <w:sz w:val="18"/>
          <w:szCs w:val="18"/>
        </w:rPr>
        <w:t>he</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frican</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merican</w:t>
      </w:r>
      <w:r w:rsidRPr="004424C4">
        <w:rPr>
          <w:rFonts w:ascii="Times New Roman" w:hAnsi="Times New Roman" w:cs="Times New Roman"/>
          <w:caps/>
          <w:color w:val="262626" w:themeColor="text1" w:themeTint="D9"/>
          <w:sz w:val="24"/>
          <w:szCs w:val="24"/>
        </w:rPr>
        <w:t xml:space="preserve"> M</w:t>
      </w:r>
      <w:r w:rsidRPr="004424C4">
        <w:rPr>
          <w:rFonts w:ascii="Times New Roman" w:hAnsi="Times New Roman" w:cs="Times New Roman"/>
          <w:caps/>
          <w:color w:val="262626" w:themeColor="text1" w:themeTint="D9"/>
          <w:sz w:val="18"/>
          <w:szCs w:val="18"/>
        </w:rPr>
        <w:t>ale</w:t>
      </w:r>
      <w:r w:rsidRPr="004424C4">
        <w:rPr>
          <w:rFonts w:ascii="Times New Roman" w:hAnsi="Times New Roman" w:cs="Times New Roman"/>
          <w:caps/>
          <w:color w:val="262626" w:themeColor="text1" w:themeTint="D9"/>
          <w:sz w:val="24"/>
          <w:szCs w:val="24"/>
        </w:rPr>
        <w:t xml:space="preserve"> (CAAM)</w:t>
      </w:r>
      <w:bookmarkEnd w:id="743"/>
      <w:bookmarkEnd w:id="744"/>
      <w:r w:rsidRPr="004424C4">
        <w:rPr>
          <w:rFonts w:ascii="Times New Roman" w:hAnsi="Times New Roman" w:cs="Times New Roman"/>
          <w:caps/>
          <w:color w:val="262626" w:themeColor="text1" w:themeTint="D9"/>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center for the African- American male (CAAM) at Albany State University is dedicated to developing African-American men to be leaders in the community, the state of Georgia and the nation.  Within the framework of applied culturally sensitive research, the center fulfills its commitment to improving the image, as well as the quality of lives of African-American families by addressing the developmental needs, interests and talents of male collegiate students and youth.</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Through special programs and mentorship training the Center strives to improve the “total man” academically, spiritually and socially.  CAAM participants give back to the community by mentoring, tutoring and otherwise contributing to Albany State University, the city of Albany and the Southwest Georgia region.  Continually nurtured and supported in positive ways, participants of The Center for the African American male will become successful leaders and contributors to a more just society.</w:t>
      </w:r>
    </w:p>
    <w:p w:rsidR="00F814B2" w:rsidRDefault="00F814B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C020E6">
      <w:pPr>
        <w:pStyle w:val="Heading2"/>
        <w:spacing w:before="0"/>
        <w:ind w:left="90" w:right="130" w:firstLine="0"/>
        <w:rPr>
          <w:rFonts w:ascii="Times New Roman" w:hAnsi="Times New Roman"/>
          <w:color w:val="191919"/>
          <w:spacing w:val="-4"/>
          <w:sz w:val="44"/>
          <w:szCs w:val="44"/>
        </w:rPr>
        <w:sectPr w:rsidR="00F814B2" w:rsidSect="005D3196">
          <w:headerReference w:type="default" r:id="rId71"/>
          <w:type w:val="continuous"/>
          <w:pgSz w:w="12240" w:h="15840" w:code="1"/>
          <w:pgMar w:top="533" w:right="1123" w:bottom="274" w:left="547" w:header="720" w:footer="288" w:gutter="0"/>
          <w:cols w:space="720"/>
          <w:docGrid w:linePitch="360"/>
        </w:sectPr>
      </w:pPr>
      <w:bookmarkStart w:id="745" w:name="_Toc293070070"/>
      <w:bookmarkStart w:id="746" w:name="_Toc293071491"/>
      <w:bookmarkStart w:id="747" w:name="_Toc293077520"/>
      <w:bookmarkStart w:id="748" w:name="_Toc293078104"/>
    </w:p>
    <w:p w:rsidR="004D157D" w:rsidRPr="00F814B2" w:rsidRDefault="00566B75" w:rsidP="00C020E6">
      <w:pPr>
        <w:pStyle w:val="Heading2"/>
        <w:spacing w:before="0"/>
        <w:ind w:left="90" w:right="130" w:firstLine="0"/>
        <w:rPr>
          <w:rFonts w:ascii="Times New Roman" w:hAnsi="Times New Roman"/>
          <w:color w:val="000000"/>
          <w:sz w:val="44"/>
          <w:szCs w:val="44"/>
          <w:rPrChange w:id="749" w:author="jhawkins" w:date="2011-04-01T11:13:00Z">
            <w:rPr>
              <w:rFonts w:ascii="Times New Roman" w:hAnsi="Times New Roman"/>
              <w:color w:val="000000"/>
              <w:sz w:val="54"/>
              <w:szCs w:val="54"/>
            </w:rPr>
          </w:rPrChange>
        </w:rPr>
      </w:pPr>
      <w:bookmarkStart w:id="750" w:name="_Toc295559074"/>
      <w:bookmarkStart w:id="751" w:name="_Toc297152599"/>
      <w:r w:rsidRPr="00566B75">
        <w:rPr>
          <w:rFonts w:ascii="Times New Roman" w:hAnsi="Times New Roman"/>
          <w:color w:val="191919"/>
          <w:spacing w:val="-4"/>
          <w:sz w:val="44"/>
          <w:szCs w:val="44"/>
          <w:rPrChange w:id="752" w:author="jhawkins" w:date="2011-04-01T11:13:00Z">
            <w:rPr>
              <w:rFonts w:ascii="Times New Roman" w:eastAsiaTheme="minorEastAsia" w:hAnsi="Times New Roman" w:cstheme="minorBidi"/>
              <w:b w:val="0"/>
              <w:bCs w:val="0"/>
              <w:color w:val="191919"/>
              <w:spacing w:val="-4"/>
              <w:sz w:val="72"/>
              <w:szCs w:val="72"/>
              <w:u w:val="single"/>
            </w:rPr>
          </w:rPrChange>
        </w:rPr>
        <w:lastRenderedPageBreak/>
        <w:t>ACADEMI</w:t>
      </w:r>
      <w:r w:rsidRPr="00566B75">
        <w:rPr>
          <w:rFonts w:ascii="Times New Roman" w:hAnsi="Times New Roman"/>
          <w:color w:val="191919"/>
          <w:sz w:val="44"/>
          <w:szCs w:val="44"/>
          <w:rPrChange w:id="753" w:author="jhawkins" w:date="2011-04-01T11:13:00Z">
            <w:rPr>
              <w:rFonts w:ascii="Times New Roman" w:eastAsiaTheme="minorEastAsia" w:hAnsi="Times New Roman" w:cstheme="minorBidi"/>
              <w:b w:val="0"/>
              <w:bCs w:val="0"/>
              <w:color w:val="191919"/>
              <w:sz w:val="54"/>
              <w:szCs w:val="54"/>
              <w:u w:val="single"/>
            </w:rPr>
          </w:rPrChange>
        </w:rPr>
        <w:t>C</w:t>
      </w:r>
      <w:r w:rsidRPr="00566B75">
        <w:rPr>
          <w:rFonts w:ascii="Times New Roman" w:hAnsi="Times New Roman"/>
          <w:color w:val="191919"/>
          <w:spacing w:val="38"/>
          <w:sz w:val="44"/>
          <w:szCs w:val="44"/>
          <w:rPrChange w:id="754" w:author="jhawkins" w:date="2011-04-01T11:13:00Z">
            <w:rPr>
              <w:rFonts w:ascii="Times New Roman" w:eastAsiaTheme="minorEastAsia" w:hAnsi="Times New Roman" w:cstheme="minorBidi"/>
              <w:b w:val="0"/>
              <w:bCs w:val="0"/>
              <w:color w:val="191919"/>
              <w:spacing w:val="38"/>
              <w:sz w:val="54"/>
              <w:szCs w:val="54"/>
              <w:u w:val="single"/>
            </w:rPr>
          </w:rPrChange>
        </w:rPr>
        <w:t xml:space="preserve"> I</w:t>
      </w:r>
      <w:r w:rsidRPr="00566B75">
        <w:rPr>
          <w:rFonts w:ascii="Times New Roman" w:hAnsi="Times New Roman"/>
          <w:color w:val="191919"/>
          <w:spacing w:val="-4"/>
          <w:sz w:val="44"/>
          <w:szCs w:val="44"/>
          <w:rPrChange w:id="755" w:author="jhawkins" w:date="2011-04-01T11:13:00Z">
            <w:rPr>
              <w:rFonts w:ascii="Times New Roman" w:eastAsiaTheme="minorEastAsia" w:hAnsi="Times New Roman" w:cstheme="minorBidi"/>
              <w:b w:val="0"/>
              <w:bCs w:val="0"/>
              <w:color w:val="191919"/>
              <w:spacing w:val="-4"/>
              <w:sz w:val="54"/>
              <w:szCs w:val="54"/>
              <w:u w:val="single"/>
            </w:rPr>
          </w:rPrChange>
        </w:rPr>
        <w:t>NFORM</w:t>
      </w:r>
      <w:r w:rsidRPr="00566B75">
        <w:rPr>
          <w:rFonts w:ascii="Times New Roman" w:hAnsi="Times New Roman"/>
          <w:color w:val="191919"/>
          <w:spacing w:val="-63"/>
          <w:sz w:val="44"/>
          <w:szCs w:val="44"/>
          <w:rPrChange w:id="756" w:author="jhawkins" w:date="2011-04-01T11:13:00Z">
            <w:rPr>
              <w:rFonts w:ascii="Times New Roman" w:eastAsiaTheme="minorEastAsia" w:hAnsi="Times New Roman" w:cstheme="minorBidi"/>
              <w:b w:val="0"/>
              <w:bCs w:val="0"/>
              <w:color w:val="191919"/>
              <w:spacing w:val="-63"/>
              <w:sz w:val="54"/>
              <w:szCs w:val="54"/>
              <w:u w:val="single"/>
            </w:rPr>
          </w:rPrChange>
        </w:rPr>
        <w:t>A</w:t>
      </w:r>
      <w:r w:rsidRPr="00566B75">
        <w:rPr>
          <w:rFonts w:ascii="Times New Roman" w:hAnsi="Times New Roman"/>
          <w:color w:val="191919"/>
          <w:spacing w:val="-4"/>
          <w:sz w:val="44"/>
          <w:szCs w:val="44"/>
          <w:rPrChange w:id="757" w:author="jhawkins" w:date="2011-04-01T11:13:00Z">
            <w:rPr>
              <w:rFonts w:ascii="Times New Roman" w:eastAsiaTheme="minorEastAsia" w:hAnsi="Times New Roman" w:cstheme="minorBidi"/>
              <w:b w:val="0"/>
              <w:bCs w:val="0"/>
              <w:color w:val="191919"/>
              <w:spacing w:val="-4"/>
              <w:sz w:val="54"/>
              <w:szCs w:val="54"/>
              <w:u w:val="single"/>
            </w:rPr>
          </w:rPrChange>
        </w:rPr>
        <w:t>TION</w:t>
      </w:r>
      <w:bookmarkEnd w:id="745"/>
      <w:bookmarkEnd w:id="746"/>
      <w:bookmarkEnd w:id="747"/>
      <w:bookmarkEnd w:id="748"/>
      <w:bookmarkEnd w:id="750"/>
      <w:bookmarkEnd w:id="751"/>
    </w:p>
    <w:p w:rsidR="004D157D" w:rsidRPr="00DB66F3" w:rsidRDefault="004D157D" w:rsidP="00C020E6">
      <w:pPr>
        <w:pStyle w:val="Heading2"/>
        <w:spacing w:before="0"/>
        <w:ind w:left="90" w:right="130" w:firstLine="0"/>
        <w:rPr>
          <w:rFonts w:ascii="Times New Roman" w:hAnsi="Times New Roman"/>
          <w:color w:val="000000"/>
          <w:sz w:val="24"/>
          <w:szCs w:val="24"/>
          <w:rPrChange w:id="758" w:author="jhawkins" w:date="2011-04-01T11:13:00Z">
            <w:rPr>
              <w:rFonts w:ascii="Times New Roman" w:hAnsi="Times New Roman"/>
              <w:color w:val="000000"/>
              <w:sz w:val="18"/>
              <w:szCs w:val="18"/>
            </w:rPr>
          </w:rPrChange>
        </w:rPr>
      </w:pPr>
      <w:bookmarkStart w:id="759" w:name="_Toc293070071"/>
      <w:bookmarkStart w:id="760" w:name="_Toc293077521"/>
      <w:bookmarkStart w:id="761" w:name="_Toc293078105"/>
      <w:bookmarkStart w:id="762" w:name="_Toc295559075"/>
      <w:bookmarkStart w:id="763" w:name="_Toc297152600"/>
      <w:r w:rsidRPr="00DB66F3">
        <w:rPr>
          <w:rFonts w:ascii="Times New Roman" w:hAnsi="Times New Roman"/>
          <w:color w:val="191919"/>
          <w:spacing w:val="-2"/>
          <w:sz w:val="24"/>
          <w:szCs w:val="24"/>
        </w:rPr>
        <w:t>R</w:t>
      </w:r>
      <w:r w:rsidR="00566B75" w:rsidRPr="00566B75">
        <w:rPr>
          <w:rFonts w:ascii="Times New Roman" w:hAnsi="Times New Roman"/>
          <w:color w:val="191919"/>
          <w:spacing w:val="-2"/>
          <w:sz w:val="24"/>
          <w:szCs w:val="24"/>
          <w:rPrChange w:id="764" w:author="jhawkins" w:date="2011-04-01T11:13:00Z">
            <w:rPr>
              <w:rFonts w:ascii="Times New Roman" w:eastAsiaTheme="minorEastAsia" w:hAnsi="Times New Roman" w:cstheme="minorBidi"/>
              <w:b w:val="0"/>
              <w:bCs w:val="0"/>
              <w:color w:val="191919"/>
              <w:spacing w:val="-2"/>
              <w:sz w:val="18"/>
              <w:szCs w:val="18"/>
              <w:u w:val="single"/>
            </w:rPr>
          </w:rPrChange>
        </w:rPr>
        <w:t>EQUIRE</w:t>
      </w:r>
      <w:r w:rsidR="00566B75" w:rsidRPr="00566B75">
        <w:rPr>
          <w:rFonts w:ascii="Times New Roman" w:hAnsi="Times New Roman"/>
          <w:color w:val="191919"/>
          <w:sz w:val="24"/>
          <w:szCs w:val="24"/>
          <w:rPrChange w:id="765" w:author="jhawkins" w:date="2011-04-01T11:13:00Z">
            <w:rPr>
              <w:rFonts w:ascii="Times New Roman" w:eastAsiaTheme="minorEastAsia" w:hAnsi="Times New Roman" w:cstheme="minorBidi"/>
              <w:b w:val="0"/>
              <w:bCs w:val="0"/>
              <w:color w:val="191919"/>
              <w:sz w:val="18"/>
              <w:szCs w:val="18"/>
              <w:u w:val="single"/>
            </w:rPr>
          </w:rPrChange>
        </w:rPr>
        <w:t>D</w:t>
      </w:r>
      <w:r w:rsidR="00566B75" w:rsidRPr="00566B75">
        <w:rPr>
          <w:rFonts w:ascii="Times New Roman" w:hAnsi="Times New Roman"/>
          <w:color w:val="191919"/>
          <w:spacing w:val="-3"/>
          <w:sz w:val="24"/>
          <w:szCs w:val="24"/>
          <w:rPrChange w:id="766" w:author="jhawkins" w:date="2011-04-01T11:13:00Z">
            <w:rPr>
              <w:rFonts w:ascii="Times New Roman" w:eastAsiaTheme="minorEastAsia" w:hAnsi="Times New Roman" w:cstheme="minorBidi"/>
              <w:b w:val="0"/>
              <w:bCs w:val="0"/>
              <w:color w:val="191919"/>
              <w:spacing w:val="-3"/>
              <w:sz w:val="18"/>
              <w:szCs w:val="18"/>
              <w:u w:val="single"/>
            </w:rPr>
          </w:rPrChange>
        </w:rPr>
        <w:t xml:space="preserve"> </w:t>
      </w:r>
      <w:r w:rsidRPr="00DB66F3">
        <w:rPr>
          <w:rFonts w:ascii="Times New Roman" w:hAnsi="Times New Roman"/>
          <w:color w:val="191919"/>
          <w:spacing w:val="-16"/>
          <w:sz w:val="24"/>
          <w:szCs w:val="24"/>
        </w:rPr>
        <w:t>A</w:t>
      </w:r>
      <w:r w:rsidR="00566B75" w:rsidRPr="00566B75">
        <w:rPr>
          <w:rFonts w:ascii="Times New Roman" w:hAnsi="Times New Roman"/>
          <w:color w:val="191919"/>
          <w:spacing w:val="-2"/>
          <w:sz w:val="24"/>
          <w:szCs w:val="24"/>
          <w:rPrChange w:id="767" w:author="jhawkins" w:date="2011-04-01T11:13:00Z">
            <w:rPr>
              <w:rFonts w:ascii="Times New Roman" w:eastAsiaTheme="minorEastAsia" w:hAnsi="Times New Roman" w:cstheme="minorBidi"/>
              <w:b w:val="0"/>
              <w:bCs w:val="0"/>
              <w:color w:val="191919"/>
              <w:spacing w:val="-2"/>
              <w:sz w:val="18"/>
              <w:szCs w:val="18"/>
              <w:u w:val="single"/>
            </w:rPr>
          </w:rPrChange>
        </w:rPr>
        <w:t>TTENDANC</w:t>
      </w:r>
      <w:r w:rsidR="00566B75" w:rsidRPr="00566B75">
        <w:rPr>
          <w:rFonts w:ascii="Times New Roman" w:hAnsi="Times New Roman"/>
          <w:color w:val="191919"/>
          <w:sz w:val="24"/>
          <w:szCs w:val="24"/>
          <w:rPrChange w:id="768" w:author="jhawkins" w:date="2011-04-01T11:13:00Z">
            <w:rPr>
              <w:rFonts w:ascii="Times New Roman" w:eastAsiaTheme="minorEastAsia" w:hAnsi="Times New Roman" w:cstheme="minorBidi"/>
              <w:b w:val="0"/>
              <w:bCs w:val="0"/>
              <w:color w:val="191919"/>
              <w:sz w:val="18"/>
              <w:szCs w:val="18"/>
              <w:u w:val="single"/>
            </w:rPr>
          </w:rPrChange>
        </w:rPr>
        <w:t>E</w:t>
      </w:r>
      <w:r w:rsidR="00566B75" w:rsidRPr="00566B75">
        <w:rPr>
          <w:rFonts w:ascii="Times New Roman" w:hAnsi="Times New Roman"/>
          <w:color w:val="191919"/>
          <w:spacing w:val="10"/>
          <w:sz w:val="24"/>
          <w:szCs w:val="24"/>
          <w:rPrChange w:id="769"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DB66F3">
        <w:rPr>
          <w:rFonts w:ascii="Times New Roman" w:hAnsi="Times New Roman"/>
          <w:color w:val="191919"/>
          <w:spacing w:val="-2"/>
          <w:sz w:val="24"/>
          <w:szCs w:val="24"/>
        </w:rPr>
        <w:t>R</w:t>
      </w:r>
      <w:r w:rsidR="00566B75" w:rsidRPr="00566B75">
        <w:rPr>
          <w:rFonts w:ascii="Times New Roman" w:hAnsi="Times New Roman"/>
          <w:color w:val="191919"/>
          <w:spacing w:val="-2"/>
          <w:sz w:val="24"/>
          <w:szCs w:val="24"/>
          <w:rPrChange w:id="770" w:author="jhawkins" w:date="2011-04-01T11:13:00Z">
            <w:rPr>
              <w:rFonts w:ascii="Times New Roman" w:eastAsiaTheme="minorEastAsia" w:hAnsi="Times New Roman" w:cstheme="minorBidi"/>
              <w:b w:val="0"/>
              <w:bCs w:val="0"/>
              <w:color w:val="191919"/>
              <w:spacing w:val="-2"/>
              <w:sz w:val="18"/>
              <w:szCs w:val="18"/>
              <w:u w:val="single"/>
            </w:rPr>
          </w:rPrChange>
        </w:rPr>
        <w:t>EGUL</w:t>
      </w:r>
      <w:r w:rsidR="00566B75" w:rsidRPr="00566B75">
        <w:rPr>
          <w:rFonts w:ascii="Times New Roman" w:hAnsi="Times New Roman"/>
          <w:color w:val="191919"/>
          <w:spacing w:val="-16"/>
          <w:sz w:val="24"/>
          <w:szCs w:val="24"/>
          <w:rPrChange w:id="771" w:author="jhawkins" w:date="2011-04-01T11:13:00Z">
            <w:rPr>
              <w:rFonts w:ascii="Times New Roman" w:eastAsiaTheme="minorEastAsia" w:hAnsi="Times New Roman" w:cstheme="minorBidi"/>
              <w:b w:val="0"/>
              <w:bCs w:val="0"/>
              <w:color w:val="191919"/>
              <w:spacing w:val="-16"/>
              <w:sz w:val="18"/>
              <w:szCs w:val="18"/>
              <w:u w:val="single"/>
            </w:rPr>
          </w:rPrChange>
        </w:rPr>
        <w:t>A</w:t>
      </w:r>
      <w:r w:rsidR="00566B75" w:rsidRPr="00566B75">
        <w:rPr>
          <w:rFonts w:ascii="Times New Roman" w:hAnsi="Times New Roman"/>
          <w:color w:val="191919"/>
          <w:spacing w:val="-2"/>
          <w:sz w:val="24"/>
          <w:szCs w:val="24"/>
          <w:rPrChange w:id="772" w:author="jhawkins" w:date="2011-04-01T11:13:00Z">
            <w:rPr>
              <w:rFonts w:ascii="Times New Roman" w:eastAsiaTheme="minorEastAsia" w:hAnsi="Times New Roman" w:cstheme="minorBidi"/>
              <w:b w:val="0"/>
              <w:bCs w:val="0"/>
              <w:color w:val="191919"/>
              <w:spacing w:val="-2"/>
              <w:sz w:val="18"/>
              <w:szCs w:val="18"/>
              <w:u w:val="single"/>
            </w:rPr>
          </w:rPrChange>
        </w:rPr>
        <w:t>TIONS</w:t>
      </w:r>
      <w:r w:rsidRPr="00DB66F3">
        <w:rPr>
          <w:rFonts w:ascii="Times New Roman" w:hAnsi="Times New Roman"/>
          <w:color w:val="191919"/>
          <w:sz w:val="24"/>
          <w:szCs w:val="24"/>
        </w:rPr>
        <w:t>:</w:t>
      </w:r>
      <w:r w:rsidRPr="00DB66F3">
        <w:rPr>
          <w:rFonts w:ascii="Times New Roman" w:hAnsi="Times New Roman"/>
          <w:color w:val="191919"/>
          <w:spacing w:val="-5"/>
          <w:sz w:val="24"/>
          <w:szCs w:val="24"/>
        </w:rPr>
        <w:t xml:space="preserve"> </w:t>
      </w:r>
      <w:r w:rsidRPr="00DB66F3">
        <w:rPr>
          <w:rFonts w:ascii="Times New Roman" w:hAnsi="Times New Roman"/>
          <w:color w:val="191919"/>
          <w:spacing w:val="-2"/>
          <w:sz w:val="24"/>
          <w:szCs w:val="24"/>
        </w:rPr>
        <w:t>C</w:t>
      </w:r>
      <w:r w:rsidR="00566B75" w:rsidRPr="00566B75">
        <w:rPr>
          <w:rFonts w:ascii="Times New Roman" w:hAnsi="Times New Roman"/>
          <w:color w:val="191919"/>
          <w:spacing w:val="-2"/>
          <w:sz w:val="24"/>
          <w:szCs w:val="24"/>
          <w:rPrChange w:id="773" w:author="jhawkins" w:date="2011-04-01T11:13:00Z">
            <w:rPr>
              <w:rFonts w:ascii="Times New Roman" w:eastAsiaTheme="minorEastAsia" w:hAnsi="Times New Roman" w:cstheme="minorBidi"/>
              <w:b w:val="0"/>
              <w:bCs w:val="0"/>
              <w:color w:val="191919"/>
              <w:spacing w:val="-2"/>
              <w:sz w:val="18"/>
              <w:szCs w:val="18"/>
              <w:u w:val="single"/>
            </w:rPr>
          </w:rPrChange>
        </w:rPr>
        <w:t>LAS</w:t>
      </w:r>
      <w:r w:rsidR="00566B75" w:rsidRPr="00566B75">
        <w:rPr>
          <w:rFonts w:ascii="Times New Roman" w:hAnsi="Times New Roman"/>
          <w:color w:val="191919"/>
          <w:sz w:val="24"/>
          <w:szCs w:val="24"/>
          <w:rPrChange w:id="774" w:author="jhawkins" w:date="2011-04-01T11:13:00Z">
            <w:rPr>
              <w:rFonts w:ascii="Times New Roman" w:eastAsiaTheme="minorEastAsia" w:hAnsi="Times New Roman" w:cstheme="minorBidi"/>
              <w:b w:val="0"/>
              <w:bCs w:val="0"/>
              <w:color w:val="191919"/>
              <w:sz w:val="18"/>
              <w:szCs w:val="18"/>
              <w:u w:val="single"/>
            </w:rPr>
          </w:rPrChange>
        </w:rPr>
        <w:t>S</w:t>
      </w:r>
      <w:r w:rsidR="00566B75" w:rsidRPr="00566B75">
        <w:rPr>
          <w:rFonts w:ascii="Times New Roman" w:hAnsi="Times New Roman"/>
          <w:color w:val="191919"/>
          <w:spacing w:val="-3"/>
          <w:sz w:val="24"/>
          <w:szCs w:val="24"/>
          <w:rPrChange w:id="775" w:author="jhawkins" w:date="2011-04-01T11:13:00Z">
            <w:rPr>
              <w:rFonts w:ascii="Times New Roman" w:eastAsiaTheme="minorEastAsia" w:hAnsi="Times New Roman" w:cstheme="minorBidi"/>
              <w:b w:val="0"/>
              <w:bCs w:val="0"/>
              <w:color w:val="191919"/>
              <w:spacing w:val="-3"/>
              <w:sz w:val="18"/>
              <w:szCs w:val="18"/>
              <w:u w:val="single"/>
            </w:rPr>
          </w:rPrChange>
        </w:rPr>
        <w:t xml:space="preserve"> </w:t>
      </w:r>
      <w:r w:rsidRPr="00DB66F3">
        <w:rPr>
          <w:rFonts w:ascii="Times New Roman" w:hAnsi="Times New Roman"/>
          <w:color w:val="191919"/>
          <w:spacing w:val="-16"/>
          <w:sz w:val="24"/>
          <w:szCs w:val="24"/>
        </w:rPr>
        <w:t>A</w:t>
      </w:r>
      <w:r w:rsidR="00566B75" w:rsidRPr="00566B75">
        <w:rPr>
          <w:rFonts w:ascii="Times New Roman" w:hAnsi="Times New Roman"/>
          <w:color w:val="191919"/>
          <w:spacing w:val="-2"/>
          <w:sz w:val="24"/>
          <w:szCs w:val="24"/>
          <w:rPrChange w:id="776" w:author="jhawkins" w:date="2011-04-01T11:13:00Z">
            <w:rPr>
              <w:rFonts w:ascii="Times New Roman" w:eastAsiaTheme="minorEastAsia" w:hAnsi="Times New Roman" w:cstheme="minorBidi"/>
              <w:b w:val="0"/>
              <w:bCs w:val="0"/>
              <w:color w:val="191919"/>
              <w:spacing w:val="-2"/>
              <w:sz w:val="18"/>
              <w:szCs w:val="18"/>
              <w:u w:val="single"/>
            </w:rPr>
          </w:rPrChange>
        </w:rPr>
        <w:t>TTENDANCE</w:t>
      </w:r>
      <w:bookmarkEnd w:id="759"/>
      <w:bookmarkEnd w:id="760"/>
      <w:bookmarkEnd w:id="761"/>
      <w:bookmarkEnd w:id="762"/>
      <w:bookmarkEnd w:id="763"/>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compulsor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dail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participatio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perform</w:t>
      </w:r>
      <w:r>
        <w:rPr>
          <w:rFonts w:ascii="Times New Roman" w:hAnsi="Times New Roman"/>
          <w:color w:val="191919"/>
          <w:spacing w:val="-3"/>
          <w:sz w:val="18"/>
          <w:szCs w:val="18"/>
        </w:rPr>
        <w:t>a</w:t>
      </w:r>
      <w:r>
        <w:rPr>
          <w:rFonts w:ascii="Times New Roman" w:hAnsi="Times New Roman"/>
          <w:color w:val="191919"/>
          <w:spacing w:val="-2"/>
          <w:sz w:val="18"/>
          <w:szCs w:val="18"/>
        </w:rPr>
        <w:t>nce</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will no</w:t>
      </w:r>
      <w:r>
        <w:rPr>
          <w:rFonts w:ascii="Times New Roman" w:hAnsi="Times New Roman"/>
          <w:color w:val="191919"/>
          <w:sz w:val="18"/>
          <w:szCs w:val="18"/>
        </w:rPr>
        <w:t>t</w:t>
      </w:r>
      <w:r>
        <w:rPr>
          <w:rFonts w:ascii="Times New Roman" w:hAnsi="Times New Roman"/>
          <w:color w:val="191919"/>
          <w:spacing w:val="-2"/>
          <w:sz w:val="18"/>
          <w:szCs w:val="18"/>
        </w:rPr>
        <w:t xml:space="preserve"> administe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examination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quizze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clas</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reason</w:t>
      </w:r>
      <w:r>
        <w:rPr>
          <w:rFonts w:ascii="Times New Roman" w:hAnsi="Times New Roman"/>
          <w:color w:val="191919"/>
          <w:sz w:val="18"/>
          <w:szCs w:val="18"/>
        </w:rPr>
        <w:t>s</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busines</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sickness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immediat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summons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reasons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x</w:t>
      </w:r>
      <w:r>
        <w:rPr>
          <w:rFonts w:ascii="Times New Roman" w:hAnsi="Times New Roman"/>
          <w:color w:val="191919"/>
          <w:spacing w:val="-2"/>
          <w:sz w:val="18"/>
          <w:szCs w:val="18"/>
        </w:rPr>
        <w:t>trem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avoidabl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absences.</w:t>
      </w:r>
    </w:p>
    <w:p w:rsidR="004D157D" w:rsidRPr="00544F8B" w:rsidRDefault="004D157D" w:rsidP="00C020E6">
      <w:pPr>
        <w:pStyle w:val="Heading2"/>
        <w:ind w:left="90" w:right="130" w:firstLine="0"/>
        <w:rPr>
          <w:rFonts w:ascii="Times New Roman" w:hAnsi="Times New Roman"/>
          <w:color w:val="000000"/>
          <w:sz w:val="18"/>
          <w:szCs w:val="18"/>
        </w:rPr>
      </w:pPr>
      <w:bookmarkStart w:id="777" w:name="_Toc293070072"/>
      <w:bookmarkStart w:id="778" w:name="_Toc293077522"/>
      <w:bookmarkStart w:id="779" w:name="_Toc293078106"/>
      <w:bookmarkStart w:id="780" w:name="_Toc295559076"/>
      <w:bookmarkStart w:id="781" w:name="_Toc297152601"/>
      <w:r w:rsidRPr="00544F8B">
        <w:rPr>
          <w:rFonts w:ascii="Times New Roman" w:hAnsi="Times New Roman"/>
          <w:color w:val="191919"/>
          <w:spacing w:val="-2"/>
          <w:sz w:val="18"/>
          <w:szCs w:val="18"/>
        </w:rPr>
        <w:t>S</w:t>
      </w:r>
      <w:r>
        <w:rPr>
          <w:rFonts w:ascii="Times New Roman" w:hAnsi="Times New Roman"/>
          <w:color w:val="191919"/>
          <w:spacing w:val="-16"/>
          <w:sz w:val="18"/>
          <w:szCs w:val="18"/>
        </w:rPr>
        <w:t>TA</w:t>
      </w:r>
      <w:r>
        <w:rPr>
          <w:rFonts w:ascii="Times New Roman" w:hAnsi="Times New Roman"/>
          <w:color w:val="191919"/>
          <w:spacing w:val="-2"/>
          <w:sz w:val="18"/>
          <w:szCs w:val="18"/>
        </w:rPr>
        <w:t>TEMEN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sidRPr="00544F8B">
        <w:rPr>
          <w:rFonts w:ascii="Times New Roman" w:hAnsi="Times New Roman"/>
          <w:color w:val="191919"/>
          <w:spacing w:val="-2"/>
          <w:sz w:val="18"/>
          <w:szCs w:val="18"/>
        </w:rPr>
        <w:t>D</w:t>
      </w:r>
      <w:r>
        <w:rPr>
          <w:rFonts w:ascii="Times New Roman" w:hAnsi="Times New Roman"/>
          <w:color w:val="191919"/>
          <w:spacing w:val="-2"/>
          <w:sz w:val="18"/>
          <w:szCs w:val="18"/>
        </w:rPr>
        <w:t>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O</w:t>
      </w:r>
      <w:r>
        <w:rPr>
          <w:rFonts w:ascii="Times New Roman" w:hAnsi="Times New Roman"/>
          <w:color w:val="191919"/>
          <w:spacing w:val="-2"/>
          <w:sz w:val="18"/>
          <w:szCs w:val="18"/>
        </w:rPr>
        <w:t>BSTRUCTIV</w:t>
      </w:r>
      <w:r>
        <w:rPr>
          <w:rFonts w:ascii="Times New Roman" w:hAnsi="Times New Roman"/>
          <w:color w:val="191919"/>
          <w:sz w:val="18"/>
          <w:szCs w:val="18"/>
        </w:rPr>
        <w:t>E</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B</w:t>
      </w:r>
      <w:r>
        <w:rPr>
          <w:rFonts w:ascii="Times New Roman" w:hAnsi="Times New Roman"/>
          <w:color w:val="191919"/>
          <w:spacing w:val="-2"/>
          <w:sz w:val="18"/>
          <w:szCs w:val="18"/>
        </w:rPr>
        <w:t>EH</w:t>
      </w:r>
      <w:r>
        <w:rPr>
          <w:rFonts w:ascii="Times New Roman" w:hAnsi="Times New Roman"/>
          <w:color w:val="191919"/>
          <w:spacing w:val="-26"/>
          <w:sz w:val="18"/>
          <w:szCs w:val="18"/>
        </w:rPr>
        <w:t>A</w:t>
      </w:r>
      <w:r>
        <w:rPr>
          <w:rFonts w:ascii="Times New Roman" w:hAnsi="Times New Roman"/>
          <w:color w:val="191919"/>
          <w:spacing w:val="-2"/>
          <w:sz w:val="18"/>
          <w:szCs w:val="18"/>
        </w:rPr>
        <w:t>VIOR</w:t>
      </w:r>
      <w:bookmarkEnd w:id="777"/>
      <w:bookmarkEnd w:id="778"/>
      <w:bookmarkEnd w:id="779"/>
      <w:bookmarkEnd w:id="780"/>
      <w:bookmarkEnd w:id="781"/>
    </w:p>
    <w:p w:rsidR="004D157D" w:rsidRPr="00544F8B" w:rsidRDefault="004D157D" w:rsidP="004D157D">
      <w:pPr>
        <w:widowControl w:val="0"/>
        <w:autoSpaceDE w:val="0"/>
        <w:autoSpaceDN w:val="0"/>
        <w:adjustRightInd w:val="0"/>
        <w:spacing w:before="30" w:after="120" w:line="250" w:lineRule="auto"/>
        <w:ind w:left="86"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pacing w:val="-5"/>
          <w:sz w:val="18"/>
          <w:szCs w:val="18"/>
        </w:rPr>
        <w:t>f</w:t>
      </w:r>
      <w:r>
        <w:rPr>
          <w:rFonts w:ascii="Times New Roman" w:hAnsi="Times New Roman"/>
          <w:color w:val="191919"/>
          <w:spacing w:val="-2"/>
          <w:sz w:val="18"/>
          <w:szCs w:val="18"/>
        </w:rPr>
        <w:t>firm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debate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iscussio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and peacefu</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non-disruptiv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pacing w:val="-13"/>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infring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Board</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practice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freedom o</w:t>
      </w:r>
      <w:r>
        <w:rPr>
          <w:rFonts w:ascii="Times New Roman" w:hAnsi="Times New Roman"/>
          <w:color w:val="191919"/>
          <w:sz w:val="18"/>
          <w:szCs w:val="18"/>
        </w:rPr>
        <w:t xml:space="preserve">f </w:t>
      </w:r>
      <w:r>
        <w:rPr>
          <w:rFonts w:ascii="Times New Roman" w:hAnsi="Times New Roman"/>
          <w:color w:val="191919"/>
          <w:spacing w:val="-2"/>
          <w:sz w:val="18"/>
          <w:szCs w:val="18"/>
        </w:rPr>
        <w:t>expressio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action</w:t>
      </w:r>
      <w:r>
        <w:rPr>
          <w:rFonts w:ascii="Times New Roman" w:hAnsi="Times New Roman"/>
          <w:color w:val="191919"/>
          <w:sz w:val="18"/>
          <w:szCs w:val="18"/>
        </w:rPr>
        <w:t xml:space="preserve">. </w:t>
      </w:r>
      <w:r>
        <w:rPr>
          <w:rFonts w:ascii="Times New Roman" w:hAnsi="Times New Roman"/>
          <w:color w:val="191919"/>
          <w:spacing w:val="-2"/>
          <w:sz w:val="18"/>
          <w:szCs w:val="18"/>
        </w:rPr>
        <w:t>Rathe</w:t>
      </w:r>
      <w:r>
        <w:rPr>
          <w:rFonts w:ascii="Times New Roman" w:hAnsi="Times New Roman"/>
          <w:color w:val="191919"/>
          <w:spacing w:val="-9"/>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considere</w:t>
      </w:r>
      <w:r>
        <w:rPr>
          <w:rFonts w:ascii="Times New Roman" w:hAnsi="Times New Roman"/>
          <w:color w:val="191919"/>
          <w:sz w:val="18"/>
          <w:szCs w:val="18"/>
        </w:rPr>
        <w:t xml:space="preserve">d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comba</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ultimat</w:t>
      </w:r>
      <w:r>
        <w:rPr>
          <w:rFonts w:ascii="Times New Roman" w:hAnsi="Times New Roman"/>
          <w:color w:val="191919"/>
          <w:sz w:val="18"/>
          <w:szCs w:val="18"/>
        </w:rPr>
        <w:t xml:space="preserve">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irresponsibl</w:t>
      </w:r>
      <w:r>
        <w:rPr>
          <w:rFonts w:ascii="Times New Roman" w:hAnsi="Times New Roman"/>
          <w:color w:val="191919"/>
          <w:sz w:val="18"/>
          <w:szCs w:val="18"/>
        </w:rPr>
        <w:t xml:space="preserve">e </w:t>
      </w:r>
      <w:r>
        <w:rPr>
          <w:rFonts w:ascii="Times New Roman" w:hAnsi="Times New Roman"/>
          <w:color w:val="191919"/>
          <w:spacing w:val="-2"/>
          <w:sz w:val="18"/>
          <w:szCs w:val="18"/>
        </w:rPr>
        <w:t>disruptiv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obs</w:t>
      </w:r>
      <w:r>
        <w:rPr>
          <w:rFonts w:ascii="Times New Roman" w:hAnsi="Times New Roman"/>
          <w:color w:val="191919"/>
          <w:spacing w:val="-3"/>
          <w:sz w:val="18"/>
          <w:szCs w:val="18"/>
        </w:rPr>
        <w:t>t</w:t>
      </w:r>
      <w:r>
        <w:rPr>
          <w:rFonts w:ascii="Times New Roman" w:hAnsi="Times New Roman"/>
          <w:color w:val="191919"/>
          <w:spacing w:val="-2"/>
          <w:sz w:val="18"/>
          <w:szCs w:val="18"/>
        </w:rPr>
        <w:t>ructiv</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by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destro</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structure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operates.</w:t>
      </w: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recen</w:t>
      </w:r>
      <w:r>
        <w:rPr>
          <w:rFonts w:ascii="Times New Roman" w:hAnsi="Times New Roman"/>
          <w:color w:val="191919"/>
          <w:sz w:val="18"/>
          <w:szCs w:val="18"/>
        </w:rPr>
        <w:t xml:space="preserve">t </w:t>
      </w:r>
      <w:r>
        <w:rPr>
          <w:rFonts w:ascii="Times New Roman" w:hAnsi="Times New Roman"/>
          <w:color w:val="191919"/>
          <w:spacing w:val="-2"/>
          <w:sz w:val="18"/>
          <w:szCs w:val="18"/>
        </w:rPr>
        <w:t>years</w:t>
      </w:r>
      <w:r>
        <w:rPr>
          <w:rFonts w:ascii="Times New Roman" w:hAnsi="Times New Roman"/>
          <w:color w:val="191919"/>
          <w:sz w:val="18"/>
          <w:szCs w:val="18"/>
        </w:rPr>
        <w:t xml:space="preserve">, a </w:t>
      </w:r>
      <w:r>
        <w:rPr>
          <w:rFonts w:ascii="Times New Roman" w:hAnsi="Times New Roman"/>
          <w:color w:val="191919"/>
          <w:spacing w:val="-2"/>
          <w:sz w:val="18"/>
          <w:szCs w:val="18"/>
        </w:rPr>
        <w:t>ne</w:t>
      </w:r>
      <w:r>
        <w:rPr>
          <w:rFonts w:ascii="Times New Roman" w:hAnsi="Times New Roman"/>
          <w:color w:val="191919"/>
          <w:spacing w:val="-14"/>
          <w:sz w:val="18"/>
          <w:szCs w:val="18"/>
        </w:rPr>
        <w:t>w</w:t>
      </w:r>
      <w:r>
        <w:rPr>
          <w:rFonts w:ascii="Times New Roman" w:hAnsi="Times New Roman"/>
          <w:color w:val="191919"/>
          <w:sz w:val="18"/>
          <w:szCs w:val="18"/>
        </w:rPr>
        <w:t xml:space="preserve">, </w:t>
      </w:r>
      <w:r>
        <w:rPr>
          <w:rFonts w:ascii="Times New Roman" w:hAnsi="Times New Roman"/>
          <w:color w:val="191919"/>
          <w:spacing w:val="-2"/>
          <w:sz w:val="18"/>
          <w:szCs w:val="18"/>
        </w:rPr>
        <w:t>seriou</w:t>
      </w:r>
      <w:r>
        <w:rPr>
          <w:rFonts w:ascii="Times New Roman" w:hAnsi="Times New Roman"/>
          <w:color w:val="191919"/>
          <w:sz w:val="18"/>
          <w:szCs w:val="18"/>
        </w:rPr>
        <w:t xml:space="preserve">s </w:t>
      </w:r>
      <w:r>
        <w:rPr>
          <w:rFonts w:ascii="Times New Roman" w:hAnsi="Times New Roman"/>
          <w:color w:val="191919"/>
          <w:spacing w:val="-2"/>
          <w:sz w:val="18"/>
          <w:szCs w:val="18"/>
        </w:rPr>
        <w:t>proble</w:t>
      </w:r>
      <w:r>
        <w:rPr>
          <w:rFonts w:ascii="Times New Roman" w:hAnsi="Times New Roman"/>
          <w:color w:val="191919"/>
          <w:sz w:val="18"/>
          <w:szCs w:val="18"/>
        </w:rPr>
        <w:t xml:space="preserve">m </w:t>
      </w:r>
      <w:r>
        <w:rPr>
          <w:rFonts w:ascii="Times New Roman" w:hAnsi="Times New Roman"/>
          <w:color w:val="191919"/>
          <w:spacing w:val="-2"/>
          <w:sz w:val="18"/>
          <w:szCs w:val="18"/>
        </w:rPr>
        <w:t>ha</w:t>
      </w:r>
      <w:r>
        <w:rPr>
          <w:rFonts w:ascii="Times New Roman" w:hAnsi="Times New Roman"/>
          <w:color w:val="191919"/>
          <w:sz w:val="18"/>
          <w:szCs w:val="18"/>
        </w:rPr>
        <w:t xml:space="preserve">s </w:t>
      </w:r>
      <w:r>
        <w:rPr>
          <w:rFonts w:ascii="Times New Roman" w:hAnsi="Times New Roman"/>
          <w:color w:val="191919"/>
          <w:spacing w:val="-2"/>
          <w:sz w:val="18"/>
          <w:szCs w:val="18"/>
        </w:rPr>
        <w:t>appeare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man</w:t>
      </w:r>
      <w:r>
        <w:rPr>
          <w:rFonts w:ascii="Times New Roman" w:hAnsi="Times New Roman"/>
          <w:color w:val="191919"/>
          <w:sz w:val="18"/>
          <w:szCs w:val="18"/>
        </w:rPr>
        <w:t xml:space="preserve">y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campuse</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nation</w:t>
      </w:r>
      <w:r>
        <w:rPr>
          <w:rFonts w:ascii="Times New Roman" w:hAnsi="Times New Roman"/>
          <w:color w:val="191919"/>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 xml:space="preserve">e </w:t>
      </w:r>
      <w:r>
        <w:rPr>
          <w:rFonts w:ascii="Times New Roman" w:hAnsi="Times New Roman"/>
          <w:color w:val="191919"/>
          <w:spacing w:val="-2"/>
          <w:sz w:val="18"/>
          <w:szCs w:val="18"/>
        </w:rPr>
        <w:t>students</w:t>
      </w:r>
      <w:r>
        <w:rPr>
          <w:rFonts w:ascii="Times New Roman" w:hAnsi="Times New Roman"/>
          <w:color w:val="191919"/>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 an</w:t>
      </w:r>
      <w:r>
        <w:rPr>
          <w:rFonts w:ascii="Times New Roman" w:hAnsi="Times New Roman"/>
          <w:color w:val="191919"/>
          <w:sz w:val="18"/>
          <w:szCs w:val="18"/>
        </w:rPr>
        <w:t>d</w:t>
      </w:r>
      <w:r>
        <w:rPr>
          <w:rFonts w:ascii="Times New Roman" w:hAnsi="Times New Roman"/>
          <w:color w:val="191919"/>
          <w:spacing w:val="-2"/>
          <w:sz w:val="18"/>
          <w:szCs w:val="18"/>
        </w:rPr>
        <w:t xml:space="preserve"> other</w:t>
      </w:r>
      <w:r>
        <w:rPr>
          <w:rFonts w:ascii="Times New Roman" w:hAnsi="Times New Roman"/>
          <w:color w:val="191919"/>
          <w:sz w:val="18"/>
          <w:szCs w:val="18"/>
        </w:rPr>
        <w:t>s</w:t>
      </w:r>
      <w:r>
        <w:rPr>
          <w:rFonts w:ascii="Times New Roman" w:hAnsi="Times New Roman"/>
          <w:color w:val="191919"/>
          <w:spacing w:val="-2"/>
          <w:sz w:val="18"/>
          <w:szCs w:val="18"/>
        </w:rPr>
        <w:t xml:space="preserve"> have</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occasion</w:t>
      </w:r>
      <w:r>
        <w:rPr>
          <w:rFonts w:ascii="Times New Roman" w:hAnsi="Times New Roman"/>
          <w:color w:val="191919"/>
          <w:sz w:val="18"/>
          <w:szCs w:val="18"/>
        </w:rPr>
        <w:t>,</w:t>
      </w:r>
      <w:r>
        <w:rPr>
          <w:rFonts w:ascii="Times New Roman" w:hAnsi="Times New Roman"/>
          <w:color w:val="191919"/>
          <w:spacing w:val="-2"/>
          <w:sz w:val="18"/>
          <w:szCs w:val="18"/>
        </w:rPr>
        <w:t xml:space="preserve"> engage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demonstrations</w:t>
      </w:r>
      <w:r>
        <w:rPr>
          <w:rFonts w:ascii="Times New Roman" w:hAnsi="Times New Roman"/>
          <w:color w:val="191919"/>
          <w:sz w:val="18"/>
          <w:szCs w:val="18"/>
        </w:rPr>
        <w:t>,</w:t>
      </w:r>
      <w:r>
        <w:rPr>
          <w:rFonts w:ascii="Times New Roman" w:hAnsi="Times New Roman"/>
          <w:color w:val="191919"/>
          <w:spacing w:val="-2"/>
          <w:sz w:val="18"/>
          <w:szCs w:val="18"/>
        </w:rPr>
        <w:t xml:space="preserve"> sit-ins</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activitie</w:t>
      </w:r>
      <w:r>
        <w:rPr>
          <w:rFonts w:ascii="Times New Roman" w:hAnsi="Times New Roman"/>
          <w:color w:val="191919"/>
          <w:sz w:val="18"/>
          <w:szCs w:val="18"/>
        </w:rPr>
        <w:t>s</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clearl</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deliberatel</w:t>
      </w:r>
      <w:r>
        <w:rPr>
          <w:rFonts w:ascii="Times New Roman" w:hAnsi="Times New Roman"/>
          <w:color w:val="191919"/>
          <w:sz w:val="18"/>
          <w:szCs w:val="18"/>
        </w:rPr>
        <w:t>y</w:t>
      </w:r>
      <w:r>
        <w:rPr>
          <w:rFonts w:ascii="Times New Roman" w:hAnsi="Times New Roman"/>
          <w:color w:val="191919"/>
          <w:spacing w:val="-2"/>
          <w:sz w:val="18"/>
          <w:szCs w:val="18"/>
        </w:rPr>
        <w:t xml:space="preserve"> inte</w:t>
      </w:r>
      <w:r>
        <w:rPr>
          <w:rFonts w:ascii="Times New Roman" w:hAnsi="Times New Roman"/>
          <w:color w:val="191919"/>
          <w:spacing w:val="-3"/>
          <w:sz w:val="18"/>
          <w:szCs w:val="18"/>
        </w:rPr>
        <w:t>r</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operatio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ypicall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action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occupatio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buildi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protracte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displa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verba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obscenitie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involvin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disorderl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w:t>
      </w:r>
      <w:r>
        <w:rPr>
          <w:rFonts w:ascii="Times New Roman" w:hAnsi="Times New Roman"/>
          <w:color w:val="191919"/>
          <w:spacing w:val="-3"/>
          <w:sz w:val="18"/>
          <w:szCs w:val="18"/>
        </w:rPr>
        <w:t>u</w:t>
      </w:r>
      <w:r>
        <w:rPr>
          <w:rFonts w:ascii="Times New Roman" w:hAnsi="Times New Roman"/>
          <w:color w:val="191919"/>
          <w:spacing w:val="-2"/>
          <w:sz w:val="18"/>
          <w:szCs w:val="18"/>
        </w:rPr>
        <w:t>ct.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Change w:id="782"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hav</w:t>
      </w:r>
      <w:r>
        <w:rPr>
          <w:rFonts w:ascii="Times New Roman" w:hAnsi="Times New Roman"/>
          <w:color w:val="191919"/>
          <w:sz w:val="18"/>
          <w:szCs w:val="18"/>
        </w:rPr>
        <w:t xml:space="preserve">e </w:t>
      </w:r>
      <w:r>
        <w:rPr>
          <w:rFonts w:ascii="Times New Roman" w:hAnsi="Times New Roman"/>
          <w:color w:val="191919"/>
          <w:spacing w:val="-2"/>
          <w:sz w:val="18"/>
          <w:szCs w:val="18"/>
        </w:rPr>
        <w:t>gon</w:t>
      </w:r>
      <w:r>
        <w:rPr>
          <w:rFonts w:ascii="Times New Roman" w:hAnsi="Times New Roman"/>
          <w:color w:val="191919"/>
          <w:sz w:val="18"/>
          <w:szCs w:val="18"/>
        </w:rPr>
        <w:t xml:space="preserve">e </w:t>
      </w:r>
      <w:r>
        <w:rPr>
          <w:rFonts w:ascii="Times New Roman" w:hAnsi="Times New Roman"/>
          <w:color w:val="191919"/>
          <w:spacing w:val="-2"/>
          <w:sz w:val="18"/>
          <w:szCs w:val="18"/>
        </w:rPr>
        <w:t>beyon</w:t>
      </w:r>
      <w:r>
        <w:rPr>
          <w:rFonts w:ascii="Times New Roman" w:hAnsi="Times New Roman"/>
          <w:color w:val="191919"/>
          <w:sz w:val="18"/>
          <w:szCs w:val="18"/>
        </w:rPr>
        <w:t xml:space="preserve">d </w:t>
      </w:r>
      <w:r>
        <w:rPr>
          <w:rFonts w:ascii="Times New Roman" w:hAnsi="Times New Roman"/>
          <w:color w:val="191919"/>
          <w:spacing w:val="-2"/>
          <w:sz w:val="18"/>
          <w:szCs w:val="18"/>
        </w:rPr>
        <w:t>al</w:t>
      </w:r>
      <w:r>
        <w:rPr>
          <w:rFonts w:ascii="Times New Roman" w:hAnsi="Times New Roman"/>
          <w:color w:val="191919"/>
          <w:sz w:val="18"/>
          <w:szCs w:val="18"/>
        </w:rPr>
        <w:t xml:space="preserve">l </w:t>
      </w:r>
      <w:r>
        <w:rPr>
          <w:rFonts w:ascii="Times New Roman" w:hAnsi="Times New Roman"/>
          <w:color w:val="191919"/>
          <w:spacing w:val="-2"/>
          <w:sz w:val="18"/>
          <w:szCs w:val="18"/>
        </w:rPr>
        <w:t>heretofor</w:t>
      </w:r>
      <w:r>
        <w:rPr>
          <w:rFonts w:ascii="Times New Roman" w:hAnsi="Times New Roman"/>
          <w:color w:val="191919"/>
          <w:sz w:val="18"/>
          <w:szCs w:val="18"/>
        </w:rPr>
        <w:t xml:space="preserve">e </w:t>
      </w:r>
      <w:r>
        <w:rPr>
          <w:rFonts w:ascii="Times New Roman" w:hAnsi="Times New Roman"/>
          <w:color w:val="191919"/>
          <w:spacing w:val="-2"/>
          <w:sz w:val="18"/>
          <w:szCs w:val="18"/>
        </w:rPr>
        <w:t>recognize</w:t>
      </w:r>
      <w:r>
        <w:rPr>
          <w:rFonts w:ascii="Times New Roman" w:hAnsi="Times New Roman"/>
          <w:color w:val="191919"/>
          <w:sz w:val="18"/>
          <w:szCs w:val="18"/>
        </w:rPr>
        <w:t xml:space="preserve">d </w:t>
      </w:r>
      <w:r>
        <w:rPr>
          <w:rFonts w:ascii="Times New Roman" w:hAnsi="Times New Roman"/>
          <w:color w:val="191919"/>
          <w:spacing w:val="-2"/>
          <w:sz w:val="18"/>
          <w:szCs w:val="18"/>
        </w:rPr>
        <w:t>bound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meeting</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discussion</w:t>
      </w:r>
      <w:r>
        <w:rPr>
          <w:rFonts w:ascii="Times New Roman" w:hAnsi="Times New Roman"/>
          <w:color w:val="191919"/>
          <w:sz w:val="18"/>
          <w:szCs w:val="18"/>
        </w:rPr>
        <w:t xml:space="preserve">, </w:t>
      </w:r>
      <w:r>
        <w:rPr>
          <w:rFonts w:ascii="Times New Roman" w:hAnsi="Times New Roman"/>
          <w:color w:val="191919"/>
          <w:spacing w:val="-2"/>
          <w:sz w:val="18"/>
          <w:szCs w:val="18"/>
        </w:rPr>
        <w:t>persuasion</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eve</w:t>
      </w:r>
      <w:r>
        <w:rPr>
          <w:rFonts w:ascii="Times New Roman" w:hAnsi="Times New Roman"/>
          <w:color w:val="191919"/>
          <w:sz w:val="18"/>
          <w:szCs w:val="18"/>
        </w:rPr>
        <w:t xml:space="preserve">n </w:t>
      </w:r>
      <w:r>
        <w:rPr>
          <w:rFonts w:ascii="Times New Roman" w:hAnsi="Times New Roman"/>
          <w:color w:val="191919"/>
          <w:spacing w:val="-2"/>
          <w:sz w:val="18"/>
          <w:szCs w:val="18"/>
        </w:rPr>
        <w:t>protest</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pacing w:val="-2"/>
          <w:sz w:val="18"/>
          <w:szCs w:val="18"/>
        </w:rPr>
        <w:t>t</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 </w:t>
      </w:r>
      <w:r>
        <w:rPr>
          <w:rFonts w:ascii="Times New Roman" w:hAnsi="Times New Roman"/>
          <w:color w:val="191919"/>
          <w:spacing w:val="-2"/>
          <w:sz w:val="18"/>
          <w:szCs w:val="18"/>
        </w:rPr>
        <w:t>acquiescenc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demand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direction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ignored</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recognizabl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s</w:t>
      </w:r>
      <w:r>
        <w:rPr>
          <w:rFonts w:ascii="Times New Roman" w:hAnsi="Times New Roman"/>
          <w:color w:val="191919"/>
          <w:spacing w:val="-2"/>
          <w:sz w:val="18"/>
          <w:szCs w:val="18"/>
        </w:rPr>
        <w:t>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channels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intellectua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debat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persuasio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very</w:t>
      </w:r>
      <w:r w:rsidRPr="00544F8B">
        <w:rPr>
          <w:rFonts w:ascii="Times New Roman" w:hAnsi="Times New Roman"/>
          <w:color w:val="191919"/>
          <w:spacing w:val="-2"/>
          <w:sz w:val="18"/>
          <w:szCs w:val="18"/>
        </w:rPr>
        <w:t xml:space="preserve"> </w:t>
      </w:r>
      <w:r>
        <w:rPr>
          <w:rFonts w:ascii="Times New Roman" w:hAnsi="Times New Roman"/>
          <w:color w:val="191919"/>
          <w:spacing w:val="-2"/>
          <w:sz w:val="18"/>
          <w:szCs w:val="18"/>
        </w:rPr>
        <w:t>hear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Change w:id="783"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deepl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problem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ruling</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ultimatel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op</w:t>
      </w:r>
      <w:r>
        <w:rPr>
          <w:rFonts w:ascii="Times New Roman" w:hAnsi="Times New Roman"/>
          <w:color w:val="191919"/>
          <w:spacing w:val="-3"/>
          <w:sz w:val="18"/>
          <w:szCs w:val="18"/>
        </w:rPr>
        <w:t>e</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several 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dives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itself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responsibilit</w:t>
      </w:r>
      <w:r>
        <w:rPr>
          <w:rFonts w:ascii="Times New Roman" w:hAnsi="Times New Roman"/>
          <w:color w:val="191919"/>
          <w:spacing w:val="-13"/>
          <w:sz w:val="18"/>
          <w:szCs w:val="18"/>
        </w:rPr>
        <w:t>y</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Change w:id="784"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stipulate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faculty membe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individuall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concer</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administrative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disciplinar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any campu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irresponsibilit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to disciplinar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resultin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dismissa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employment.</w:t>
      </w:r>
    </w:p>
    <w:p w:rsidR="004D157D" w:rsidRPr="00544F8B" w:rsidRDefault="004D157D" w:rsidP="00C020E6">
      <w:pPr>
        <w:pStyle w:val="Heading2"/>
        <w:ind w:left="90" w:right="130" w:firstLine="0"/>
        <w:rPr>
          <w:rFonts w:ascii="Times New Roman" w:hAnsi="Times New Roman"/>
          <w:color w:val="000000"/>
          <w:sz w:val="18"/>
          <w:szCs w:val="18"/>
        </w:rPr>
      </w:pPr>
      <w:bookmarkStart w:id="785" w:name="_Toc293070073"/>
      <w:bookmarkStart w:id="786" w:name="_Toc293077523"/>
      <w:bookmarkStart w:id="787" w:name="_Toc293078107"/>
      <w:bookmarkStart w:id="788" w:name="_Toc295559077"/>
      <w:bookmarkStart w:id="789" w:name="_Toc297152602"/>
      <w:r w:rsidRPr="00544F8B">
        <w:rPr>
          <w:rFonts w:ascii="Times New Roman" w:hAnsi="Times New Roman"/>
          <w:color w:val="191919"/>
          <w:spacing w:val="-2"/>
          <w:sz w:val="18"/>
          <w:szCs w:val="18"/>
        </w:rPr>
        <w:t>C</w:t>
      </w:r>
      <w:r>
        <w:rPr>
          <w:rFonts w:ascii="Times New Roman" w:hAnsi="Times New Roman"/>
          <w:color w:val="191919"/>
          <w:spacing w:val="-2"/>
          <w:sz w:val="18"/>
          <w:szCs w:val="18"/>
        </w:rPr>
        <w:t>AREE</w:t>
      </w:r>
      <w:r>
        <w:rPr>
          <w:rFonts w:ascii="Times New Roman" w:hAnsi="Times New Roman"/>
          <w:color w:val="191919"/>
          <w:sz w:val="18"/>
          <w:szCs w:val="18"/>
        </w:rPr>
        <w:t>R</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785"/>
      <w:bookmarkEnd w:id="786"/>
      <w:bookmarkEnd w:id="787"/>
      <w:bookmarkEnd w:id="788"/>
      <w:bookmarkEnd w:id="789"/>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complements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w:t>
      </w:r>
      <w:r>
        <w:rPr>
          <w:rFonts w:ascii="Times New Roman" w:hAnsi="Times New Roman"/>
          <w:color w:val="191919"/>
          <w:spacing w:val="-4"/>
          <w:sz w:val="18"/>
          <w:szCs w:val="18"/>
        </w:rPr>
        <w:t>n</w:t>
      </w:r>
      <w:r>
        <w:rPr>
          <w:rFonts w:ascii="Times New Roman" w:hAnsi="Times New Roman"/>
          <w:color w:val="191919"/>
          <w:spacing w:val="-2"/>
          <w:sz w:val="18"/>
          <w:szCs w:val="18"/>
        </w:rPr>
        <w:t>hance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broade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utmos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importanc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unique</w:t>
      </w:r>
      <w:r>
        <w:rPr>
          <w:rFonts w:ascii="Times New Roman" w:hAnsi="Times New Roman"/>
          <w:color w:val="191919"/>
          <w:spacing w:val="-3"/>
          <w:sz w:val="18"/>
          <w:szCs w:val="18"/>
        </w:rPr>
        <w:t>n</w:t>
      </w:r>
      <w:r>
        <w:rPr>
          <w:rFonts w:ascii="Times New Roman" w:hAnsi="Times New Roman"/>
          <w:color w:val="191919"/>
          <w:spacing w:val="-2"/>
          <w:sz w:val="18"/>
          <w:szCs w:val="18"/>
        </w:rPr>
        <w:t>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diversity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proactivel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accomplishe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up-to-dat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hoosin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disti</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Change w:id="790"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Self</w:t>
      </w:r>
      <w:proofErr w:type="gramEnd"/>
      <w:r>
        <w:rPr>
          <w:rFonts w:ascii="Times New Roman" w:hAnsi="Times New Roman"/>
          <w:color w:val="191919"/>
          <w:spacing w:val="-2"/>
          <w:sz w:val="18"/>
          <w:szCs w:val="18"/>
        </w:rPr>
        <w:t>-Assessment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testing.</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Change w:id="791"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Experientia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Opportunities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Shadowin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mentorin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Change w:id="792" w:author="jhawkins" w:date="2011-04-01T11:13:00Z">
            <w:rPr>
              <w:rFonts w:ascii="Times New Roman" w:hAnsi="Times New Roman"/>
              <w:color w:val="000000"/>
            </w:rPr>
          </w:rPrChange>
        </w:rPr>
      </w:pPr>
    </w:p>
    <w:p w:rsidR="004D157D" w:rsidRDefault="004D157D" w:rsidP="004D157D">
      <w:pPr>
        <w:widowControl w:val="0"/>
        <w:autoSpaceDE w:val="0"/>
        <w:autoSpaceDN w:val="0"/>
        <w:adjustRightInd w:val="0"/>
        <w:spacing w:after="0"/>
        <w:ind w:left="90" w:right="130"/>
        <w:rPr>
          <w:rFonts w:ascii="Times New Roman" w:hAnsi="Times New Roman"/>
          <w:color w:val="191919"/>
          <w:spacing w:val="-4"/>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recruitment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listings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referrals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p>
    <w:p w:rsidR="004D157D" w:rsidRDefault="004D157D" w:rsidP="004D157D">
      <w:pPr>
        <w:widowControl w:val="0"/>
        <w:autoSpaceDE w:val="0"/>
        <w:autoSpaceDN w:val="0"/>
        <w:adjustRightInd w:val="0"/>
        <w:spacing w:after="0"/>
        <w:ind w:left="90" w:right="130"/>
        <w:rPr>
          <w:rFonts w:ascii="Times New Roman" w:hAnsi="Times New Roman"/>
          <w:color w:val="191919"/>
          <w:spacing w:val="-2"/>
          <w:sz w:val="18"/>
          <w:szCs w:val="18"/>
        </w:rPr>
      </w:pPr>
      <w:proofErr w:type="gramStart"/>
      <w:r>
        <w:rPr>
          <w:rFonts w:ascii="Times New Roman" w:hAnsi="Times New Roman"/>
          <w:color w:val="191919"/>
          <w:spacing w:val="-2"/>
          <w:sz w:val="18"/>
          <w:szCs w:val="18"/>
        </w:rPr>
        <w:t>searc</w:t>
      </w:r>
      <w:r>
        <w:rPr>
          <w:rFonts w:ascii="Times New Roman" w:hAnsi="Times New Roman"/>
          <w:color w:val="191919"/>
          <w:sz w:val="18"/>
          <w:szCs w:val="18"/>
        </w:rPr>
        <w:t>h</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readines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visitations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w:t>
      </w:r>
      <w:r>
        <w:rPr>
          <w:rFonts w:ascii="Times New Roman" w:hAnsi="Times New Roman"/>
          <w:color w:val="191919"/>
          <w:spacing w:val="-3"/>
          <w:sz w:val="18"/>
          <w:szCs w:val="18"/>
        </w:rPr>
        <w:t>b</w:t>
      </w:r>
      <w:r>
        <w:rPr>
          <w:rFonts w:ascii="Times New Roman" w:hAnsi="Times New Roman"/>
          <w:color w:val="191919"/>
          <w:spacing w:val="-2"/>
          <w:sz w:val="18"/>
          <w:szCs w:val="18"/>
        </w:rPr>
        <w:t>rar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and </w:t>
      </w: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pacing w:val="-2"/>
          <w:sz w:val="18"/>
          <w:szCs w:val="18"/>
        </w:rPr>
        <w:t>compute</w:t>
      </w:r>
      <w:r>
        <w:rPr>
          <w:rFonts w:ascii="Times New Roman" w:hAnsi="Times New Roman"/>
          <w:color w:val="191919"/>
          <w:spacing w:val="-5"/>
          <w:sz w:val="18"/>
          <w:szCs w:val="18"/>
        </w:rPr>
        <w:t>r</w:t>
      </w:r>
      <w:r>
        <w:rPr>
          <w:rFonts w:ascii="Times New Roman" w:hAnsi="Times New Roman"/>
          <w:color w:val="191919"/>
          <w:spacing w:val="-2"/>
          <w:sz w:val="18"/>
          <w:szCs w:val="18"/>
        </w:rPr>
        <w:t>-base</w:t>
      </w:r>
      <w:r>
        <w:rPr>
          <w:rFonts w:ascii="Times New Roman" w:hAnsi="Times New Roman"/>
          <w:color w:val="191919"/>
          <w:sz w:val="18"/>
          <w:szCs w:val="18"/>
        </w:rPr>
        <w:t>d</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4D157D" w:rsidRPr="00544F8B" w:rsidRDefault="004D157D" w:rsidP="004D157D">
      <w:pPr>
        <w:pStyle w:val="Heading2"/>
        <w:ind w:left="180" w:right="130" w:firstLine="0"/>
        <w:rPr>
          <w:rFonts w:ascii="Times New Roman" w:hAnsi="Times New Roman"/>
          <w:color w:val="000000"/>
          <w:sz w:val="24"/>
          <w:szCs w:val="24"/>
          <w:rPrChange w:id="793" w:author="jhawkins" w:date="2011-04-01T11:13:00Z">
            <w:rPr>
              <w:rFonts w:ascii="Times New Roman" w:hAnsi="Times New Roman"/>
              <w:color w:val="000000"/>
              <w:sz w:val="18"/>
              <w:szCs w:val="18"/>
            </w:rPr>
          </w:rPrChange>
        </w:rPr>
      </w:pPr>
      <w:bookmarkStart w:id="794" w:name="_Toc293070074"/>
      <w:bookmarkStart w:id="795" w:name="_Toc293077524"/>
      <w:bookmarkStart w:id="796" w:name="_Toc293078108"/>
      <w:bookmarkStart w:id="797" w:name="_Toc295559078"/>
      <w:bookmarkStart w:id="798" w:name="_Toc297152603"/>
      <w:r w:rsidRPr="00544F8B">
        <w:rPr>
          <w:rFonts w:ascii="Times New Roman" w:hAnsi="Times New Roman"/>
          <w:color w:val="191919"/>
          <w:spacing w:val="-2"/>
          <w:sz w:val="24"/>
          <w:szCs w:val="24"/>
        </w:rPr>
        <w:t>T</w:t>
      </w:r>
      <w:r w:rsidR="00566B75" w:rsidRPr="00566B75">
        <w:rPr>
          <w:rFonts w:ascii="Times New Roman" w:hAnsi="Times New Roman"/>
          <w:color w:val="191919"/>
          <w:spacing w:val="-2"/>
          <w:sz w:val="24"/>
          <w:szCs w:val="24"/>
          <w:rPrChange w:id="799" w:author="jhawkins" w:date="2011-04-01T11:13:00Z">
            <w:rPr>
              <w:rFonts w:ascii="Times New Roman" w:eastAsiaTheme="minorEastAsia" w:hAnsi="Times New Roman" w:cstheme="minorBidi"/>
              <w:b w:val="0"/>
              <w:bCs w:val="0"/>
              <w:color w:val="191919"/>
              <w:spacing w:val="-2"/>
              <w:sz w:val="18"/>
              <w:szCs w:val="18"/>
              <w:u w:val="single"/>
            </w:rPr>
          </w:rPrChange>
        </w:rPr>
        <w:t>H</w:t>
      </w:r>
      <w:r w:rsidR="00566B75" w:rsidRPr="00566B75">
        <w:rPr>
          <w:rFonts w:ascii="Times New Roman" w:hAnsi="Times New Roman"/>
          <w:color w:val="191919"/>
          <w:sz w:val="24"/>
          <w:szCs w:val="24"/>
          <w:rPrChange w:id="800" w:author="jhawkins" w:date="2011-04-01T11:13:00Z">
            <w:rPr>
              <w:rFonts w:ascii="Times New Roman" w:eastAsiaTheme="minorEastAsia" w:hAnsi="Times New Roman" w:cstheme="minorBidi"/>
              <w:b w:val="0"/>
              <w:bCs w:val="0"/>
              <w:color w:val="191919"/>
              <w:sz w:val="18"/>
              <w:szCs w:val="18"/>
              <w:u w:val="single"/>
            </w:rPr>
          </w:rPrChange>
        </w:rPr>
        <w:t>E</w:t>
      </w:r>
      <w:r w:rsidR="00566B75" w:rsidRPr="00566B75">
        <w:rPr>
          <w:rFonts w:ascii="Times New Roman" w:hAnsi="Times New Roman"/>
          <w:color w:val="191919"/>
          <w:spacing w:val="10"/>
          <w:sz w:val="24"/>
          <w:szCs w:val="24"/>
          <w:rPrChange w:id="801"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44F8B">
        <w:rPr>
          <w:rFonts w:ascii="Times New Roman" w:hAnsi="Times New Roman"/>
          <w:color w:val="191919"/>
          <w:spacing w:val="-2"/>
          <w:sz w:val="24"/>
          <w:szCs w:val="24"/>
        </w:rPr>
        <w:t>R</w:t>
      </w:r>
      <w:r w:rsidR="00566B75" w:rsidRPr="00566B75">
        <w:rPr>
          <w:rFonts w:ascii="Times New Roman" w:hAnsi="Times New Roman"/>
          <w:color w:val="191919"/>
          <w:spacing w:val="-2"/>
          <w:sz w:val="24"/>
          <w:szCs w:val="24"/>
          <w:rPrChange w:id="802" w:author="jhawkins" w:date="2011-04-01T11:13:00Z">
            <w:rPr>
              <w:rFonts w:ascii="Times New Roman" w:eastAsiaTheme="minorEastAsia" w:hAnsi="Times New Roman" w:cstheme="minorBidi"/>
              <w:b w:val="0"/>
              <w:bCs w:val="0"/>
              <w:color w:val="191919"/>
              <w:spacing w:val="-2"/>
              <w:sz w:val="18"/>
              <w:szCs w:val="18"/>
              <w:u w:val="single"/>
            </w:rPr>
          </w:rPrChange>
        </w:rPr>
        <w:t>IGH</w:t>
      </w:r>
      <w:r w:rsidR="00566B75" w:rsidRPr="00566B75">
        <w:rPr>
          <w:rFonts w:ascii="Times New Roman" w:hAnsi="Times New Roman"/>
          <w:color w:val="191919"/>
          <w:sz w:val="24"/>
          <w:szCs w:val="24"/>
          <w:rPrChange w:id="803" w:author="jhawkins" w:date="2011-04-01T11:13:00Z">
            <w:rPr>
              <w:rFonts w:ascii="Times New Roman" w:eastAsiaTheme="minorEastAsia" w:hAnsi="Times New Roman" w:cstheme="minorBidi"/>
              <w:b w:val="0"/>
              <w:bCs w:val="0"/>
              <w:color w:val="191919"/>
              <w:sz w:val="18"/>
              <w:szCs w:val="18"/>
              <w:u w:val="single"/>
            </w:rPr>
          </w:rPrChange>
        </w:rPr>
        <w:t>T</w:t>
      </w:r>
      <w:r w:rsidR="00566B75" w:rsidRPr="00566B75">
        <w:rPr>
          <w:rFonts w:ascii="Times New Roman" w:hAnsi="Times New Roman"/>
          <w:color w:val="191919"/>
          <w:spacing w:val="4"/>
          <w:sz w:val="24"/>
          <w:szCs w:val="24"/>
          <w:rPrChange w:id="804" w:author="jhawkins" w:date="2011-04-01T11:13:00Z">
            <w:rPr>
              <w:rFonts w:ascii="Times New Roman" w:eastAsiaTheme="minorEastAsia" w:hAnsi="Times New Roman" w:cstheme="minorBidi"/>
              <w:b w:val="0"/>
              <w:bCs w:val="0"/>
              <w:color w:val="191919"/>
              <w:spacing w:val="4"/>
              <w:sz w:val="18"/>
              <w:szCs w:val="18"/>
              <w:u w:val="single"/>
            </w:rPr>
          </w:rPrChange>
        </w:rPr>
        <w:t xml:space="preserve"> </w:t>
      </w:r>
      <w:r w:rsidR="00566B75" w:rsidRPr="00566B75">
        <w:rPr>
          <w:rFonts w:ascii="Times New Roman" w:hAnsi="Times New Roman"/>
          <w:color w:val="191919"/>
          <w:spacing w:val="-6"/>
          <w:sz w:val="24"/>
          <w:szCs w:val="24"/>
          <w:rPrChange w:id="805" w:author="jhawkins" w:date="2011-04-01T11:13:00Z">
            <w:rPr>
              <w:rFonts w:ascii="Times New Roman" w:eastAsiaTheme="minorEastAsia" w:hAnsi="Times New Roman" w:cstheme="minorBidi"/>
              <w:b w:val="0"/>
              <w:bCs w:val="0"/>
              <w:color w:val="191919"/>
              <w:spacing w:val="-6"/>
              <w:sz w:val="18"/>
              <w:szCs w:val="18"/>
              <w:u w:val="single"/>
            </w:rPr>
          </w:rPrChange>
        </w:rPr>
        <w:t>T</w:t>
      </w:r>
      <w:r w:rsidR="00566B75" w:rsidRPr="00566B75">
        <w:rPr>
          <w:rFonts w:ascii="Times New Roman" w:hAnsi="Times New Roman"/>
          <w:color w:val="191919"/>
          <w:sz w:val="24"/>
          <w:szCs w:val="24"/>
          <w:rPrChange w:id="806" w:author="jhawkins" w:date="2011-04-01T11:13:00Z">
            <w:rPr>
              <w:rFonts w:ascii="Times New Roman" w:eastAsiaTheme="minorEastAsia" w:hAnsi="Times New Roman" w:cstheme="minorBidi"/>
              <w:b w:val="0"/>
              <w:bCs w:val="0"/>
              <w:color w:val="191919"/>
              <w:sz w:val="18"/>
              <w:szCs w:val="18"/>
              <w:u w:val="single"/>
            </w:rPr>
          </w:rPrChange>
        </w:rPr>
        <w:t>O</w:t>
      </w:r>
      <w:r w:rsidR="00566B75" w:rsidRPr="00566B75">
        <w:rPr>
          <w:rFonts w:ascii="Times New Roman" w:hAnsi="Times New Roman"/>
          <w:color w:val="191919"/>
          <w:spacing w:val="10"/>
          <w:sz w:val="24"/>
          <w:szCs w:val="24"/>
          <w:rPrChange w:id="807"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44F8B">
        <w:rPr>
          <w:rFonts w:ascii="Times New Roman" w:hAnsi="Times New Roman"/>
          <w:color w:val="191919"/>
          <w:spacing w:val="-2"/>
          <w:sz w:val="24"/>
          <w:szCs w:val="24"/>
        </w:rPr>
        <w:t>S</w:t>
      </w:r>
      <w:r w:rsidR="00566B75" w:rsidRPr="00566B75">
        <w:rPr>
          <w:rFonts w:ascii="Times New Roman" w:hAnsi="Times New Roman"/>
          <w:color w:val="191919"/>
          <w:spacing w:val="-2"/>
          <w:sz w:val="24"/>
          <w:szCs w:val="24"/>
          <w:rPrChange w:id="808" w:author="jhawkins" w:date="2011-04-01T11:13:00Z">
            <w:rPr>
              <w:rFonts w:ascii="Times New Roman" w:eastAsiaTheme="minorEastAsia" w:hAnsi="Times New Roman" w:cstheme="minorBidi"/>
              <w:b w:val="0"/>
              <w:bCs w:val="0"/>
              <w:color w:val="191919"/>
              <w:spacing w:val="-2"/>
              <w:sz w:val="18"/>
              <w:szCs w:val="18"/>
              <w:u w:val="single"/>
            </w:rPr>
          </w:rPrChange>
        </w:rPr>
        <w:t>HAR</w:t>
      </w:r>
      <w:r w:rsidR="00566B75" w:rsidRPr="00566B75">
        <w:rPr>
          <w:rFonts w:ascii="Times New Roman" w:hAnsi="Times New Roman"/>
          <w:color w:val="191919"/>
          <w:sz w:val="24"/>
          <w:szCs w:val="24"/>
          <w:rPrChange w:id="809" w:author="jhawkins" w:date="2011-04-01T11:13:00Z">
            <w:rPr>
              <w:rFonts w:ascii="Times New Roman" w:eastAsiaTheme="minorEastAsia" w:hAnsi="Times New Roman" w:cstheme="minorBidi"/>
              <w:b w:val="0"/>
              <w:bCs w:val="0"/>
              <w:color w:val="191919"/>
              <w:sz w:val="18"/>
              <w:szCs w:val="18"/>
              <w:u w:val="single"/>
            </w:rPr>
          </w:rPrChange>
        </w:rPr>
        <w:t>E</w:t>
      </w:r>
      <w:r w:rsidR="00566B75" w:rsidRPr="00566B75">
        <w:rPr>
          <w:rFonts w:ascii="Times New Roman" w:hAnsi="Times New Roman"/>
          <w:color w:val="191919"/>
          <w:spacing w:val="10"/>
          <w:sz w:val="24"/>
          <w:szCs w:val="24"/>
          <w:rPrChange w:id="810"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00566B75" w:rsidRPr="00566B75">
        <w:rPr>
          <w:rFonts w:ascii="Times New Roman" w:hAnsi="Times New Roman"/>
          <w:color w:val="191919"/>
          <w:spacing w:val="-2"/>
          <w:sz w:val="24"/>
          <w:szCs w:val="24"/>
          <w:rPrChange w:id="811" w:author="jhawkins" w:date="2011-04-01T11:13:00Z">
            <w:rPr>
              <w:rFonts w:ascii="Times New Roman" w:eastAsiaTheme="minorEastAsia" w:hAnsi="Times New Roman" w:cstheme="minorBidi"/>
              <w:b w:val="0"/>
              <w:bCs w:val="0"/>
              <w:color w:val="191919"/>
              <w:spacing w:val="-2"/>
              <w:sz w:val="18"/>
              <w:szCs w:val="18"/>
              <w:u w:val="single"/>
            </w:rPr>
          </w:rPrChange>
        </w:rPr>
        <w:t>I</w:t>
      </w:r>
      <w:r w:rsidR="00566B75" w:rsidRPr="00566B75">
        <w:rPr>
          <w:rFonts w:ascii="Times New Roman" w:hAnsi="Times New Roman"/>
          <w:color w:val="191919"/>
          <w:sz w:val="24"/>
          <w:szCs w:val="24"/>
          <w:rPrChange w:id="812" w:author="jhawkins" w:date="2011-04-01T11:13:00Z">
            <w:rPr>
              <w:rFonts w:ascii="Times New Roman" w:eastAsiaTheme="minorEastAsia" w:hAnsi="Times New Roman" w:cstheme="minorBidi"/>
              <w:b w:val="0"/>
              <w:bCs w:val="0"/>
              <w:color w:val="191919"/>
              <w:sz w:val="18"/>
              <w:szCs w:val="18"/>
              <w:u w:val="single"/>
            </w:rPr>
          </w:rPrChange>
        </w:rPr>
        <w:t>N</w:t>
      </w:r>
      <w:r w:rsidR="00566B75" w:rsidRPr="00566B75">
        <w:rPr>
          <w:rFonts w:ascii="Times New Roman" w:hAnsi="Times New Roman"/>
          <w:color w:val="191919"/>
          <w:spacing w:val="10"/>
          <w:sz w:val="24"/>
          <w:szCs w:val="24"/>
          <w:rPrChange w:id="813"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44F8B">
        <w:rPr>
          <w:rFonts w:ascii="Times New Roman" w:hAnsi="Times New Roman"/>
          <w:color w:val="191919"/>
          <w:spacing w:val="-2"/>
          <w:sz w:val="24"/>
          <w:szCs w:val="24"/>
        </w:rPr>
        <w:t>P</w:t>
      </w:r>
      <w:r w:rsidR="00566B75" w:rsidRPr="00566B75">
        <w:rPr>
          <w:rFonts w:ascii="Times New Roman" w:hAnsi="Times New Roman"/>
          <w:color w:val="191919"/>
          <w:spacing w:val="-2"/>
          <w:sz w:val="24"/>
          <w:szCs w:val="24"/>
          <w:rPrChange w:id="814" w:author="jhawkins" w:date="2011-04-01T11:13:00Z">
            <w:rPr>
              <w:rFonts w:ascii="Times New Roman" w:eastAsiaTheme="minorEastAsia" w:hAnsi="Times New Roman" w:cstheme="minorBidi"/>
              <w:b w:val="0"/>
              <w:bCs w:val="0"/>
              <w:color w:val="191919"/>
              <w:spacing w:val="-2"/>
              <w:sz w:val="18"/>
              <w:szCs w:val="18"/>
              <w:u w:val="single"/>
            </w:rPr>
          </w:rPrChange>
        </w:rPr>
        <w:t>OLIC</w:t>
      </w:r>
      <w:r w:rsidR="00566B75" w:rsidRPr="00566B75">
        <w:rPr>
          <w:rFonts w:ascii="Times New Roman" w:hAnsi="Times New Roman"/>
          <w:color w:val="191919"/>
          <w:sz w:val="24"/>
          <w:szCs w:val="24"/>
          <w:rPrChange w:id="815" w:author="jhawkins" w:date="2011-04-01T11:13:00Z">
            <w:rPr>
              <w:rFonts w:ascii="Times New Roman" w:eastAsiaTheme="minorEastAsia" w:hAnsi="Times New Roman" w:cstheme="minorBidi"/>
              <w:b w:val="0"/>
              <w:bCs w:val="0"/>
              <w:color w:val="191919"/>
              <w:sz w:val="18"/>
              <w:szCs w:val="18"/>
              <w:u w:val="single"/>
            </w:rPr>
          </w:rPrChange>
        </w:rPr>
        <w:t>Y</w:t>
      </w:r>
      <w:r w:rsidR="00566B75" w:rsidRPr="00566B75">
        <w:rPr>
          <w:rFonts w:ascii="Times New Roman" w:hAnsi="Times New Roman"/>
          <w:color w:val="191919"/>
          <w:spacing w:val="4"/>
          <w:sz w:val="24"/>
          <w:szCs w:val="24"/>
          <w:rPrChange w:id="816" w:author="jhawkins" w:date="2011-04-01T11:13:00Z">
            <w:rPr>
              <w:rFonts w:ascii="Times New Roman" w:eastAsiaTheme="minorEastAsia" w:hAnsi="Times New Roman" w:cstheme="minorBidi"/>
              <w:b w:val="0"/>
              <w:bCs w:val="0"/>
              <w:color w:val="191919"/>
              <w:spacing w:val="4"/>
              <w:sz w:val="18"/>
              <w:szCs w:val="18"/>
              <w:u w:val="single"/>
            </w:rPr>
          </w:rPrChange>
        </w:rPr>
        <w:t xml:space="preserve"> </w:t>
      </w:r>
      <w:r w:rsidRPr="00544F8B">
        <w:rPr>
          <w:rFonts w:ascii="Times New Roman" w:hAnsi="Times New Roman"/>
          <w:color w:val="191919"/>
          <w:spacing w:val="-2"/>
          <w:sz w:val="24"/>
          <w:szCs w:val="24"/>
        </w:rPr>
        <w:t>M</w:t>
      </w:r>
      <w:r w:rsidR="00566B75" w:rsidRPr="00566B75">
        <w:rPr>
          <w:rFonts w:ascii="Times New Roman" w:hAnsi="Times New Roman"/>
          <w:color w:val="191919"/>
          <w:spacing w:val="-2"/>
          <w:sz w:val="24"/>
          <w:szCs w:val="24"/>
          <w:rPrChange w:id="817" w:author="jhawkins" w:date="2011-04-01T11:13:00Z">
            <w:rPr>
              <w:rFonts w:ascii="Times New Roman" w:eastAsiaTheme="minorEastAsia" w:hAnsi="Times New Roman" w:cstheme="minorBidi"/>
              <w:b w:val="0"/>
              <w:bCs w:val="0"/>
              <w:color w:val="191919"/>
              <w:spacing w:val="-2"/>
              <w:sz w:val="18"/>
              <w:szCs w:val="18"/>
              <w:u w:val="single"/>
            </w:rPr>
          </w:rPrChange>
        </w:rPr>
        <w:t>AKING</w:t>
      </w:r>
      <w:bookmarkEnd w:id="794"/>
      <w:bookmarkEnd w:id="795"/>
      <w:bookmarkEnd w:id="796"/>
      <w:bookmarkEnd w:id="797"/>
      <w:bookmarkEnd w:id="798"/>
    </w:p>
    <w:p w:rsidR="004D157D" w:rsidRPr="00544F8B" w:rsidRDefault="004D157D" w:rsidP="004D157D">
      <w:pPr>
        <w:widowControl w:val="0"/>
        <w:autoSpaceDE w:val="0"/>
        <w:autoSpaceDN w:val="0"/>
        <w:adjustRightInd w:val="0"/>
        <w:spacing w:before="30" w:after="0" w:line="250" w:lineRule="auto"/>
        <w:ind w:left="180" w:right="130" w:firstLine="0"/>
        <w:jc w:val="both"/>
        <w:rPr>
          <w:rFonts w:ascii="Century Gothic" w:hAnsi="Century Gothic" w:cs="Century Gothic"/>
          <w:color w:val="000000"/>
          <w:sz w:val="18"/>
          <w:szCs w:val="18"/>
          <w:rPrChange w:id="818" w:author="jhawkins" w:date="2011-04-01T11:13:00Z">
            <w:rPr>
              <w:rFonts w:ascii="Century Gothic" w:hAnsi="Century Gothic" w:cs="Century Gothic"/>
              <w:color w:val="000000"/>
              <w:sz w:val="36"/>
              <w:szCs w:val="36"/>
            </w:rPr>
          </w:rPrChange>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voic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gen</w:t>
      </w:r>
      <w:r>
        <w:rPr>
          <w:rFonts w:ascii="Times New Roman" w:hAnsi="Times New Roman"/>
          <w:color w:val="191919"/>
          <w:spacing w:val="-3"/>
          <w:sz w:val="18"/>
          <w:szCs w:val="18"/>
        </w:rPr>
        <w:t>e</w:t>
      </w:r>
      <w:r>
        <w:rPr>
          <w:rFonts w:ascii="Times New Roman" w:hAnsi="Times New Roman"/>
          <w:color w:val="191919"/>
          <w:spacing w:val="-2"/>
          <w:sz w:val="18"/>
          <w:szCs w:val="18"/>
        </w:rPr>
        <w:t>rall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their socia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supervenin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adeq</w:t>
      </w:r>
      <w:r>
        <w:rPr>
          <w:rFonts w:ascii="Times New Roman" w:hAnsi="Times New Roman"/>
          <w:color w:val="191919"/>
          <w:spacing w:val="-3"/>
          <w:sz w:val="18"/>
          <w:szCs w:val="18"/>
        </w:rPr>
        <w:t>u</w:t>
      </w:r>
      <w:r>
        <w:rPr>
          <w:rFonts w:ascii="Times New Roman" w:hAnsi="Times New Roman"/>
          <w:color w:val="191919"/>
          <w:spacing w:val="-2"/>
          <w:sz w:val="18"/>
          <w:szCs w:val="18"/>
        </w:rPr>
        <w: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inclusio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representat</w:t>
      </w:r>
      <w:r>
        <w:rPr>
          <w:rFonts w:ascii="Times New Roman" w:hAnsi="Times New Roman"/>
          <w:color w:val="191919"/>
          <w:spacing w:val="-3"/>
          <w:sz w:val="18"/>
          <w:szCs w:val="18"/>
        </w:rPr>
        <w:t>i</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votin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privilege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committees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exten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foreclose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sharin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part</w:t>
      </w:r>
      <w:r>
        <w:rPr>
          <w:rFonts w:ascii="Times New Roman" w:hAnsi="Times New Roman"/>
          <w:color w:val="191919"/>
          <w:spacing w:val="-3"/>
          <w:sz w:val="18"/>
          <w:szCs w:val="18"/>
        </w:rPr>
        <w:t>i</w:t>
      </w:r>
      <w:r>
        <w:rPr>
          <w:rFonts w:ascii="Times New Roman" w:hAnsi="Times New Roman"/>
          <w:color w:val="191919"/>
          <w:spacing w:val="-2"/>
          <w:sz w:val="18"/>
          <w:szCs w:val="18"/>
        </w:rPr>
        <w:t>cula</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or kind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foreclosur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explicitl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formulatio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standard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conduct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statu</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full</w:t>
      </w:r>
      <w:r>
        <w:rPr>
          <w:rFonts w:ascii="Times New Roman" w:hAnsi="Times New Roman"/>
          <w:color w:val="191919"/>
          <w:sz w:val="18"/>
          <w:szCs w:val="18"/>
        </w:rPr>
        <w:t xml:space="preserve">y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membe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Souther</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Associa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Colleges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pacing w:val="-2"/>
          <w:sz w:val="18"/>
          <w:szCs w:val="18"/>
        </w:rPr>
        <w:t>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reviewed 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F814B2" w:rsidRDefault="00F814B2" w:rsidP="004D157D">
      <w:pPr>
        <w:pStyle w:val="Heading2"/>
        <w:spacing w:before="0"/>
        <w:ind w:left="180" w:right="130" w:firstLine="0"/>
        <w:rPr>
          <w:rFonts w:ascii="Times New Roman" w:hAnsi="Times New Roman"/>
          <w:color w:val="191919"/>
          <w:spacing w:val="-7"/>
          <w:sz w:val="24"/>
          <w:szCs w:val="24"/>
        </w:rPr>
        <w:sectPr w:rsidR="00F814B2" w:rsidSect="005D3196">
          <w:headerReference w:type="even" r:id="rId72"/>
          <w:headerReference w:type="default" r:id="rId73"/>
          <w:type w:val="continuous"/>
          <w:pgSz w:w="12240" w:h="15840" w:code="1"/>
          <w:pgMar w:top="533" w:right="1123" w:bottom="274" w:left="547" w:header="720" w:footer="288" w:gutter="0"/>
          <w:cols w:space="720"/>
          <w:docGrid w:linePitch="360"/>
        </w:sectPr>
      </w:pPr>
      <w:bookmarkStart w:id="819" w:name="_Toc293070075"/>
      <w:bookmarkStart w:id="820" w:name="_Toc293071492"/>
      <w:bookmarkStart w:id="821" w:name="_Toc293077525"/>
      <w:bookmarkStart w:id="822" w:name="_Toc293078109"/>
    </w:p>
    <w:p w:rsidR="004D157D" w:rsidRPr="00544F8B" w:rsidRDefault="004D157D" w:rsidP="004D157D">
      <w:pPr>
        <w:pStyle w:val="Heading2"/>
        <w:spacing w:before="0"/>
        <w:ind w:left="180" w:right="130" w:firstLine="0"/>
        <w:rPr>
          <w:rFonts w:ascii="Times New Roman" w:hAnsi="Times New Roman"/>
          <w:color w:val="000000"/>
          <w:sz w:val="24"/>
          <w:szCs w:val="24"/>
          <w:rPrChange w:id="823" w:author="jhawkins" w:date="2011-04-01T11:13:00Z">
            <w:rPr>
              <w:rFonts w:ascii="Times New Roman" w:hAnsi="Times New Roman"/>
              <w:color w:val="000000"/>
              <w:sz w:val="54"/>
              <w:szCs w:val="54"/>
            </w:rPr>
          </w:rPrChange>
        </w:rPr>
      </w:pPr>
      <w:bookmarkStart w:id="824" w:name="_Toc295559079"/>
      <w:bookmarkStart w:id="825" w:name="_Toc297152604"/>
      <w:r>
        <w:rPr>
          <w:rFonts w:ascii="Times New Roman" w:hAnsi="Times New Roman"/>
          <w:color w:val="191919"/>
          <w:spacing w:val="-7"/>
          <w:sz w:val="24"/>
          <w:szCs w:val="24"/>
        </w:rPr>
        <w:lastRenderedPageBreak/>
        <w:t>D</w:t>
      </w:r>
      <w:r>
        <w:rPr>
          <w:rFonts w:ascii="Times New Roman" w:hAnsi="Times New Roman"/>
          <w:color w:val="191919"/>
          <w:spacing w:val="-7"/>
          <w:sz w:val="18"/>
          <w:szCs w:val="18"/>
        </w:rPr>
        <w:t>EG</w:t>
      </w:r>
      <w:r w:rsidR="00566B75" w:rsidRPr="00566B75">
        <w:rPr>
          <w:rFonts w:ascii="Times New Roman" w:hAnsi="Times New Roman"/>
          <w:color w:val="191919"/>
          <w:spacing w:val="-7"/>
          <w:sz w:val="18"/>
          <w:szCs w:val="18"/>
          <w:rPrChange w:id="826" w:author="jhawkins" w:date="2011-04-01T11:13:00Z">
            <w:rPr>
              <w:rFonts w:ascii="Times New Roman" w:eastAsiaTheme="minorEastAsia" w:hAnsi="Times New Roman" w:cstheme="minorBidi"/>
              <w:b w:val="0"/>
              <w:bCs w:val="0"/>
              <w:color w:val="191919"/>
              <w:spacing w:val="-7"/>
              <w:sz w:val="72"/>
              <w:szCs w:val="72"/>
              <w:u w:val="single"/>
            </w:rPr>
          </w:rPrChange>
        </w:rPr>
        <w:t>RE</w:t>
      </w:r>
      <w:r w:rsidR="00566B75" w:rsidRPr="00566B75">
        <w:rPr>
          <w:rFonts w:ascii="Times New Roman" w:hAnsi="Times New Roman"/>
          <w:color w:val="191919"/>
          <w:sz w:val="18"/>
          <w:szCs w:val="18"/>
          <w:rPrChange w:id="827" w:author="jhawkins" w:date="2011-04-01T11:13:00Z">
            <w:rPr>
              <w:rFonts w:ascii="Times New Roman" w:eastAsiaTheme="minorEastAsia" w:hAnsi="Times New Roman" w:cstheme="minorBidi"/>
              <w:b w:val="0"/>
              <w:bCs w:val="0"/>
              <w:color w:val="191919"/>
              <w:sz w:val="54"/>
              <w:szCs w:val="54"/>
              <w:u w:val="single"/>
            </w:rPr>
          </w:rPrChange>
        </w:rPr>
        <w:t>E</w:t>
      </w:r>
      <w:r w:rsidR="00566B75" w:rsidRPr="00566B75">
        <w:rPr>
          <w:rFonts w:ascii="Times New Roman" w:hAnsi="Times New Roman"/>
          <w:color w:val="191919"/>
          <w:spacing w:val="31"/>
          <w:sz w:val="24"/>
          <w:szCs w:val="24"/>
          <w:rPrChange w:id="828" w:author="jhawkins" w:date="2011-04-01T11:13:00Z">
            <w:rPr>
              <w:rFonts w:ascii="Times New Roman" w:eastAsiaTheme="minorEastAsia" w:hAnsi="Times New Roman" w:cstheme="minorBidi"/>
              <w:b w:val="0"/>
              <w:bCs w:val="0"/>
              <w:color w:val="191919"/>
              <w:spacing w:val="31"/>
              <w:sz w:val="54"/>
              <w:szCs w:val="54"/>
              <w:u w:val="single"/>
            </w:rPr>
          </w:rPrChange>
        </w:rPr>
        <w:t xml:space="preserve"> </w:t>
      </w:r>
      <w:r w:rsidR="00566B75" w:rsidRPr="00566B75">
        <w:rPr>
          <w:rFonts w:ascii="Times New Roman" w:hAnsi="Times New Roman"/>
          <w:color w:val="191919"/>
          <w:spacing w:val="-7"/>
          <w:sz w:val="24"/>
          <w:szCs w:val="24"/>
          <w:rPrChange w:id="829" w:author="jhawkins" w:date="2011-04-01T11:13:00Z">
            <w:rPr>
              <w:rFonts w:ascii="Times New Roman" w:eastAsiaTheme="minorEastAsia" w:hAnsi="Times New Roman" w:cstheme="minorBidi"/>
              <w:b w:val="0"/>
              <w:bCs w:val="0"/>
              <w:color w:val="191919"/>
              <w:spacing w:val="-7"/>
              <w:sz w:val="72"/>
              <w:szCs w:val="72"/>
              <w:u w:val="single"/>
            </w:rPr>
          </w:rPrChange>
        </w:rPr>
        <w:t>R</w:t>
      </w:r>
      <w:r w:rsidR="00566B75" w:rsidRPr="00566B75">
        <w:rPr>
          <w:rFonts w:ascii="Times New Roman" w:hAnsi="Times New Roman"/>
          <w:color w:val="191919"/>
          <w:spacing w:val="-7"/>
          <w:sz w:val="18"/>
          <w:szCs w:val="18"/>
          <w:rPrChange w:id="830" w:author="jhawkins" w:date="2011-04-01T11:13:00Z">
            <w:rPr>
              <w:rFonts w:ascii="Times New Roman" w:eastAsiaTheme="minorEastAsia" w:hAnsi="Times New Roman" w:cstheme="minorBidi"/>
              <w:b w:val="0"/>
              <w:bCs w:val="0"/>
              <w:color w:val="191919"/>
              <w:spacing w:val="-7"/>
              <w:sz w:val="72"/>
              <w:szCs w:val="72"/>
              <w:u w:val="single"/>
            </w:rPr>
          </w:rPrChange>
        </w:rPr>
        <w:t>EQUIREMENTS</w:t>
      </w:r>
      <w:bookmarkEnd w:id="819"/>
      <w:bookmarkEnd w:id="820"/>
      <w:bookmarkEnd w:id="821"/>
      <w:bookmarkEnd w:id="822"/>
      <w:bookmarkEnd w:id="824"/>
      <w:bookmarkEnd w:id="825"/>
    </w:p>
    <w:p w:rsidR="004D157D" w:rsidRPr="00544F8B" w:rsidRDefault="004D157D" w:rsidP="004D157D">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candidat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Change w:id="831"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curriculum.</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sidRPr="00544F8B">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average</w:t>
      </w:r>
      <w:proofErr w:type="gramEnd"/>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departmental requirement.</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p>
    <w:p w:rsidR="004D157D" w:rsidRPr="00544F8B" w:rsidRDefault="004D157D" w:rsidP="004D157D">
      <w:pPr>
        <w:widowControl w:val="0"/>
        <w:autoSpaceDE w:val="0"/>
        <w:autoSpaceDN w:val="0"/>
        <w:adjustRightInd w:val="0"/>
        <w:spacing w:before="9" w:after="0"/>
        <w:ind w:left="720" w:right="130" w:hanging="27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4D157D" w:rsidRPr="00544F8B" w:rsidRDefault="004D157D" w:rsidP="004D157D">
      <w:pPr>
        <w:widowControl w:val="0"/>
        <w:autoSpaceDE w:val="0"/>
        <w:autoSpaceDN w:val="0"/>
        <w:adjustRightInd w:val="0"/>
        <w:spacing w:before="9" w:after="0"/>
        <w:ind w:left="720" w:right="130" w:hanging="270"/>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examination.</w:t>
      </w:r>
    </w:p>
    <w:p w:rsidR="004D157D" w:rsidRPr="00544F8B" w:rsidRDefault="004D157D" w:rsidP="004D157D">
      <w:pPr>
        <w:pStyle w:val="Heading2"/>
        <w:ind w:left="180" w:right="130" w:firstLine="0"/>
        <w:rPr>
          <w:rFonts w:ascii="Times New Roman" w:hAnsi="Times New Roman"/>
          <w:color w:val="000000"/>
          <w:sz w:val="24"/>
          <w:szCs w:val="24"/>
          <w:rPrChange w:id="832" w:author="jhawkins" w:date="2011-04-01T11:13:00Z">
            <w:rPr>
              <w:rFonts w:ascii="Times New Roman" w:hAnsi="Times New Roman"/>
              <w:color w:val="000000"/>
              <w:sz w:val="18"/>
              <w:szCs w:val="18"/>
            </w:rPr>
          </w:rPrChange>
        </w:rPr>
      </w:pPr>
      <w:bookmarkStart w:id="833" w:name="_Toc293070076"/>
      <w:bookmarkStart w:id="834" w:name="_Toc293077526"/>
      <w:bookmarkStart w:id="835" w:name="_Toc293078110"/>
      <w:bookmarkStart w:id="836" w:name="_Toc295559080"/>
      <w:bookmarkStart w:id="837" w:name="_Toc297152605"/>
      <w:r w:rsidRPr="00544F8B">
        <w:rPr>
          <w:rFonts w:ascii="Times New Roman" w:hAnsi="Times New Roman"/>
          <w:color w:val="191919"/>
          <w:spacing w:val="-2"/>
          <w:sz w:val="24"/>
          <w:szCs w:val="24"/>
        </w:rPr>
        <w:t>A</w:t>
      </w:r>
      <w:r w:rsidR="00566B75" w:rsidRPr="00566B75">
        <w:rPr>
          <w:rFonts w:ascii="Times New Roman" w:hAnsi="Times New Roman"/>
          <w:color w:val="191919"/>
          <w:spacing w:val="-2"/>
          <w:sz w:val="18"/>
          <w:szCs w:val="18"/>
          <w:rPrChange w:id="838" w:author="jhawkins" w:date="2011-04-01T11:13:00Z">
            <w:rPr>
              <w:rFonts w:ascii="Times New Roman" w:eastAsiaTheme="minorEastAsia" w:hAnsi="Times New Roman" w:cstheme="minorBidi"/>
              <w:b w:val="0"/>
              <w:bCs w:val="0"/>
              <w:color w:val="191919"/>
              <w:spacing w:val="-2"/>
              <w:sz w:val="18"/>
              <w:szCs w:val="18"/>
              <w:u w:val="single"/>
            </w:rPr>
          </w:rPrChange>
        </w:rPr>
        <w:t>PPLIC</w:t>
      </w:r>
      <w:r w:rsidR="00566B75" w:rsidRPr="00566B75">
        <w:rPr>
          <w:rFonts w:ascii="Times New Roman" w:hAnsi="Times New Roman"/>
          <w:color w:val="191919"/>
          <w:spacing w:val="-16"/>
          <w:sz w:val="18"/>
          <w:szCs w:val="18"/>
          <w:rPrChange w:id="839" w:author="jhawkins" w:date="2011-04-01T11:13:00Z">
            <w:rPr>
              <w:rFonts w:ascii="Times New Roman" w:eastAsiaTheme="minorEastAsia" w:hAnsi="Times New Roman" w:cstheme="minorBidi"/>
              <w:b w:val="0"/>
              <w:bCs w:val="0"/>
              <w:color w:val="191919"/>
              <w:spacing w:val="-16"/>
              <w:sz w:val="18"/>
              <w:szCs w:val="18"/>
              <w:u w:val="single"/>
            </w:rPr>
          </w:rPrChange>
        </w:rPr>
        <w:t>A</w:t>
      </w:r>
      <w:r w:rsidR="00566B75" w:rsidRPr="00566B75">
        <w:rPr>
          <w:rFonts w:ascii="Times New Roman" w:hAnsi="Times New Roman"/>
          <w:color w:val="191919"/>
          <w:spacing w:val="-2"/>
          <w:sz w:val="18"/>
          <w:szCs w:val="18"/>
          <w:rPrChange w:id="840" w:author="jhawkins" w:date="2011-04-01T11:13:00Z">
            <w:rPr>
              <w:rFonts w:ascii="Times New Roman" w:eastAsiaTheme="minorEastAsia" w:hAnsi="Times New Roman" w:cstheme="minorBidi"/>
              <w:b w:val="0"/>
              <w:bCs w:val="0"/>
              <w:color w:val="191919"/>
              <w:spacing w:val="-2"/>
              <w:sz w:val="18"/>
              <w:szCs w:val="18"/>
              <w:u w:val="single"/>
            </w:rPr>
          </w:rPrChange>
        </w:rPr>
        <w:t>TIO</w:t>
      </w:r>
      <w:r w:rsidR="00566B75" w:rsidRPr="00566B75">
        <w:rPr>
          <w:rFonts w:ascii="Times New Roman" w:hAnsi="Times New Roman"/>
          <w:color w:val="191919"/>
          <w:sz w:val="18"/>
          <w:szCs w:val="18"/>
          <w:rPrChange w:id="841" w:author="jhawkins" w:date="2011-04-01T11:13:00Z">
            <w:rPr>
              <w:rFonts w:ascii="Times New Roman" w:eastAsiaTheme="minorEastAsia" w:hAnsi="Times New Roman" w:cstheme="minorBidi"/>
              <w:b w:val="0"/>
              <w:bCs w:val="0"/>
              <w:color w:val="191919"/>
              <w:sz w:val="18"/>
              <w:szCs w:val="18"/>
              <w:u w:val="single"/>
            </w:rPr>
          </w:rPrChange>
        </w:rPr>
        <w:t>N</w:t>
      </w:r>
      <w:r w:rsidR="00566B75" w:rsidRPr="00566B75">
        <w:rPr>
          <w:rFonts w:ascii="Times New Roman" w:hAnsi="Times New Roman"/>
          <w:color w:val="191919"/>
          <w:spacing w:val="10"/>
          <w:sz w:val="24"/>
          <w:szCs w:val="24"/>
          <w:rPrChange w:id="842"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00566B75" w:rsidRPr="00566B75">
        <w:rPr>
          <w:rFonts w:ascii="Times New Roman" w:hAnsi="Times New Roman"/>
          <w:color w:val="191919"/>
          <w:spacing w:val="-2"/>
          <w:sz w:val="24"/>
          <w:szCs w:val="24"/>
          <w:rPrChange w:id="843" w:author="jhawkins" w:date="2011-04-01T11:13:00Z">
            <w:rPr>
              <w:rFonts w:ascii="Times New Roman" w:eastAsiaTheme="minorEastAsia" w:hAnsi="Times New Roman" w:cstheme="minorBidi"/>
              <w:b w:val="0"/>
              <w:bCs w:val="0"/>
              <w:color w:val="191919"/>
              <w:spacing w:val="-2"/>
              <w:sz w:val="18"/>
              <w:szCs w:val="18"/>
              <w:u w:val="single"/>
            </w:rPr>
          </w:rPrChange>
        </w:rPr>
        <w:t>F</w:t>
      </w:r>
      <w:r w:rsidR="00566B75" w:rsidRPr="00566B75">
        <w:rPr>
          <w:rFonts w:ascii="Times New Roman" w:hAnsi="Times New Roman"/>
          <w:color w:val="191919"/>
          <w:spacing w:val="-2"/>
          <w:sz w:val="18"/>
          <w:szCs w:val="18"/>
          <w:rPrChange w:id="844" w:author="jhawkins" w:date="2011-04-01T11:13:00Z">
            <w:rPr>
              <w:rFonts w:ascii="Times New Roman" w:eastAsiaTheme="minorEastAsia" w:hAnsi="Times New Roman" w:cstheme="minorBidi"/>
              <w:b w:val="0"/>
              <w:bCs w:val="0"/>
              <w:color w:val="191919"/>
              <w:spacing w:val="-2"/>
              <w:sz w:val="18"/>
              <w:szCs w:val="18"/>
              <w:u w:val="single"/>
            </w:rPr>
          </w:rPrChange>
        </w:rPr>
        <w:t>O</w:t>
      </w:r>
      <w:r w:rsidR="00566B75" w:rsidRPr="00566B75">
        <w:rPr>
          <w:rFonts w:ascii="Times New Roman" w:hAnsi="Times New Roman"/>
          <w:color w:val="191919"/>
          <w:sz w:val="18"/>
          <w:szCs w:val="18"/>
          <w:rPrChange w:id="845" w:author="jhawkins" w:date="2011-04-01T11:13:00Z">
            <w:rPr>
              <w:rFonts w:ascii="Times New Roman" w:eastAsiaTheme="minorEastAsia" w:hAnsi="Times New Roman" w:cstheme="minorBidi"/>
              <w:b w:val="0"/>
              <w:bCs w:val="0"/>
              <w:color w:val="191919"/>
              <w:sz w:val="18"/>
              <w:szCs w:val="18"/>
              <w:u w:val="single"/>
            </w:rPr>
          </w:rPrChange>
        </w:rPr>
        <w:t>R</w:t>
      </w:r>
      <w:r w:rsidR="00566B75" w:rsidRPr="00566B75">
        <w:rPr>
          <w:rFonts w:ascii="Times New Roman" w:hAnsi="Times New Roman"/>
          <w:color w:val="191919"/>
          <w:spacing w:val="10"/>
          <w:sz w:val="24"/>
          <w:szCs w:val="24"/>
          <w:rPrChange w:id="846"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44F8B">
        <w:rPr>
          <w:rFonts w:ascii="Times New Roman" w:hAnsi="Times New Roman"/>
          <w:color w:val="191919"/>
          <w:spacing w:val="-2"/>
          <w:sz w:val="24"/>
          <w:szCs w:val="24"/>
        </w:rPr>
        <w:t>D</w:t>
      </w:r>
      <w:r w:rsidR="00566B75" w:rsidRPr="00566B75">
        <w:rPr>
          <w:rFonts w:ascii="Times New Roman" w:hAnsi="Times New Roman"/>
          <w:color w:val="191919"/>
          <w:spacing w:val="-2"/>
          <w:sz w:val="18"/>
          <w:szCs w:val="18"/>
          <w:rPrChange w:id="847" w:author="jhawkins" w:date="2011-04-01T11:13:00Z">
            <w:rPr>
              <w:rFonts w:ascii="Times New Roman" w:eastAsiaTheme="minorEastAsia" w:hAnsi="Times New Roman" w:cstheme="minorBidi"/>
              <w:b w:val="0"/>
              <w:bCs w:val="0"/>
              <w:color w:val="191919"/>
              <w:spacing w:val="-2"/>
              <w:sz w:val="18"/>
              <w:szCs w:val="18"/>
              <w:u w:val="single"/>
            </w:rPr>
          </w:rPrChange>
        </w:rPr>
        <w:t>EGREE</w:t>
      </w:r>
      <w:bookmarkEnd w:id="833"/>
      <w:bookmarkEnd w:id="834"/>
      <w:bookmarkEnd w:id="835"/>
      <w:bookmarkEnd w:id="836"/>
      <w:bookmarkEnd w:id="837"/>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file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ins w:id="848" w:author="jhawkins" w:date="2011-04-01T11:54:00Z">
        <w:r w:rsidRPr="00544F8B">
          <w:rPr>
            <w:rFonts w:ascii="Times New Roman" w:hAnsi="Times New Roman"/>
            <w:color w:val="191919"/>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849" w:author="jhawkins" w:date="2011-04-01T11:54:00Z">
        <w:r>
          <w:rPr>
            <w:rFonts w:ascii="Times New Roman" w:hAnsi="Times New Roman"/>
            <w:color w:val="191919"/>
            <w:spacing w:val="-12"/>
            <w:sz w:val="18"/>
            <w:szCs w:val="18"/>
          </w:rPr>
          <w:delText>’</w:delText>
        </w:r>
        <w:r>
          <w:rPr>
            <w:rFonts w:ascii="Times New Roman" w:hAnsi="Times New Roman"/>
            <w:color w:val="191919"/>
            <w:sz w:val="18"/>
            <w:szCs w:val="18"/>
          </w:rPr>
          <w:delText xml:space="preserve">s </w:delText>
        </w:r>
      </w:del>
      <w:del w:id="850" w:author="jhawkins" w:date="2011-04-01T11:55:00Z">
        <w:r>
          <w:rPr>
            <w:rFonts w:ascii="Times New Roman" w:hAnsi="Times New Roman"/>
            <w:color w:val="191919"/>
            <w:spacing w:val="-2"/>
            <w:sz w:val="18"/>
            <w:szCs w:val="18"/>
          </w:rPr>
          <w:delText>o</w:delText>
        </w:r>
        <w:r>
          <w:rPr>
            <w:rFonts w:ascii="Times New Roman" w:hAnsi="Times New Roman"/>
            <w:color w:val="191919"/>
            <w:spacing w:val="-5"/>
            <w:sz w:val="18"/>
            <w:szCs w:val="18"/>
          </w:rPr>
          <w:delText>f</w:delText>
        </w:r>
        <w:r>
          <w:rPr>
            <w:rFonts w:ascii="Times New Roman" w:hAnsi="Times New Roman"/>
            <w:color w:val="191919"/>
            <w:spacing w:val="-2"/>
            <w:sz w:val="18"/>
            <w:szCs w:val="18"/>
          </w:rPr>
          <w:delText>fice</w:delText>
        </w:r>
      </w:del>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applicatio</w:t>
      </w:r>
      <w:r>
        <w:rPr>
          <w:rFonts w:ascii="Times New Roman" w:hAnsi="Times New Roman"/>
          <w:color w:val="191919"/>
          <w:sz w:val="18"/>
          <w:szCs w:val="18"/>
        </w:rPr>
        <w:t xml:space="preserve">n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indicat</w:t>
      </w:r>
      <w:r>
        <w:rPr>
          <w:rFonts w:ascii="Times New Roman" w:hAnsi="Times New Roman"/>
          <w:color w:val="191919"/>
          <w:sz w:val="18"/>
          <w:szCs w:val="18"/>
        </w:rPr>
        <w:t xml:space="preserve">e </w:t>
      </w:r>
      <w:r>
        <w:rPr>
          <w:rFonts w:ascii="Times New Roman" w:hAnsi="Times New Roman"/>
          <w:color w:val="191919"/>
          <w:spacing w:val="-2"/>
          <w:sz w:val="18"/>
          <w:szCs w:val="18"/>
        </w:rPr>
        <w:t>intende</w:t>
      </w:r>
      <w:r>
        <w:rPr>
          <w:rFonts w:ascii="Times New Roman" w:hAnsi="Times New Roman"/>
          <w:color w:val="191919"/>
          <w:sz w:val="18"/>
          <w:szCs w:val="18"/>
        </w:rPr>
        <w:t xml:space="preserve">d </w:t>
      </w:r>
      <w:r>
        <w:rPr>
          <w:rFonts w:ascii="Times New Roman" w:hAnsi="Times New Roman"/>
          <w:color w:val="191919"/>
          <w:spacing w:val="-2"/>
          <w:sz w:val="18"/>
          <w:szCs w:val="18"/>
        </w:rPr>
        <w:t>dat</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graduation</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fai</w:t>
      </w:r>
      <w:r>
        <w:rPr>
          <w:rFonts w:ascii="Times New Roman" w:hAnsi="Times New Roman"/>
          <w:color w:val="191919"/>
          <w:sz w:val="18"/>
          <w:szCs w:val="18"/>
        </w:rPr>
        <w:t xml:space="preserve">l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s </w:t>
      </w:r>
      <w:r>
        <w:rPr>
          <w:rFonts w:ascii="Times New Roman" w:hAnsi="Times New Roman"/>
          <w:color w:val="191919"/>
          <w:spacing w:val="-2"/>
          <w:sz w:val="18"/>
          <w:szCs w:val="18"/>
        </w:rPr>
        <w:t>indi- 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851"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summe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statem</w:t>
      </w:r>
      <w:r>
        <w:rPr>
          <w:rFonts w:ascii="Times New Roman" w:hAnsi="Times New Roman"/>
          <w:color w:val="191919"/>
          <w:spacing w:val="-3"/>
          <w:sz w:val="18"/>
          <w:szCs w:val="18"/>
        </w:rPr>
        <w:t>e</w:t>
      </w:r>
      <w:r>
        <w:rPr>
          <w:rFonts w:ascii="Times New Roman" w:hAnsi="Times New Roman"/>
          <w:color w:val="191919"/>
          <w:spacing w:val="-2"/>
          <w:sz w:val="18"/>
          <w:szCs w:val="18"/>
        </w:rPr>
        <w:t>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request, certifyin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e</w:t>
      </w:r>
      <w:r>
        <w:rPr>
          <w:rFonts w:ascii="Times New Roman" w:hAnsi="Times New Roman"/>
          <w:color w:val="191919"/>
          <w:spacing w:val="-2"/>
          <w:sz w:val="18"/>
          <w:szCs w:val="18"/>
        </w:rPr>
        <w:t>rtificate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teach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pursuan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4D157D" w:rsidRPr="00544F8B" w:rsidRDefault="004D157D" w:rsidP="004D157D">
      <w:pPr>
        <w:pStyle w:val="Heading2"/>
        <w:ind w:left="180" w:right="130" w:firstLine="0"/>
        <w:rPr>
          <w:rFonts w:ascii="Times New Roman" w:hAnsi="Times New Roman"/>
          <w:color w:val="000000"/>
          <w:sz w:val="24"/>
          <w:szCs w:val="24"/>
          <w:rPrChange w:id="852" w:author="jhawkins" w:date="2011-04-01T11:13:00Z">
            <w:rPr>
              <w:rFonts w:ascii="Times New Roman" w:hAnsi="Times New Roman"/>
              <w:color w:val="000000"/>
              <w:sz w:val="18"/>
              <w:szCs w:val="18"/>
            </w:rPr>
          </w:rPrChange>
        </w:rPr>
      </w:pPr>
      <w:bookmarkStart w:id="853" w:name="_Toc293070077"/>
      <w:bookmarkStart w:id="854" w:name="_Toc293077527"/>
      <w:bookmarkStart w:id="855" w:name="_Toc293078111"/>
      <w:bookmarkStart w:id="856" w:name="_Toc295559081"/>
      <w:bookmarkStart w:id="857" w:name="_Toc297152606"/>
      <w:r w:rsidRPr="00544F8B">
        <w:rPr>
          <w:rFonts w:ascii="Times New Roman" w:hAnsi="Times New Roman"/>
          <w:color w:val="191919"/>
          <w:spacing w:val="-2"/>
          <w:sz w:val="24"/>
          <w:szCs w:val="24"/>
        </w:rPr>
        <w:t>C</w:t>
      </w:r>
      <w:r w:rsidR="00566B75" w:rsidRPr="00566B75">
        <w:rPr>
          <w:rFonts w:ascii="Times New Roman" w:hAnsi="Times New Roman"/>
          <w:color w:val="191919"/>
          <w:spacing w:val="-2"/>
          <w:sz w:val="18"/>
          <w:szCs w:val="18"/>
          <w:rPrChange w:id="858" w:author="jhawkins" w:date="2011-04-01T11:13:00Z">
            <w:rPr>
              <w:rFonts w:ascii="Times New Roman" w:eastAsiaTheme="minorEastAsia" w:hAnsi="Times New Roman" w:cstheme="minorBidi"/>
              <w:b w:val="0"/>
              <w:bCs w:val="0"/>
              <w:color w:val="191919"/>
              <w:spacing w:val="-2"/>
              <w:sz w:val="18"/>
              <w:szCs w:val="18"/>
              <w:u w:val="single"/>
            </w:rPr>
          </w:rPrChange>
        </w:rPr>
        <w:t>OMMENCEMENT</w:t>
      </w:r>
      <w:bookmarkEnd w:id="853"/>
      <w:bookmarkEnd w:id="854"/>
      <w:bookmarkEnd w:id="855"/>
      <w:bookmarkEnd w:id="856"/>
      <w:bookmarkEnd w:id="857"/>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w:t>
      </w:r>
      <w:r>
        <w:rPr>
          <w:rFonts w:ascii="Times New Roman" w:hAnsi="Times New Roman"/>
          <w:color w:val="191919"/>
          <w:spacing w:val="-3"/>
          <w:sz w:val="18"/>
          <w:szCs w:val="18"/>
        </w:rPr>
        <w:t>a</w:t>
      </w:r>
      <w:r>
        <w:rPr>
          <w:rFonts w:ascii="Times New Roman" w:hAnsi="Times New Roman"/>
          <w:color w:val="191919"/>
          <w:spacing w:val="-2"/>
          <w:sz w:val="18"/>
          <w:szCs w:val="18"/>
        </w:rPr>
        <w:t>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absentia, whe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excus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 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4D157D" w:rsidRPr="00544F8B" w:rsidRDefault="004D157D" w:rsidP="004D157D">
      <w:pPr>
        <w:pStyle w:val="Heading2"/>
        <w:ind w:left="180" w:right="130" w:firstLine="0"/>
        <w:rPr>
          <w:rFonts w:ascii="Times New Roman" w:hAnsi="Times New Roman"/>
          <w:color w:val="000000"/>
          <w:sz w:val="24"/>
          <w:szCs w:val="24"/>
          <w:rPrChange w:id="859" w:author="jhawkins" w:date="2011-04-01T11:13:00Z">
            <w:rPr>
              <w:rFonts w:ascii="Times New Roman" w:hAnsi="Times New Roman"/>
              <w:color w:val="000000"/>
              <w:sz w:val="18"/>
              <w:szCs w:val="18"/>
            </w:rPr>
          </w:rPrChange>
        </w:rPr>
      </w:pPr>
      <w:bookmarkStart w:id="860" w:name="_Toc293070078"/>
      <w:bookmarkStart w:id="861" w:name="_Toc293077528"/>
      <w:bookmarkStart w:id="862" w:name="_Toc293078112"/>
      <w:bookmarkStart w:id="863" w:name="_Toc295559082"/>
      <w:bookmarkStart w:id="864" w:name="_Toc297152607"/>
      <w:r w:rsidRPr="00544F8B">
        <w:rPr>
          <w:rFonts w:ascii="Times New Roman" w:hAnsi="Times New Roman"/>
          <w:color w:val="191919"/>
          <w:spacing w:val="-2"/>
          <w:sz w:val="24"/>
          <w:szCs w:val="24"/>
        </w:rPr>
        <w:t>R</w:t>
      </w:r>
      <w:r w:rsidR="00566B75" w:rsidRPr="00566B75">
        <w:rPr>
          <w:rFonts w:ascii="Times New Roman" w:hAnsi="Times New Roman"/>
          <w:color w:val="191919"/>
          <w:spacing w:val="-2"/>
          <w:sz w:val="18"/>
          <w:szCs w:val="18"/>
          <w:rPrChange w:id="865" w:author="jhawkins" w:date="2011-04-01T11:13:00Z">
            <w:rPr>
              <w:rFonts w:ascii="Times New Roman" w:eastAsiaTheme="minorEastAsia" w:hAnsi="Times New Roman" w:cstheme="minorBidi"/>
              <w:b w:val="0"/>
              <w:bCs w:val="0"/>
              <w:color w:val="191919"/>
              <w:spacing w:val="-2"/>
              <w:sz w:val="18"/>
              <w:szCs w:val="18"/>
              <w:u w:val="single"/>
            </w:rPr>
          </w:rPrChange>
        </w:rPr>
        <w:t>EGENTS</w:t>
      </w:r>
      <w:r w:rsidRPr="00544F8B">
        <w:rPr>
          <w:rFonts w:ascii="Times New Roman" w:hAnsi="Times New Roman"/>
          <w:color w:val="191919"/>
          <w:sz w:val="24"/>
          <w:szCs w:val="24"/>
        </w:rPr>
        <w:t>’</w:t>
      </w:r>
      <w:r w:rsidRPr="00544F8B">
        <w:rPr>
          <w:rFonts w:ascii="Times New Roman" w:hAnsi="Times New Roman"/>
          <w:color w:val="191919"/>
          <w:spacing w:val="-27"/>
          <w:sz w:val="24"/>
          <w:szCs w:val="24"/>
        </w:rPr>
        <w:t xml:space="preserve"> </w:t>
      </w:r>
      <w:r w:rsidRPr="00544F8B">
        <w:rPr>
          <w:rFonts w:ascii="Times New Roman" w:hAnsi="Times New Roman"/>
          <w:color w:val="191919"/>
          <w:spacing w:val="-2"/>
          <w:sz w:val="24"/>
          <w:szCs w:val="24"/>
        </w:rPr>
        <w:t>T</w:t>
      </w:r>
      <w:r w:rsidR="00566B75" w:rsidRPr="00566B75">
        <w:rPr>
          <w:rFonts w:ascii="Times New Roman" w:hAnsi="Times New Roman"/>
          <w:color w:val="191919"/>
          <w:spacing w:val="-2"/>
          <w:sz w:val="18"/>
          <w:szCs w:val="18"/>
          <w:rPrChange w:id="866" w:author="jhawkins" w:date="2011-04-01T11:13:00Z">
            <w:rPr>
              <w:rFonts w:ascii="Times New Roman" w:eastAsiaTheme="minorEastAsia" w:hAnsi="Times New Roman" w:cstheme="minorBidi"/>
              <w:b w:val="0"/>
              <w:bCs w:val="0"/>
              <w:color w:val="191919"/>
              <w:spacing w:val="-2"/>
              <w:sz w:val="18"/>
              <w:szCs w:val="18"/>
              <w:u w:val="single"/>
            </w:rPr>
          </w:rPrChange>
        </w:rPr>
        <w:t>EST</w:t>
      </w:r>
      <w:bookmarkEnd w:id="860"/>
      <w:bookmarkEnd w:id="861"/>
      <w:bookmarkEnd w:id="862"/>
      <w:bookmarkEnd w:id="863"/>
      <w:bookmarkEnd w:id="864"/>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administered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followin</w:t>
      </w:r>
      <w:r>
        <w:rPr>
          <w:rFonts w:ascii="Times New Roman" w:hAnsi="Times New Roman"/>
          <w:color w:val="191919"/>
          <w:sz w:val="18"/>
          <w:szCs w:val="18"/>
        </w:rPr>
        <w:t>g</w:t>
      </w:r>
      <w:r>
        <w:rPr>
          <w:rFonts w:ascii="Times New Roman" w:hAnsi="Times New Roman"/>
          <w:color w:val="191919"/>
          <w:spacing w:val="-2"/>
          <w:sz w:val="18"/>
          <w:szCs w:val="18"/>
        </w:rPr>
        <w:t xml:space="preserve"> statemen</w:t>
      </w:r>
      <w:r>
        <w:rPr>
          <w:rFonts w:ascii="Times New Roman" w:hAnsi="Times New Roman"/>
          <w:color w:val="191919"/>
          <w:sz w:val="18"/>
          <w:szCs w:val="18"/>
        </w:rPr>
        <w:t>t</w:t>
      </w:r>
      <w:r>
        <w:rPr>
          <w:rFonts w:ascii="Times New Roman" w:hAnsi="Times New Roman"/>
          <w:color w:val="191919"/>
          <w:spacing w:val="-2"/>
          <w:sz w:val="18"/>
          <w:szCs w:val="18"/>
        </w:rPr>
        <w:t xml:space="preserve"> shal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polic</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Boar</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Regent</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Syste</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Ge</w:t>
      </w:r>
      <w:r>
        <w:rPr>
          <w:rFonts w:ascii="Times New Roman" w:hAnsi="Times New Roman"/>
          <w:color w:val="191919"/>
          <w:spacing w:val="-3"/>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thi</w:t>
      </w:r>
      <w:r>
        <w:rPr>
          <w:rFonts w:ascii="Times New Roman" w:hAnsi="Times New Roman"/>
          <w:color w:val="191919"/>
          <w:sz w:val="18"/>
          <w:szCs w:val="18"/>
        </w:rPr>
        <w:t>s</w:t>
      </w:r>
      <w:r>
        <w:rPr>
          <w:rFonts w:ascii="Times New Roman" w:hAnsi="Times New Roman"/>
          <w:color w:val="191919"/>
          <w:spacing w:val="-2"/>
          <w:sz w:val="18"/>
          <w:szCs w:val="18"/>
        </w:rPr>
        <w:t xml:space="preserve"> examination.</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867"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responsibilit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assur</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othe</w:t>
      </w:r>
      <w:r>
        <w:rPr>
          <w:rFonts w:ascii="Times New Roman" w:hAnsi="Times New Roman"/>
          <w:color w:val="191919"/>
          <w:sz w:val="18"/>
          <w:szCs w:val="18"/>
        </w:rPr>
        <w:t xml:space="preserve">r </w:t>
      </w:r>
      <w:r>
        <w:rPr>
          <w:rFonts w:ascii="Times New Roman" w:hAnsi="Times New Roman"/>
          <w:color w:val="191919"/>
          <w:spacing w:val="-2"/>
          <w:sz w:val="18"/>
          <w:szCs w:val="18"/>
        </w:rPr>
        <w:t>institutions</w:t>
      </w:r>
      <w:r>
        <w:rPr>
          <w:rFonts w:ascii="Times New Roman" w:hAnsi="Times New Roman"/>
          <w:color w:val="1919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Sy</w:t>
      </w:r>
      <w:r>
        <w:rPr>
          <w:rFonts w:ascii="Times New Roman" w:hAnsi="Times New Roman"/>
          <w:color w:val="191919"/>
          <w:spacing w:val="-3"/>
          <w:sz w:val="18"/>
          <w:szCs w:val="18"/>
        </w:rPr>
        <w:t>s</w:t>
      </w:r>
      <w:r>
        <w:rPr>
          <w:rFonts w:ascii="Times New Roman" w:hAnsi="Times New Roman"/>
          <w:color w:val="191919"/>
          <w:spacing w:val="-2"/>
          <w:sz w:val="18"/>
          <w:szCs w:val="18"/>
        </w:rPr>
        <w:t>te</w:t>
      </w:r>
      <w:r>
        <w:rPr>
          <w:rFonts w:ascii="Times New Roman" w:hAnsi="Times New Roman"/>
          <w:color w:val="191919"/>
          <w:sz w:val="18"/>
          <w:szCs w:val="18"/>
        </w:rPr>
        <w:t xml:space="preserve">m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whole</w:t>
      </w:r>
      <w:r>
        <w:rPr>
          <w:rFonts w:ascii="Times New Roman" w:hAnsi="Times New Roman"/>
          <w:color w:val="191919"/>
          <w:sz w:val="18"/>
          <w:szCs w:val="18"/>
        </w:rPr>
        <w:t xml:space="preserve">, </w:t>
      </w:r>
      <w:r>
        <w:rPr>
          <w:rFonts w:ascii="Times New Roman" w:hAnsi="Times New Roman"/>
          <w:color w:val="191919"/>
          <w:spacing w:val="-2"/>
          <w:sz w:val="18"/>
          <w:szCs w:val="18"/>
        </w:rPr>
        <w:t>that 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obtainin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literacy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k</w:t>
      </w:r>
      <w:r>
        <w:rPr>
          <w:rFonts w:ascii="Times New Roman" w:hAnsi="Times New Roman"/>
          <w:color w:val="191919"/>
          <w:spacing w:val="-2"/>
          <w:sz w:val="18"/>
          <w:szCs w:val="18"/>
        </w:rPr>
        <w:t>ill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writing.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w:t>
      </w:r>
      <w:r>
        <w:rPr>
          <w:rFonts w:ascii="Times New Roman" w:hAnsi="Times New Roman"/>
          <w:color w:val="191919"/>
          <w:spacing w:val="-3"/>
          <w:sz w:val="18"/>
          <w:szCs w:val="18"/>
        </w:rPr>
        <w:t>e</w:t>
      </w:r>
      <w:r>
        <w:rPr>
          <w:rFonts w:ascii="Times New Roman" w:hAnsi="Times New Roman"/>
          <w:color w:val="191919"/>
          <w:spacing w:val="-2"/>
          <w:sz w:val="18"/>
          <w:szCs w:val="18"/>
        </w:rPr>
        <w:t>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868"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outline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p>
    <w:p w:rsidR="004D157D" w:rsidRPr="00544F8B" w:rsidRDefault="004D157D" w:rsidP="004D157D">
      <w:pPr>
        <w:widowControl w:val="0"/>
        <w:autoSpaceDE w:val="0"/>
        <w:autoSpaceDN w:val="0"/>
        <w:adjustRightInd w:val="0"/>
        <w:spacing w:after="0" w:line="200" w:lineRule="exact"/>
        <w:ind w:left="180" w:right="130" w:firstLine="0"/>
        <w:rPr>
          <w:rFonts w:ascii="Times New Roman" w:hAnsi="Times New Roman"/>
          <w:color w:val="000000"/>
          <w:sz w:val="18"/>
          <w:szCs w:val="18"/>
          <w:rPrChange w:id="869" w:author="jhawkins" w:date="2011-04-01T11:13:00Z">
            <w:rPr>
              <w:rFonts w:ascii="Times New Roman" w:hAnsi="Times New Roman"/>
              <w:color w:val="000000"/>
              <w:sz w:val="20"/>
              <w:szCs w:val="20"/>
            </w:rPr>
          </w:rPrChange>
        </w:rPr>
      </w:pPr>
    </w:p>
    <w:p w:rsidR="004D157D" w:rsidRPr="005F2A86" w:rsidRDefault="004D157D" w:rsidP="004D157D">
      <w:pPr>
        <w:pStyle w:val="Heading2"/>
        <w:ind w:left="180" w:right="130" w:firstLine="0"/>
        <w:jc w:val="both"/>
        <w:rPr>
          <w:rFonts w:ascii="Times New Roman" w:hAnsi="Times New Roman"/>
          <w:color w:val="000000"/>
          <w:sz w:val="24"/>
          <w:szCs w:val="24"/>
          <w:rPrChange w:id="870" w:author="jhawkins" w:date="2011-04-01T11:13:00Z">
            <w:rPr>
              <w:rFonts w:ascii="Times New Roman" w:hAnsi="Times New Roman"/>
              <w:color w:val="000000"/>
              <w:sz w:val="18"/>
              <w:szCs w:val="18"/>
            </w:rPr>
          </w:rPrChange>
        </w:rPr>
      </w:pPr>
      <w:bookmarkStart w:id="871" w:name="_Toc293070079"/>
      <w:bookmarkStart w:id="872" w:name="_Toc293077529"/>
      <w:bookmarkStart w:id="873" w:name="_Toc293078113"/>
      <w:bookmarkStart w:id="874" w:name="_Toc295559083"/>
      <w:bookmarkStart w:id="875" w:name="_Toc297152608"/>
      <w:r w:rsidRPr="005F2A86">
        <w:rPr>
          <w:rFonts w:ascii="Times New Roman" w:hAnsi="Times New Roman"/>
          <w:color w:val="191919"/>
          <w:spacing w:val="-2"/>
          <w:sz w:val="24"/>
          <w:szCs w:val="24"/>
        </w:rPr>
        <w:t>R</w:t>
      </w:r>
      <w:r w:rsidR="00566B75" w:rsidRPr="00566B75">
        <w:rPr>
          <w:rFonts w:ascii="Times New Roman" w:hAnsi="Times New Roman"/>
          <w:color w:val="191919"/>
          <w:spacing w:val="-2"/>
          <w:sz w:val="18"/>
          <w:szCs w:val="18"/>
          <w:rPrChange w:id="876" w:author="jhawkins" w:date="2011-04-01T11:13:00Z">
            <w:rPr>
              <w:rFonts w:ascii="Times New Roman" w:eastAsiaTheme="minorEastAsia" w:hAnsi="Times New Roman" w:cstheme="minorBidi"/>
              <w:b w:val="0"/>
              <w:bCs w:val="0"/>
              <w:color w:val="191919"/>
              <w:spacing w:val="-2"/>
              <w:sz w:val="18"/>
              <w:szCs w:val="18"/>
              <w:u w:val="single"/>
            </w:rPr>
          </w:rPrChange>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00566B75" w:rsidRPr="00566B75">
        <w:rPr>
          <w:rFonts w:ascii="Times New Roman" w:hAnsi="Times New Roman"/>
          <w:color w:val="191919"/>
          <w:spacing w:val="-2"/>
          <w:sz w:val="18"/>
          <w:szCs w:val="18"/>
          <w:rPrChange w:id="877" w:author="jhawkins" w:date="2011-04-01T11:13:00Z">
            <w:rPr>
              <w:rFonts w:ascii="Times New Roman" w:eastAsiaTheme="minorEastAsia" w:hAnsi="Times New Roman" w:cstheme="minorBidi"/>
              <w:b w:val="0"/>
              <w:bCs w:val="0"/>
              <w:color w:val="191919"/>
              <w:spacing w:val="-2"/>
              <w:sz w:val="18"/>
              <w:szCs w:val="18"/>
              <w:u w:val="single"/>
            </w:rPr>
          </w:rPrChange>
        </w:rPr>
        <w:t>ESTIN</w:t>
      </w:r>
      <w:r w:rsidR="00566B75" w:rsidRPr="00566B75">
        <w:rPr>
          <w:rFonts w:ascii="Times New Roman" w:hAnsi="Times New Roman"/>
          <w:color w:val="191919"/>
          <w:sz w:val="18"/>
          <w:szCs w:val="18"/>
          <w:rPrChange w:id="878" w:author="jhawkins" w:date="2011-04-01T11:13:00Z">
            <w:rPr>
              <w:rFonts w:ascii="Times New Roman" w:eastAsiaTheme="minorEastAsia" w:hAnsi="Times New Roman" w:cstheme="minorBidi"/>
              <w:b w:val="0"/>
              <w:bCs w:val="0"/>
              <w:color w:val="191919"/>
              <w:sz w:val="18"/>
              <w:szCs w:val="18"/>
              <w:u w:val="single"/>
            </w:rPr>
          </w:rPrChange>
        </w:rPr>
        <w:t>G</w:t>
      </w:r>
      <w:r w:rsidR="00566B75" w:rsidRPr="00566B75">
        <w:rPr>
          <w:rFonts w:ascii="Times New Roman" w:hAnsi="Times New Roman"/>
          <w:color w:val="191919"/>
          <w:spacing w:val="10"/>
          <w:sz w:val="24"/>
          <w:szCs w:val="24"/>
          <w:rPrChange w:id="879"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P</w:t>
      </w:r>
      <w:r w:rsidR="00566B75" w:rsidRPr="00566B75">
        <w:rPr>
          <w:rFonts w:ascii="Times New Roman" w:hAnsi="Times New Roman"/>
          <w:color w:val="191919"/>
          <w:spacing w:val="-2"/>
          <w:sz w:val="18"/>
          <w:szCs w:val="18"/>
          <w:rPrChange w:id="880" w:author="jhawkins" w:date="2011-04-01T11:13:00Z">
            <w:rPr>
              <w:rFonts w:ascii="Times New Roman" w:eastAsiaTheme="minorEastAsia" w:hAnsi="Times New Roman" w:cstheme="minorBidi"/>
              <w:b w:val="0"/>
              <w:bCs w:val="0"/>
              <w:color w:val="191919"/>
              <w:spacing w:val="-2"/>
              <w:sz w:val="18"/>
              <w:szCs w:val="18"/>
              <w:u w:val="single"/>
            </w:rPr>
          </w:rPrChange>
        </w:rPr>
        <w:t>ROGRA</w:t>
      </w:r>
      <w:r w:rsidR="00566B75" w:rsidRPr="00566B75">
        <w:rPr>
          <w:rFonts w:ascii="Times New Roman" w:hAnsi="Times New Roman"/>
          <w:color w:val="191919"/>
          <w:sz w:val="18"/>
          <w:szCs w:val="18"/>
          <w:rPrChange w:id="881" w:author="jhawkins" w:date="2011-04-01T11:13:00Z">
            <w:rPr>
              <w:rFonts w:ascii="Times New Roman" w:eastAsiaTheme="minorEastAsia" w:hAnsi="Times New Roman" w:cstheme="minorBidi"/>
              <w:b w:val="0"/>
              <w:bCs w:val="0"/>
              <w:color w:val="191919"/>
              <w:sz w:val="18"/>
              <w:szCs w:val="18"/>
              <w:u w:val="single"/>
            </w:rPr>
          </w:rPrChange>
        </w:rPr>
        <w:t>M</w:t>
      </w:r>
      <w:r w:rsidR="00566B75" w:rsidRPr="00566B75">
        <w:rPr>
          <w:rFonts w:ascii="Times New Roman" w:hAnsi="Times New Roman"/>
          <w:color w:val="191919"/>
          <w:spacing w:val="-3"/>
          <w:sz w:val="24"/>
          <w:szCs w:val="24"/>
          <w:rPrChange w:id="882" w:author="jhawkins" w:date="2011-04-01T11:13:00Z">
            <w:rPr>
              <w:rFonts w:ascii="Times New Roman" w:eastAsiaTheme="minorEastAsia" w:hAnsi="Times New Roman" w:cstheme="minorBidi"/>
              <w:b w:val="0"/>
              <w:bCs w:val="0"/>
              <w:color w:val="191919"/>
              <w:spacing w:val="-3"/>
              <w:sz w:val="18"/>
              <w:szCs w:val="18"/>
              <w:u w:val="single"/>
            </w:rPr>
          </w:rPrChange>
        </w:rPr>
        <w:t xml:space="preserve"> </w:t>
      </w:r>
      <w:r w:rsidRPr="005F2A86">
        <w:rPr>
          <w:rFonts w:ascii="Times New Roman" w:hAnsi="Times New Roman"/>
          <w:color w:val="191919"/>
          <w:spacing w:val="-2"/>
          <w:sz w:val="24"/>
          <w:szCs w:val="24"/>
        </w:rPr>
        <w:t>A</w:t>
      </w:r>
      <w:r w:rsidR="00566B75" w:rsidRPr="00566B75">
        <w:rPr>
          <w:rFonts w:ascii="Times New Roman" w:hAnsi="Times New Roman"/>
          <w:color w:val="191919"/>
          <w:spacing w:val="-2"/>
          <w:sz w:val="18"/>
          <w:szCs w:val="18"/>
          <w:rPrChange w:id="883" w:author="jhawkins" w:date="2011-04-01T11:13:00Z">
            <w:rPr>
              <w:rFonts w:ascii="Times New Roman" w:eastAsiaTheme="minorEastAsia" w:hAnsi="Times New Roman" w:cstheme="minorBidi"/>
              <w:b w:val="0"/>
              <w:bCs w:val="0"/>
              <w:color w:val="191919"/>
              <w:spacing w:val="-2"/>
              <w:sz w:val="18"/>
              <w:szCs w:val="18"/>
              <w:u w:val="single"/>
            </w:rPr>
          </w:rPrChange>
        </w:rPr>
        <w:t>DMINISTR</w:t>
      </w:r>
      <w:r w:rsidR="00566B75" w:rsidRPr="00566B75">
        <w:rPr>
          <w:rFonts w:ascii="Times New Roman" w:hAnsi="Times New Roman"/>
          <w:color w:val="191919"/>
          <w:spacing w:val="-16"/>
          <w:sz w:val="18"/>
          <w:szCs w:val="18"/>
          <w:rPrChange w:id="884" w:author="jhawkins" w:date="2011-04-01T11:13:00Z">
            <w:rPr>
              <w:rFonts w:ascii="Times New Roman" w:eastAsiaTheme="minorEastAsia" w:hAnsi="Times New Roman" w:cstheme="minorBidi"/>
              <w:b w:val="0"/>
              <w:bCs w:val="0"/>
              <w:color w:val="191919"/>
              <w:spacing w:val="-16"/>
              <w:sz w:val="18"/>
              <w:szCs w:val="18"/>
              <w:u w:val="single"/>
            </w:rPr>
          </w:rPrChange>
        </w:rPr>
        <w:t>A</w:t>
      </w:r>
      <w:r w:rsidR="00566B75" w:rsidRPr="00566B75">
        <w:rPr>
          <w:rFonts w:ascii="Times New Roman" w:hAnsi="Times New Roman"/>
          <w:color w:val="191919"/>
          <w:spacing w:val="-2"/>
          <w:sz w:val="18"/>
          <w:szCs w:val="18"/>
          <w:rPrChange w:id="885" w:author="jhawkins" w:date="2011-04-01T11:13:00Z">
            <w:rPr>
              <w:rFonts w:ascii="Times New Roman" w:eastAsiaTheme="minorEastAsia" w:hAnsi="Times New Roman" w:cstheme="minorBidi"/>
              <w:b w:val="0"/>
              <w:bCs w:val="0"/>
              <w:color w:val="191919"/>
              <w:spacing w:val="-2"/>
              <w:sz w:val="18"/>
              <w:szCs w:val="18"/>
              <w:u w:val="single"/>
            </w:rPr>
          </w:rPrChange>
        </w:rPr>
        <w:t>TIV</w:t>
      </w:r>
      <w:r w:rsidR="00566B75" w:rsidRPr="00566B75">
        <w:rPr>
          <w:rFonts w:ascii="Times New Roman" w:hAnsi="Times New Roman"/>
          <w:color w:val="191919"/>
          <w:sz w:val="18"/>
          <w:szCs w:val="18"/>
          <w:rPrChange w:id="886" w:author="jhawkins" w:date="2011-04-01T11:13:00Z">
            <w:rPr>
              <w:rFonts w:ascii="Times New Roman" w:eastAsiaTheme="minorEastAsia" w:hAnsi="Times New Roman" w:cstheme="minorBidi"/>
              <w:b w:val="0"/>
              <w:bCs w:val="0"/>
              <w:color w:val="191919"/>
              <w:sz w:val="18"/>
              <w:szCs w:val="18"/>
              <w:u w:val="single"/>
            </w:rPr>
          </w:rPrChange>
        </w:rPr>
        <w:t>E</w:t>
      </w:r>
      <w:r w:rsidR="00566B75" w:rsidRPr="00566B75">
        <w:rPr>
          <w:rFonts w:ascii="Times New Roman" w:hAnsi="Times New Roman"/>
          <w:color w:val="191919"/>
          <w:spacing w:val="11"/>
          <w:sz w:val="24"/>
          <w:szCs w:val="24"/>
          <w:rPrChange w:id="887" w:author="jhawkins" w:date="2011-04-01T11:13:00Z">
            <w:rPr>
              <w:rFonts w:ascii="Times New Roman" w:eastAsiaTheme="minorEastAsia" w:hAnsi="Times New Roman" w:cstheme="minorBidi"/>
              <w:b w:val="0"/>
              <w:bCs w:val="0"/>
              <w:color w:val="191919"/>
              <w:spacing w:val="11"/>
              <w:sz w:val="18"/>
              <w:szCs w:val="18"/>
              <w:u w:val="single"/>
            </w:rPr>
          </w:rPrChange>
        </w:rPr>
        <w:t xml:space="preserve"> </w:t>
      </w:r>
      <w:r w:rsidRPr="005F2A86">
        <w:rPr>
          <w:rFonts w:ascii="Times New Roman" w:hAnsi="Times New Roman"/>
          <w:color w:val="191919"/>
          <w:spacing w:val="-2"/>
          <w:sz w:val="24"/>
          <w:szCs w:val="24"/>
        </w:rPr>
        <w:t>P</w:t>
      </w:r>
      <w:r w:rsidR="00566B75" w:rsidRPr="00566B75">
        <w:rPr>
          <w:rFonts w:ascii="Times New Roman" w:hAnsi="Times New Roman"/>
          <w:color w:val="191919"/>
          <w:spacing w:val="-2"/>
          <w:sz w:val="18"/>
          <w:szCs w:val="18"/>
          <w:rPrChange w:id="888" w:author="jhawkins" w:date="2011-04-01T11:13:00Z">
            <w:rPr>
              <w:rFonts w:ascii="Times New Roman" w:eastAsiaTheme="minorEastAsia" w:hAnsi="Times New Roman" w:cstheme="minorBidi"/>
              <w:b w:val="0"/>
              <w:bCs w:val="0"/>
              <w:color w:val="191919"/>
              <w:spacing w:val="-2"/>
              <w:sz w:val="18"/>
              <w:szCs w:val="18"/>
              <w:u w:val="single"/>
            </w:rPr>
          </w:rPrChange>
        </w:rPr>
        <w:t>ROCEDURES</w:t>
      </w:r>
      <w:bookmarkEnd w:id="871"/>
      <w:bookmarkEnd w:id="872"/>
      <w:bookmarkEnd w:id="873"/>
      <w:bookmarkEnd w:id="874"/>
      <w:bookmarkEnd w:id="875"/>
    </w:p>
    <w:p w:rsidR="004D157D" w:rsidRPr="00544F8B" w:rsidRDefault="004D157D" w:rsidP="004D157D">
      <w:pPr>
        <w:widowControl w:val="0"/>
        <w:tabs>
          <w:tab w:val="left" w:pos="11160"/>
        </w:tabs>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procedure</w:t>
      </w:r>
      <w:r>
        <w:rPr>
          <w:rFonts w:ascii="Times New Roman" w:hAnsi="Times New Roman"/>
          <w:color w:val="191919"/>
          <w:sz w:val="18"/>
          <w:szCs w:val="18"/>
        </w:rPr>
        <w:t>s</w:t>
      </w:r>
      <w:r>
        <w:rPr>
          <w:rFonts w:ascii="Times New Roman" w:hAnsi="Times New Roman"/>
          <w:color w:val="191919"/>
          <w:spacing w:val="-14"/>
          <w:sz w:val="18"/>
          <w:szCs w:val="18"/>
        </w:rPr>
        <w:t xml:space="preserve"> </w:t>
      </w:r>
      <w:proofErr w:type="gramStart"/>
      <w:r>
        <w:rPr>
          <w:rFonts w:ascii="Times New Roman" w:hAnsi="Times New Roman"/>
          <w:color w:val="191919"/>
          <w:spacing w:val="-4"/>
          <w:sz w:val="18"/>
          <w:szCs w:val="18"/>
        </w:rPr>
        <w:t>implemen</w:t>
      </w:r>
      <w:r>
        <w:rPr>
          <w:rFonts w:ascii="Times New Roman" w:hAnsi="Times New Roman"/>
          <w:color w:val="191919"/>
          <w:sz w:val="18"/>
          <w:szCs w:val="18"/>
        </w:rPr>
        <w:t>t</w:t>
      </w:r>
      <w:r>
        <w:rPr>
          <w:rFonts w:ascii="Times New Roman" w:hAnsi="Times New Roman"/>
          <w:color w:val="191919"/>
          <w:spacing w:val="-14"/>
          <w:sz w:val="18"/>
          <w:szCs w:val="18"/>
        </w:rPr>
        <w:t xml:space="preserve"> </w:t>
      </w:r>
      <w:ins w:id="889" w:author="jhawkins" w:date="2011-04-01T10:18:00Z">
        <w:r>
          <w:rPr>
            <w:rFonts w:ascii="Times New Roman" w:hAnsi="Times New Roman"/>
            <w:color w:val="191919"/>
            <w:spacing w:val="-14"/>
            <w:sz w:val="18"/>
            <w:szCs w:val="18"/>
          </w:rPr>
          <w:t xml:space="preserve"> </w:t>
        </w:r>
      </w:ins>
      <w:r>
        <w:rPr>
          <w:rFonts w:ascii="Times New Roman" w:hAnsi="Times New Roman"/>
          <w:color w:val="191919"/>
          <w:spacing w:val="-4"/>
          <w:sz w:val="18"/>
          <w:szCs w:val="18"/>
        </w:rPr>
        <w:t>th</w:t>
      </w:r>
      <w:r>
        <w:rPr>
          <w:rFonts w:ascii="Times New Roman" w:hAnsi="Times New Roman"/>
          <w:color w:val="191919"/>
          <w:sz w:val="18"/>
          <w:szCs w:val="18"/>
        </w:rPr>
        <w:t>e</w:t>
      </w:r>
      <w:proofErr w:type="gramEnd"/>
      <w:r>
        <w:rPr>
          <w:rFonts w:ascii="Times New Roman" w:hAnsi="Times New Roman"/>
          <w:color w:val="191919"/>
          <w:spacing w:val="-14"/>
          <w:sz w:val="18"/>
          <w:szCs w:val="18"/>
        </w:rPr>
        <w:t xml:space="preserve"> </w:t>
      </w:r>
      <w:r>
        <w:rPr>
          <w:rFonts w:ascii="Times New Roman" w:hAnsi="Times New Roman"/>
          <w:color w:val="191919"/>
          <w:spacing w:val="-4"/>
          <w:sz w:val="18"/>
          <w:szCs w:val="18"/>
        </w:rPr>
        <w:t>Polic</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Regents</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17"/>
          <w:sz w:val="18"/>
          <w:szCs w:val="18"/>
        </w:rPr>
        <w:t>T</w:t>
      </w:r>
      <w:r>
        <w:rPr>
          <w:rFonts w:ascii="Times New Roman" w:hAnsi="Times New Roman"/>
          <w:color w:val="191919"/>
          <w:spacing w:val="-4"/>
          <w:sz w:val="18"/>
          <w:szCs w:val="18"/>
        </w:rPr>
        <w:t>estin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Progra</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Boar</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Universit</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Syste</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Geo</w:t>
      </w:r>
      <w:r>
        <w:rPr>
          <w:rFonts w:ascii="Times New Roman" w:hAnsi="Times New Roman"/>
          <w:color w:val="191919"/>
          <w:spacing w:val="-8"/>
          <w:sz w:val="18"/>
          <w:szCs w:val="18"/>
        </w:rPr>
        <w:t>r</w:t>
      </w:r>
      <w:r>
        <w:rPr>
          <w:rFonts w:ascii="Times New Roman" w:hAnsi="Times New Roman"/>
          <w:color w:val="191919"/>
          <w:spacing w:val="-4"/>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(USG).</w:t>
      </w: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w:t>
      </w:r>
      <w:r>
        <w:rPr>
          <w:rFonts w:ascii="Times New Roman" w:hAnsi="Times New Roman"/>
          <w:color w:val="191919"/>
          <w:spacing w:val="-3"/>
          <w:sz w:val="18"/>
          <w:szCs w:val="18"/>
        </w:rPr>
        <w:t>n</w:t>
      </w:r>
      <w:r>
        <w:rPr>
          <w:rFonts w:ascii="Times New Roman" w:hAnsi="Times New Roman"/>
          <w:color w:val="191919"/>
          <w:spacing w:val="-2"/>
          <w:sz w:val="18"/>
          <w:szCs w:val="18"/>
        </w:rPr>
        <w:t>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8</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w:t>
      </w:r>
      <w:r>
        <w:rPr>
          <w:rFonts w:ascii="Times New Roman" w:hAnsi="Times New Roman"/>
          <w:color w:val="191919"/>
          <w:spacing w:val="-3"/>
          <w:sz w:val="18"/>
          <w:szCs w:val="18"/>
        </w:rPr>
        <w:t>t</w:t>
      </w:r>
      <w:r>
        <w:rPr>
          <w:rFonts w:ascii="Times New Roman" w:hAnsi="Times New Roman"/>
          <w:color w:val="191919"/>
          <w:spacing w:val="-2"/>
          <w:sz w:val="18"/>
          <w:szCs w:val="18"/>
        </w:rPr>
        <w: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regardless 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ever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spring 2008</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Humanitie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2008.</w:t>
      </w:r>
    </w:p>
    <w:p w:rsidR="004D157D" w:rsidRPr="00544F8B" w:rsidRDefault="004D157D" w:rsidP="004D157D">
      <w:pPr>
        <w:widowControl w:val="0"/>
        <w:autoSpaceDE w:val="0"/>
        <w:autoSpaceDN w:val="0"/>
        <w:adjustRightInd w:val="0"/>
        <w:spacing w:before="16" w:after="0" w:line="200" w:lineRule="exact"/>
        <w:ind w:left="180" w:right="130" w:firstLine="0"/>
        <w:jc w:val="both"/>
        <w:rPr>
          <w:rFonts w:ascii="Times New Roman" w:hAnsi="Times New Roman"/>
          <w:color w:val="000000"/>
          <w:sz w:val="18"/>
          <w:szCs w:val="18"/>
          <w:rPrChange w:id="890"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passi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 specifie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predetermine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w:t>
      </w:r>
      <w:r>
        <w:rPr>
          <w:rFonts w:ascii="Times New Roman" w:hAnsi="Times New Roman"/>
          <w:color w:val="191919"/>
          <w:spacing w:val="-3"/>
          <w:sz w:val="18"/>
          <w:szCs w:val="18"/>
        </w:rPr>
        <w:t>a</w:t>
      </w:r>
      <w:r>
        <w:rPr>
          <w:rFonts w:ascii="Times New Roman" w:hAnsi="Times New Roman"/>
          <w:color w:val="191919"/>
          <w:spacing w:val="-2"/>
          <w:sz w:val="18"/>
          <w:szCs w:val="18"/>
        </w:rPr>
        <w:t>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2007)</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l</w:t>
      </w:r>
      <w:r>
        <w:rPr>
          <w:rFonts w:ascii="Times New Roman" w:hAnsi="Times New Roman"/>
          <w:color w:val="191919"/>
          <w:spacing w:val="-2"/>
          <w:sz w:val="18"/>
          <w:szCs w:val="18"/>
        </w:rPr>
        <w:t>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externally-grade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w:t>
      </w:r>
      <w:r>
        <w:rPr>
          <w:rFonts w:ascii="Times New Roman" w:hAnsi="Times New Roman"/>
          <w:color w:val="191919"/>
          <w:spacing w:val="-3"/>
          <w:sz w:val="18"/>
          <w:szCs w:val="18"/>
        </w:rPr>
        <w:t>m</w:t>
      </w:r>
      <w:r>
        <w:rPr>
          <w:rFonts w:ascii="Times New Roman" w:hAnsi="Times New Roman"/>
          <w:color w:val="191919"/>
          <w:spacing w:val="-2"/>
          <w:sz w:val="18"/>
          <w:szCs w:val="18"/>
        </w:rPr>
        <w:t>ple</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 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available.</w:t>
      </w:r>
    </w:p>
    <w:p w:rsidR="004D157D" w:rsidRPr="00544F8B" w:rsidRDefault="004D157D" w:rsidP="004D157D">
      <w:pPr>
        <w:widowControl w:val="0"/>
        <w:autoSpaceDE w:val="0"/>
        <w:autoSpaceDN w:val="0"/>
        <w:adjustRightInd w:val="0"/>
        <w:spacing w:after="0" w:line="200" w:lineRule="exact"/>
        <w:ind w:left="180" w:right="130" w:firstLine="0"/>
        <w:rPr>
          <w:rFonts w:ascii="Times New Roman" w:hAnsi="Times New Roman"/>
          <w:color w:val="000000"/>
          <w:sz w:val="18"/>
          <w:szCs w:val="18"/>
          <w:rPrChange w:id="891" w:author="jhawkins" w:date="2011-04-01T11:13:00Z">
            <w:rPr>
              <w:rFonts w:ascii="Times New Roman" w:hAnsi="Times New Roman"/>
              <w:color w:val="000000"/>
              <w:sz w:val="20"/>
              <w:szCs w:val="20"/>
            </w:rPr>
          </w:rPrChange>
        </w:rPr>
      </w:pPr>
    </w:p>
    <w:p w:rsidR="004D157D" w:rsidRPr="006D530B" w:rsidRDefault="004D157D" w:rsidP="004D157D">
      <w:pPr>
        <w:pStyle w:val="ListParagraph"/>
        <w:widowControl w:val="0"/>
        <w:numPr>
          <w:ilvl w:val="0"/>
          <w:numId w:val="68"/>
        </w:numPr>
        <w:autoSpaceDE w:val="0"/>
        <w:autoSpaceDN w:val="0"/>
        <w:adjustRightInd w:val="0"/>
        <w:spacing w:after="0" w:line="250" w:lineRule="auto"/>
        <w:ind w:left="360" w:right="130" w:firstLine="0"/>
        <w:jc w:val="both"/>
        <w:rPr>
          <w:rFonts w:ascii="Times New Roman" w:hAnsi="Times New Roman"/>
          <w:color w:val="000000"/>
          <w:sz w:val="18"/>
          <w:szCs w:val="18"/>
        </w:rPr>
      </w:pPr>
      <w:r w:rsidRPr="006D530B">
        <w:rPr>
          <w:rFonts w:ascii="Times New Roman" w:hAnsi="Times New Roman"/>
          <w:color w:val="191919"/>
          <w:spacing w:val="-2"/>
          <w:sz w:val="18"/>
          <w:szCs w:val="18"/>
        </w:rPr>
        <w:t>Beginnin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fal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200</w:t>
      </w:r>
      <w:r w:rsidRPr="006D530B">
        <w:rPr>
          <w:rFonts w:ascii="Times New Roman" w:hAnsi="Times New Roman"/>
          <w:color w:val="191919"/>
          <w:sz w:val="18"/>
          <w:szCs w:val="18"/>
        </w:rPr>
        <w:t>6</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semeste</w:t>
      </w:r>
      <w:r w:rsidRPr="006D530B">
        <w:rPr>
          <w:rFonts w:ascii="Times New Roman" w:hAnsi="Times New Roman"/>
          <w:color w:val="191919"/>
          <w:spacing w:val="-9"/>
          <w:sz w:val="18"/>
          <w:szCs w:val="18"/>
        </w:rPr>
        <w:t>r</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8"/>
          <w:sz w:val="18"/>
          <w:szCs w:val="18"/>
        </w:rPr>
        <w:t>T</w:t>
      </w:r>
      <w:r w:rsidRPr="006D530B">
        <w:rPr>
          <w:rFonts w:ascii="Times New Roman" w:hAnsi="Times New Roman"/>
          <w:color w:val="191919"/>
          <w:spacing w:val="-2"/>
          <w:sz w:val="18"/>
          <w:szCs w:val="18"/>
        </w:rPr>
        <w:t>-</w:t>
      </w:r>
      <w:r w:rsidRPr="006D530B">
        <w:rPr>
          <w:rFonts w:ascii="Times New Roman" w:hAnsi="Times New Roman"/>
          <w:color w:val="191919"/>
          <w:sz w:val="18"/>
          <w:szCs w:val="18"/>
        </w:rPr>
        <w:t>I</w:t>
      </w:r>
      <w:r w:rsidRPr="006D530B">
        <w:rPr>
          <w:rFonts w:ascii="Times New Roman" w:hAnsi="Times New Roman"/>
          <w:color w:val="191919"/>
          <w:spacing w:val="-7"/>
          <w:sz w:val="18"/>
          <w:szCs w:val="18"/>
        </w:rPr>
        <w:t xml:space="preserve"> </w:t>
      </w:r>
      <w:r w:rsidRPr="006D530B">
        <w:rPr>
          <w:rFonts w:ascii="Times New Roman" w:hAnsi="Times New Roman"/>
          <w:color w:val="191919"/>
          <w:spacing w:val="-22"/>
          <w:sz w:val="18"/>
          <w:szCs w:val="18"/>
        </w:rPr>
        <w:t>V</w:t>
      </w:r>
      <w:r w:rsidRPr="006D530B">
        <w:rPr>
          <w:rFonts w:ascii="Times New Roman" w:hAnsi="Times New Roman"/>
          <w:color w:val="191919"/>
          <w:spacing w:val="-2"/>
          <w:sz w:val="18"/>
          <w:szCs w:val="18"/>
        </w:rPr>
        <w:t>erba</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leas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51</w:t>
      </w:r>
      <w:r w:rsidRPr="006D530B">
        <w:rPr>
          <w:rFonts w:ascii="Times New Roman" w:hAnsi="Times New Roman"/>
          <w:color w:val="191919"/>
          <w:sz w:val="18"/>
          <w:szCs w:val="18"/>
        </w:rPr>
        <w:t>0</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considere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fulfille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the 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comprehensio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7"/>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an</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d</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nee</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tak</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portio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w:t>
      </w:r>
      <w:r w:rsidRPr="006D530B">
        <w:rPr>
          <w:rFonts w:ascii="Times New Roman" w:hAnsi="Times New Roman"/>
          <w:color w:val="191919"/>
          <w:spacing w:val="26"/>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mus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11"/>
          <w:sz w:val="18"/>
          <w:szCs w:val="18"/>
        </w:rPr>
        <w:t xml:space="preserve"> </w:t>
      </w:r>
      <w:r w:rsidRPr="006D530B">
        <w:rPr>
          <w:rFonts w:ascii="Times New Roman" w:hAnsi="Times New Roman"/>
          <w:color w:val="191919"/>
          <w:spacing w:val="-2"/>
          <w:sz w:val="18"/>
          <w:szCs w:val="18"/>
        </w:rPr>
        <w:t xml:space="preserve">from </w:t>
      </w:r>
      <w:r w:rsidRPr="006D530B">
        <w:rPr>
          <w:rFonts w:ascii="Times New Roman" w:hAnsi="Times New Roman"/>
          <w:color w:val="191919"/>
          <w:sz w:val="18"/>
          <w:szCs w:val="18"/>
        </w:rPr>
        <w:t>a</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nationa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administratio</w:t>
      </w:r>
      <w:r w:rsidRPr="006D530B">
        <w:rPr>
          <w:rFonts w:ascii="Times New Roman" w:hAnsi="Times New Roman"/>
          <w:color w:val="191919"/>
          <w:sz w:val="18"/>
          <w:szCs w:val="18"/>
        </w:rPr>
        <w:t>n</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fro</w:t>
      </w:r>
      <w:r w:rsidRPr="006D530B">
        <w:rPr>
          <w:rFonts w:ascii="Times New Roman" w:hAnsi="Times New Roman"/>
          <w:color w:val="191919"/>
          <w:sz w:val="18"/>
          <w:szCs w:val="18"/>
        </w:rPr>
        <w:t>m</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institutiona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8"/>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acceptabl</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fo</w:t>
      </w:r>
      <w:r w:rsidRPr="006D530B">
        <w:rPr>
          <w:rFonts w:ascii="Times New Roman" w:hAnsi="Times New Roman"/>
          <w:color w:val="191919"/>
          <w:sz w:val="18"/>
          <w:szCs w:val="18"/>
        </w:rPr>
        <w:t>r</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thi</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purpose.</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6"/>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be reporte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SIR</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(S415B</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me</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0"/>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3"/>
          <w:sz w:val="18"/>
          <w:szCs w:val="18"/>
        </w:rPr>
        <w:t xml:space="preserve"> </w:t>
      </w:r>
      <w:r w:rsidRPr="006D530B">
        <w:rPr>
          <w:rFonts w:ascii="Times New Roman" w:hAnsi="Times New Roman"/>
          <w:color w:val="191919"/>
          <w:spacing w:val="-2"/>
          <w:sz w:val="18"/>
          <w:szCs w:val="18"/>
        </w:rPr>
        <w:t>throug</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000000"/>
          <w:sz w:val="18"/>
          <w:szCs w:val="18"/>
        </w:rPr>
      </w:pPr>
      <w:r w:rsidRPr="00C55E61">
        <w:rPr>
          <w:rFonts w:ascii="Times New Roman" w:hAnsi="Times New Roman"/>
          <w:color w:val="191919"/>
          <w:sz w:val="18"/>
          <w:szCs w:val="18"/>
        </w:rPr>
        <w:t>A</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56</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Reasonin</w:t>
      </w:r>
      <w:r w:rsidRPr="00C55E61">
        <w:rPr>
          <w:rFonts w:ascii="Times New Roman" w:hAnsi="Times New Roman"/>
          <w:color w:val="191919"/>
          <w:sz w:val="18"/>
          <w:szCs w:val="18"/>
        </w:rPr>
        <w:t>g</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est</w:t>
      </w:r>
      <w:r w:rsidRPr="00C55E61">
        <w:rPr>
          <w:rFonts w:ascii="Times New Roman" w:hAnsi="Times New Roman"/>
          <w:color w:val="191919"/>
          <w:sz w:val="18"/>
          <w:szCs w:val="18"/>
        </w:rPr>
        <w:t>,</w:t>
      </w:r>
      <w:r w:rsidRPr="00C55E61">
        <w:rPr>
          <w:rFonts w:ascii="Times New Roman" w:hAnsi="Times New Roman"/>
          <w:color w:val="191919"/>
          <w:spacing w:val="-7"/>
          <w:sz w:val="18"/>
          <w:szCs w:val="18"/>
        </w:rPr>
        <w:t xml:space="preserve">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Sectio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adequat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5"/>
          <w:sz w:val="18"/>
          <w:szCs w:val="18"/>
        </w:rPr>
        <w:t xml:space="preserve"> </w:t>
      </w:r>
      <w:r w:rsidRPr="00C55E61">
        <w:rPr>
          <w:rFonts w:ascii="Times New Roman" w:hAnsi="Times New Roman"/>
          <w:color w:val="191919"/>
          <w:spacing w:val="-2"/>
          <w:sz w:val="18"/>
          <w:szCs w:val="18"/>
        </w:rPr>
        <w:t xml:space="preserve">the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25"/>
          <w:sz w:val="18"/>
          <w:szCs w:val="18"/>
        </w:rPr>
        <w:t xml:space="preserve"> </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addition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w:t>
      </w:r>
      <w:r w:rsidRPr="00C55E61">
        <w:rPr>
          <w:rFonts w:ascii="Times New Roman" w:hAnsi="Times New Roman"/>
          <w:color w:val="191919"/>
          <w:spacing w:val="-23"/>
          <w:sz w:val="18"/>
          <w:szCs w:val="18"/>
        </w:rPr>
        <w:t>A</w:t>
      </w:r>
      <w:r w:rsidRPr="00C55E61">
        <w:rPr>
          <w:rFonts w:ascii="Times New Roman" w:hAnsi="Times New Roman"/>
          <w:color w:val="191919"/>
          <w:spacing w:val="-19"/>
          <w:sz w:val="18"/>
          <w:szCs w:val="18"/>
        </w:rPr>
        <w:t>T</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10"/>
          <w:sz w:val="18"/>
          <w:szCs w:val="18"/>
        </w:rPr>
        <w:t>W</w:t>
      </w:r>
      <w:r w:rsidRPr="00C55E61">
        <w:rPr>
          <w:rFonts w:ascii="Times New Roman" w:hAnsi="Times New Roman"/>
          <w:color w:val="191919"/>
          <w:spacing w:val="-3"/>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65</w:t>
      </w:r>
      <w:r w:rsidRPr="00C55E61">
        <w:rPr>
          <w:rFonts w:ascii="Times New Roman" w:hAnsi="Times New Roman"/>
          <w:color w:val="191919"/>
          <w:sz w:val="18"/>
          <w:szCs w:val="18"/>
        </w:rPr>
        <w:t>0</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3"/>
          <w:sz w:val="18"/>
          <w:szCs w:val="18"/>
        </w:rPr>
        <w:t>Again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 xml:space="preserve">scores </w:t>
      </w:r>
      <w:r w:rsidRPr="00C55E61">
        <w:rPr>
          <w:rFonts w:ascii="Times New Roman" w:hAnsi="Times New Roman"/>
          <w:color w:val="191919"/>
          <w:spacing w:val="-2"/>
          <w:sz w:val="18"/>
          <w:szCs w:val="18"/>
        </w:rPr>
        <w:t>refe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lastRenderedPageBreak/>
        <w:t>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administration</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suc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w:t>
      </w:r>
      <w:r w:rsidRPr="00C55E61">
        <w:rPr>
          <w:rFonts w:ascii="Times New Roman" w:hAnsi="Times New Roman"/>
          <w:color w:val="191919"/>
          <w:spacing w:val="-2"/>
          <w:sz w:val="18"/>
          <w:szCs w:val="18"/>
        </w:rPr>
        <w:t>10</w:t>
      </w:r>
      <w:r w:rsidRPr="00C55E61">
        <w:rPr>
          <w:rFonts w:ascii="Times New Roman" w:hAnsi="Times New Roman"/>
          <w:color w:val="191919"/>
          <w:sz w:val="18"/>
          <w:szCs w:val="18"/>
        </w:rPr>
        <w:t>1</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Honor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Humanitie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111</w:t>
      </w:r>
      <w:r w:rsidRPr="00C55E61">
        <w:rPr>
          <w:rFonts w:ascii="Times New Roman" w:hAnsi="Times New Roman"/>
          <w:color w:val="191919"/>
          <w:sz w:val="18"/>
          <w:szCs w:val="18"/>
        </w:rPr>
        <w:t>1</w:t>
      </w:r>
      <w:r w:rsidRPr="00C55E61">
        <w:rPr>
          <w:rFonts w:ascii="Times New Roman" w:hAnsi="Times New Roman"/>
          <w:color w:val="191919"/>
          <w:spacing w:val="-7"/>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0"/>
          <w:sz w:val="18"/>
          <w:szCs w:val="18"/>
        </w:rPr>
        <w:t xml:space="preserve"> </w:t>
      </w:r>
      <w:r w:rsidRPr="00C55E61">
        <w:rPr>
          <w:rFonts w:ascii="Times New Roman" w:hAnsi="Times New Roman"/>
          <w:color w:val="191919"/>
          <w:spacing w:val="-2"/>
          <w:sz w:val="18"/>
          <w:szCs w:val="18"/>
        </w:rPr>
        <w:t xml:space="preserve">NOT </w:t>
      </w:r>
      <w:proofErr w:type="gramStart"/>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proofErr w:type="gramEnd"/>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REQUIRED.</w:t>
      </w:r>
    </w:p>
    <w:p w:rsidR="004D157D" w:rsidRPr="00544F8B" w:rsidRDefault="004D157D" w:rsidP="004D157D">
      <w:pPr>
        <w:widowControl w:val="0"/>
        <w:autoSpaceDE w:val="0"/>
        <w:autoSpaceDN w:val="0"/>
        <w:adjustRightInd w:val="0"/>
        <w:spacing w:before="16" w:after="0" w:line="200" w:lineRule="exact"/>
        <w:ind w:left="180" w:right="130" w:hanging="180"/>
        <w:rPr>
          <w:rFonts w:ascii="Times New Roman" w:hAnsi="Times New Roman"/>
          <w:color w:val="000000"/>
          <w:sz w:val="18"/>
          <w:szCs w:val="18"/>
          <w:rPrChange w:id="892" w:author="jhawkins" w:date="2011-04-01T11:13:00Z">
            <w:rPr>
              <w:rFonts w:ascii="Times New Roman" w:hAnsi="Times New Roman"/>
              <w:color w:val="000000"/>
              <w:sz w:val="20"/>
              <w:szCs w:val="20"/>
            </w:rPr>
          </w:rPrChange>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Boar</w:t>
      </w:r>
      <w:r w:rsidRPr="00C55E61">
        <w:rPr>
          <w:rFonts w:ascii="Times New Roman" w:hAnsi="Times New Roman"/>
          <w:color w:val="191919"/>
          <w:sz w:val="18"/>
          <w:szCs w:val="18"/>
        </w:rPr>
        <w:t>d</w:t>
      </w:r>
      <w:r w:rsidRPr="00C55E61">
        <w:rPr>
          <w:rFonts w:ascii="Times New Roman" w:hAnsi="Times New Roman"/>
          <w:color w:val="191919"/>
          <w:spacing w:val="-19"/>
          <w:sz w:val="18"/>
          <w:szCs w:val="18"/>
        </w:rPr>
        <w:t xml:space="preserve"> </w:t>
      </w:r>
      <w:r w:rsidRPr="00C55E61">
        <w:rPr>
          <w:rFonts w:ascii="Times New Roman" w:hAnsi="Times New Roman"/>
          <w:color w:val="191919"/>
          <w:spacing w:val="-2"/>
          <w:sz w:val="18"/>
          <w:szCs w:val="18"/>
        </w:rPr>
        <w:t>Advance</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Placemen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(AP</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Languag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Literatur</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Composition 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3</w:t>
      </w:r>
      <w:r w:rsidRPr="00C55E61">
        <w:rPr>
          <w:rFonts w:ascii="Times New Roman" w:hAnsi="Times New Roman"/>
          <w:color w:val="191919"/>
          <w:sz w:val="18"/>
          <w:szCs w:val="18"/>
        </w:rPr>
        <w:t>,</w:t>
      </w:r>
      <w:r w:rsidRPr="00C55E61">
        <w:rPr>
          <w:rFonts w:ascii="Times New Roman" w:hAnsi="Times New Roman"/>
          <w:color w:val="191919"/>
          <w:spacing w:val="40"/>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Internationa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highe</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-leve</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4</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considere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w:t>
      </w:r>
      <w:r w:rsidRPr="00C55E61">
        <w:rPr>
          <w:rFonts w:ascii="Times New Roman" w:hAnsi="Times New Roman"/>
          <w:color w:val="191919"/>
          <w:spacing w:val="-3"/>
          <w:sz w:val="18"/>
          <w:szCs w:val="18"/>
        </w:rPr>
        <w:t>a</w:t>
      </w:r>
      <w:r w:rsidRPr="00C55E61">
        <w:rPr>
          <w:rFonts w:ascii="Times New Roman" w:hAnsi="Times New Roman"/>
          <w:color w:val="191919"/>
          <w:spacing w:val="-2"/>
          <w:sz w:val="18"/>
          <w:szCs w:val="18"/>
        </w:rPr>
        <w:t>ving fulfille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nee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portion</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reporte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3"/>
          <w:sz w:val="18"/>
          <w:szCs w:val="18"/>
        </w:rPr>
        <w:t>I</w:t>
      </w:r>
      <w:r w:rsidRPr="00C55E61">
        <w:rPr>
          <w:rFonts w:ascii="Times New Roman" w:hAnsi="Times New Roman"/>
          <w:color w:val="191919"/>
          <w:spacing w:val="-2"/>
          <w:sz w:val="18"/>
          <w:szCs w:val="18"/>
        </w:rPr>
        <w:t>RS (S451A</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havin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me</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pacing w:val="-22"/>
          <w:sz w:val="18"/>
          <w:szCs w:val="18"/>
        </w:rPr>
        <w:t>P</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tryin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to exemp</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complet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proces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ins w:id="893" w:author="jhawkins" w:date="2011-04-01T11:55:00Z">
        <w:r w:rsidRPr="00C55E61">
          <w:rPr>
            <w:rFonts w:ascii="Times New Roman" w:hAnsi="Times New Roman"/>
            <w:color w:val="191919"/>
            <w:spacing w:val="-4"/>
            <w:sz w:val="18"/>
            <w:szCs w:val="18"/>
          </w:rPr>
          <w:t xml:space="preserve">Enrollment Services </w:t>
        </w:r>
      </w:ins>
      <w:del w:id="894" w:author="jhawkins" w:date="2011-04-01T11:55:00Z">
        <w:r w:rsidRPr="00C55E61">
          <w:rPr>
            <w:rFonts w:ascii="Times New Roman" w:hAnsi="Times New Roman"/>
            <w:color w:val="191919"/>
            <w:spacing w:val="-2"/>
            <w:sz w:val="18"/>
            <w:szCs w:val="18"/>
          </w:rPr>
          <w:delText>admission</w:delText>
        </w:r>
        <w:r w:rsidRPr="00C55E61">
          <w:rPr>
            <w:rFonts w:ascii="Times New Roman" w:hAnsi="Times New Roman"/>
            <w:color w:val="191919"/>
            <w:sz w:val="18"/>
            <w:szCs w:val="18"/>
          </w:rPr>
          <w:delText>s</w:delText>
        </w:r>
      </w:del>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pacing w:val="-5"/>
          <w:sz w:val="18"/>
          <w:szCs w:val="18"/>
        </w:rPr>
        <w:t>f</w:t>
      </w:r>
      <w:r w:rsidRPr="00C55E61">
        <w:rPr>
          <w:rFonts w:ascii="Times New Roman" w:hAnsi="Times New Roman"/>
          <w:color w:val="191919"/>
          <w:spacing w:val="-2"/>
          <w:sz w:val="18"/>
          <w:szCs w:val="18"/>
        </w:rPr>
        <w:t>fic</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ins w:id="895" w:author="jhawkins" w:date="2011-04-01T11:55:00Z">
        <w:r w:rsidRPr="00C55E61">
          <w:rPr>
            <w:rFonts w:ascii="Times New Roman" w:hAnsi="Times New Roman"/>
            <w:color w:val="191919"/>
            <w:spacing w:val="-4"/>
            <w:sz w:val="18"/>
            <w:szCs w:val="18"/>
          </w:rPr>
          <w:t>Office of Academic Services and R</w:t>
        </w:r>
      </w:ins>
      <w:del w:id="896" w:author="jhawkins" w:date="2011-04-01T11:56:00Z">
        <w:r w:rsidRPr="00C55E61">
          <w:rPr>
            <w:rFonts w:ascii="Times New Roman" w:hAnsi="Times New Roman"/>
            <w:color w:val="191919"/>
            <w:spacing w:val="-2"/>
            <w:sz w:val="18"/>
            <w:szCs w:val="18"/>
          </w:rPr>
          <w:delText>r</w:delText>
        </w:r>
      </w:del>
      <w:r w:rsidRPr="00C55E61">
        <w:rPr>
          <w:rFonts w:ascii="Times New Roman" w:hAnsi="Times New Roman"/>
          <w:color w:val="191919"/>
          <w:spacing w:val="-2"/>
          <w:sz w:val="18"/>
          <w:szCs w:val="18"/>
        </w:rPr>
        <w:t>egistra</w:t>
      </w:r>
      <w:r w:rsidRPr="00C55E61">
        <w:rPr>
          <w:rFonts w:ascii="Times New Roman" w:hAnsi="Times New Roman"/>
          <w:color w:val="191919"/>
          <w:spacing w:val="5"/>
          <w:sz w:val="18"/>
          <w:szCs w:val="18"/>
        </w:rPr>
        <w:t>r</w:t>
      </w:r>
      <w:del w:id="897" w:author="jhawkins" w:date="2011-04-01T11:56:00Z">
        <w:r w:rsidRPr="00C55E61">
          <w:rPr>
            <w:rFonts w:ascii="Times New Roman" w:hAnsi="Times New Roman"/>
            <w:color w:val="191919"/>
            <w:spacing w:val="-12"/>
            <w:sz w:val="18"/>
            <w:szCs w:val="18"/>
          </w:rPr>
          <w:delText>’</w:delText>
        </w:r>
        <w:r w:rsidRPr="00C55E61">
          <w:rPr>
            <w:rFonts w:ascii="Times New Roman" w:hAnsi="Times New Roman"/>
            <w:color w:val="191919"/>
            <w:sz w:val="18"/>
            <w:szCs w:val="18"/>
          </w:rPr>
          <w:delText>s</w:delText>
        </w:r>
        <w:r w:rsidRPr="00C55E61">
          <w:rPr>
            <w:rFonts w:ascii="Times New Roman" w:hAnsi="Times New Roman"/>
            <w:color w:val="191919"/>
            <w:spacing w:val="-4"/>
            <w:sz w:val="18"/>
            <w:szCs w:val="18"/>
          </w:rPr>
          <w:delText xml:space="preserve"> </w:delText>
        </w:r>
        <w:r w:rsidRPr="00C55E61">
          <w:rPr>
            <w:rFonts w:ascii="Times New Roman" w:hAnsi="Times New Roman"/>
            <w:color w:val="191919"/>
            <w:spacing w:val="-2"/>
            <w:sz w:val="18"/>
            <w:szCs w:val="18"/>
          </w:rPr>
          <w:delText>o</w:delText>
        </w:r>
        <w:r w:rsidRPr="00C55E61">
          <w:rPr>
            <w:rFonts w:ascii="Times New Roman" w:hAnsi="Times New Roman"/>
            <w:color w:val="191919"/>
            <w:spacing w:val="-5"/>
            <w:sz w:val="18"/>
            <w:szCs w:val="18"/>
          </w:rPr>
          <w:delText>f</w:delText>
        </w:r>
        <w:r w:rsidRPr="00C55E61">
          <w:rPr>
            <w:rFonts w:ascii="Times New Roman" w:hAnsi="Times New Roman"/>
            <w:color w:val="191919"/>
            <w:spacing w:val="-2"/>
            <w:sz w:val="18"/>
            <w:szCs w:val="18"/>
          </w:rPr>
          <w:delText>fic</w:delText>
        </w:r>
        <w:r w:rsidRPr="00C55E61">
          <w:rPr>
            <w:rFonts w:ascii="Times New Roman" w:hAnsi="Times New Roman"/>
            <w:color w:val="191919"/>
            <w:sz w:val="18"/>
            <w:szCs w:val="18"/>
          </w:rPr>
          <w:delText>e</w:delText>
        </w:r>
        <w:r w:rsidRPr="00C55E61">
          <w:rPr>
            <w:rFonts w:ascii="Times New Roman" w:hAnsi="Times New Roman"/>
            <w:color w:val="191919"/>
            <w:spacing w:val="-4"/>
            <w:sz w:val="18"/>
            <w:szCs w:val="18"/>
          </w:rPr>
          <w:delText xml:space="preserve"> </w:delText>
        </w:r>
      </w:del>
      <w:r>
        <w:rPr>
          <w:rFonts w:ascii="Times New Roman" w:hAnsi="Times New Roman"/>
          <w:color w:val="191919"/>
          <w:spacing w:val="-12"/>
          <w:sz w:val="18"/>
          <w:szCs w:val="18"/>
        </w:rPr>
        <w:t xml:space="preserve"> 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pacing w:val="-3"/>
          <w:sz w:val="18"/>
          <w:szCs w:val="18"/>
        </w:rPr>
        <w:t>h</w:t>
      </w:r>
      <w:r w:rsidRPr="00C55E61">
        <w:rPr>
          <w:rFonts w:ascii="Times New Roman" w:hAnsi="Times New Roman"/>
          <w:color w:val="191919"/>
          <w:sz w:val="18"/>
          <w:szCs w:val="18"/>
        </w:rPr>
        <w:t xml:space="preserve">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PRIO</w:t>
      </w:r>
      <w:r w:rsidRPr="00C55E61">
        <w:rPr>
          <w:rFonts w:ascii="Times New Roman" w:hAnsi="Times New Roman"/>
          <w:color w:val="191919"/>
          <w:sz w:val="18"/>
          <w:szCs w:val="18"/>
        </w:rPr>
        <w:t>R</w:t>
      </w:r>
      <w:r w:rsidRPr="00C55E61">
        <w:rPr>
          <w:rFonts w:ascii="Times New Roman" w:hAnsi="Times New Roman"/>
          <w:color w:val="191919"/>
          <w:spacing w:val="-7"/>
          <w:sz w:val="18"/>
          <w:szCs w:val="18"/>
        </w:rPr>
        <w:t xml:space="preserve"> </w:t>
      </w:r>
      <w:r w:rsidRPr="00C55E61">
        <w:rPr>
          <w:rFonts w:ascii="Times New Roman" w:hAnsi="Times New Roman"/>
          <w:color w:val="191919"/>
          <w:spacing w:val="-5"/>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whic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pla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exempt.</w:t>
      </w:r>
    </w:p>
    <w:p w:rsidR="004D157D" w:rsidRDefault="004D157D" w:rsidP="004D157D">
      <w:pPr>
        <w:widowControl w:val="0"/>
        <w:autoSpaceDE w:val="0"/>
        <w:autoSpaceDN w:val="0"/>
        <w:adjustRightInd w:val="0"/>
        <w:spacing w:after="0" w:line="250" w:lineRule="auto"/>
        <w:ind w:left="180" w:right="130" w:hanging="180"/>
        <w:rPr>
          <w:rFonts w:ascii="Times New Roman" w:hAnsi="Times New Roman"/>
          <w:color w:val="000000"/>
          <w:sz w:val="18"/>
          <w:szCs w:val="18"/>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000000"/>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belo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52</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Graduatio</w:t>
      </w:r>
      <w:r w:rsidRPr="00C55E61">
        <w:rPr>
          <w:rFonts w:ascii="Times New Roman" w:hAnsi="Times New Roman"/>
          <w:color w:val="191919"/>
          <w:sz w:val="18"/>
          <w:szCs w:val="18"/>
        </w:rPr>
        <w:t>n</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 xml:space="preserve">Preparatory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pacing w:val="-12"/>
          <w:sz w:val="18"/>
          <w:szCs w:val="18"/>
        </w:rPr>
        <w:t>r</w:t>
      </w:r>
      <w:r w:rsidRPr="00C55E61">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5" w:after="0" w:line="220" w:lineRule="exact"/>
        <w:ind w:left="180" w:right="130"/>
        <w:rPr>
          <w:rFonts w:ascii="Times New Roman" w:hAnsi="Times New Roman"/>
          <w:color w:val="000000"/>
          <w:sz w:val="18"/>
          <w:szCs w:val="18"/>
          <w:rPrChange w:id="898"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b</w:t>
      </w:r>
      <w:r>
        <w:rPr>
          <w:rFonts w:ascii="Times New Roman" w:hAnsi="Times New Roman"/>
          <w:color w:val="191919"/>
          <w:spacing w:val="-2"/>
          <w:sz w:val="18"/>
          <w:szCs w:val="18"/>
        </w:rPr>
        <w:t>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writin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part-tim</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one 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Change w:id="899"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if 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Change w:id="900"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w:t>
      </w:r>
      <w:r>
        <w:rPr>
          <w:rFonts w:ascii="Times New Roman" w:hAnsi="Times New Roman"/>
          <w:color w:val="191919"/>
          <w:spacing w:val="-18"/>
          <w:sz w:val="18"/>
          <w:szCs w:val="18"/>
        </w:rPr>
        <w:t>A</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specialize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works</w:t>
      </w:r>
      <w:r>
        <w:rPr>
          <w:rFonts w:ascii="Times New Roman" w:hAnsi="Times New Roman"/>
          <w:color w:val="191919"/>
          <w:spacing w:val="-3"/>
          <w:sz w:val="18"/>
          <w:szCs w:val="18"/>
        </w:rPr>
        <w:t>h</w:t>
      </w:r>
      <w:r>
        <w:rPr>
          <w:rFonts w:ascii="Times New Roman" w:hAnsi="Times New Roman"/>
          <w:color w:val="191919"/>
          <w:spacing w:val="-2"/>
          <w:sz w:val="18"/>
          <w:szCs w:val="18"/>
        </w:rPr>
        <w:t>op</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will 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grou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Change w:id="901" w:author="jhawkins" w:date="2011-04-01T11:13:00Z">
            <w:rPr>
              <w:rFonts w:ascii="Times New Roman" w:hAnsi="Times New Roman"/>
              <w:color w:val="000000"/>
              <w:sz w:val="20"/>
              <w:szCs w:val="20"/>
            </w:rPr>
          </w:rPrChange>
        </w:rPr>
      </w:pPr>
    </w:p>
    <w:p w:rsidR="004D157D"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transien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there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involve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w:t>
      </w:r>
      <w:r>
        <w:rPr>
          <w:rFonts w:ascii="Times New Roman" w:hAnsi="Times New Roman"/>
          <w:color w:val="191919"/>
          <w:spacing w:val="-3"/>
          <w:sz w:val="18"/>
          <w:szCs w:val="18"/>
        </w:rPr>
        <w:t>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going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p>
    <w:p w:rsidR="004D157D"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p>
    <w:p w:rsidR="004D157D" w:rsidRPr="00544F8B" w:rsidRDefault="004D157D" w:rsidP="004D157D">
      <w:pPr>
        <w:widowControl w:val="0"/>
        <w:tabs>
          <w:tab w:val="left" w:pos="10260"/>
        </w:tabs>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g</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as</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w:t>
      </w:r>
      <w:r>
        <w:rPr>
          <w:rFonts w:ascii="Times New Roman" w:hAnsi="Times New Roman"/>
          <w:color w:val="000000"/>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pacing w:val="-3"/>
          <w:sz w:val="18"/>
          <w:szCs w:val="18"/>
        </w:rPr>
        <w:t>a</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5" w:after="0" w:line="220" w:lineRule="exact"/>
        <w:ind w:left="360" w:right="130" w:hanging="180"/>
        <w:rPr>
          <w:rFonts w:ascii="Times New Roman" w:hAnsi="Times New Roman"/>
          <w:color w:val="000000"/>
          <w:sz w:val="18"/>
          <w:szCs w:val="18"/>
          <w:rPrChange w:id="902"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p</w:t>
      </w:r>
      <w:r>
        <w:rPr>
          <w:rFonts w:ascii="Times New Roman" w:hAnsi="Times New Roman"/>
          <w:color w:val="191919"/>
          <w:spacing w:val="-3"/>
          <w:sz w:val="18"/>
          <w:szCs w:val="18"/>
        </w:rPr>
        <w:t>r</w:t>
      </w:r>
      <w:r>
        <w:rPr>
          <w:rFonts w:ascii="Times New Roman" w:hAnsi="Times New Roman"/>
          <w:color w:val="191919"/>
          <w:spacing w:val="-2"/>
          <w:sz w:val="18"/>
          <w:szCs w:val="18"/>
        </w:rPr>
        <w:t>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policies.</w:t>
      </w:r>
    </w:p>
    <w:p w:rsidR="004D157D" w:rsidRPr="00544F8B" w:rsidRDefault="004D157D" w:rsidP="004D157D">
      <w:pPr>
        <w:widowControl w:val="0"/>
        <w:autoSpaceDE w:val="0"/>
        <w:autoSpaceDN w:val="0"/>
        <w:adjustRightInd w:val="0"/>
        <w:spacing w:before="6" w:after="0" w:line="180" w:lineRule="exact"/>
        <w:ind w:left="180" w:right="130"/>
        <w:rPr>
          <w:rFonts w:ascii="Times New Roman" w:hAnsi="Times New Roman"/>
          <w:color w:val="000000"/>
          <w:sz w:val="18"/>
          <w:szCs w:val="18"/>
        </w:rPr>
      </w:pPr>
    </w:p>
    <w:p w:rsidR="004D157D" w:rsidRPr="00C55E61" w:rsidRDefault="004D157D" w:rsidP="004D157D">
      <w:pPr>
        <w:pStyle w:val="ListParagraph"/>
        <w:widowControl w:val="0"/>
        <w:numPr>
          <w:ilvl w:val="0"/>
          <w:numId w:val="69"/>
        </w:numPr>
        <w:autoSpaceDE w:val="0"/>
        <w:autoSpaceDN w:val="0"/>
        <w:adjustRightInd w:val="0"/>
        <w:spacing w:before="30"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outsid</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doe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w:t>
      </w:r>
      <w:r w:rsidRPr="00C55E61">
        <w:rPr>
          <w:rFonts w:ascii="Times New Roman" w:hAnsi="Times New Roman"/>
          <w:color w:val="191919"/>
          <w:spacing w:val="-3"/>
          <w:sz w:val="18"/>
          <w:szCs w:val="18"/>
        </w:rPr>
        <w:t>s</w:t>
      </w:r>
      <w:r w:rsidRPr="00C55E61">
        <w:rPr>
          <w:rFonts w:ascii="Times New Roman" w:hAnsi="Times New Roman"/>
          <w:color w:val="191919"/>
          <w:sz w:val="18"/>
          <w:szCs w:val="18"/>
        </w:rPr>
        <w:t xml:space="preserve">t </w:t>
      </w:r>
      <w:r w:rsidRPr="00C55E61">
        <w:rPr>
          <w:rFonts w:ascii="Times New Roman" w:hAnsi="Times New Roman"/>
          <w:color w:val="191919"/>
          <w:spacing w:val="-2"/>
          <w:sz w:val="18"/>
          <w:szCs w:val="18"/>
        </w:rPr>
        <w:t>durin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enrollmen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leadin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degree</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Regardles</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numbe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pacing w:val="-3"/>
          <w:sz w:val="18"/>
          <w:szCs w:val="18"/>
        </w:rPr>
        <w:t>e</w:t>
      </w:r>
      <w:r w:rsidRPr="00C55E61">
        <w:rPr>
          <w:rFonts w:ascii="Times New Roman" w:hAnsi="Times New Roman"/>
          <w:color w:val="191919"/>
          <w:spacing w:val="-2"/>
          <w:sz w:val="18"/>
          <w:szCs w:val="18"/>
        </w:rPr>
        <w:t>-level credi</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hours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expecte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sig</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w:t>
      </w:r>
      <w:r w:rsidRPr="00C55E61">
        <w:rPr>
          <w:rFonts w:ascii="Times New Roman" w:hAnsi="Times New Roman"/>
          <w:color w:val="191919"/>
          <w:sz w:val="18"/>
          <w:szCs w:val="18"/>
        </w:rPr>
        <w:t>p</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Preparator</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w:t>
      </w:r>
      <w:r w:rsidRPr="00C55E61">
        <w:rPr>
          <w:rFonts w:ascii="Times New Roman" w:hAnsi="Times New Roman"/>
          <w:color w:val="191919"/>
          <w:spacing w:val="-3"/>
          <w:sz w:val="18"/>
          <w:szCs w:val="18"/>
        </w:rPr>
        <w:t>r</w:t>
      </w:r>
      <w:r w:rsidRPr="00C55E61">
        <w:rPr>
          <w:rFonts w:ascii="Times New Roman" w:hAnsi="Times New Roman"/>
          <w:color w:val="191919"/>
          <w:spacing w:val="-2"/>
          <w:sz w:val="18"/>
          <w:szCs w:val="18"/>
        </w:rPr>
        <w:t>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for 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componen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afte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enrollment.</w:t>
      </w:r>
    </w:p>
    <w:p w:rsidR="004D157D" w:rsidRPr="00C55E61" w:rsidRDefault="004D157D" w:rsidP="004D157D">
      <w:pPr>
        <w:pStyle w:val="ListParagraph"/>
        <w:widowControl w:val="0"/>
        <w:numPr>
          <w:ilvl w:val="0"/>
          <w:numId w:val="69"/>
        </w:numPr>
        <w:autoSpaceDE w:val="0"/>
        <w:autoSpaceDN w:val="0"/>
        <w:adjustRightInd w:val="0"/>
        <w:spacing w:before="30" w:after="0" w:line="250" w:lineRule="auto"/>
        <w:ind w:right="130"/>
        <w:jc w:val="both"/>
        <w:rPr>
          <w:rFonts w:ascii="Times New Roman" w:hAnsi="Times New Roman"/>
          <w:color w:val="191919"/>
          <w:spacing w:val="-2"/>
          <w:sz w:val="18"/>
          <w:szCs w:val="18"/>
          <w:rPrChange w:id="903" w:author="jhawkins" w:date="2011-04-01T11:13:00Z">
            <w:rPr>
              <w:rFonts w:ascii="Times New Roman" w:hAnsi="Times New Roman"/>
              <w:color w:val="000000"/>
              <w:sz w:val="18"/>
              <w:szCs w:val="18"/>
            </w:rPr>
          </w:rPrChange>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follo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sam</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guideline</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any othe</w:t>
      </w:r>
      <w:r w:rsidRPr="00C55E61">
        <w:rPr>
          <w:rFonts w:ascii="Times New Roman" w:hAnsi="Times New Roman"/>
          <w:color w:val="191919"/>
          <w:sz w:val="18"/>
          <w:szCs w:val="18"/>
        </w:rPr>
        <w:t>r</w:t>
      </w:r>
      <w:r w:rsidRPr="00C55E61">
        <w:rPr>
          <w:rFonts w:ascii="Times New Roman" w:hAnsi="Times New Roman"/>
          <w:color w:val="191919"/>
          <w:spacing w:val="-13"/>
          <w:sz w:val="18"/>
          <w:szCs w:val="18"/>
        </w:rPr>
        <w:t xml:space="preserve"> </w:t>
      </w:r>
      <w:r w:rsidRPr="00C55E61">
        <w:rPr>
          <w:rFonts w:ascii="Times New Roman" w:hAnsi="Times New Roman"/>
          <w:color w:val="191919"/>
          <w:spacing w:val="-2"/>
          <w:sz w:val="18"/>
          <w:szCs w:val="18"/>
        </w:rPr>
        <w:t>Alban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Stat</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p>
    <w:p w:rsidR="004D157D" w:rsidRPr="00544F8B" w:rsidRDefault="004D157D" w:rsidP="004D157D">
      <w:pPr>
        <w:widowControl w:val="0"/>
        <w:autoSpaceDE w:val="0"/>
        <w:autoSpaceDN w:val="0"/>
        <w:adjustRightInd w:val="0"/>
        <w:spacing w:before="16" w:after="0" w:line="200" w:lineRule="exact"/>
        <w:ind w:left="180" w:right="130"/>
        <w:rPr>
          <w:rFonts w:ascii="Times New Roman" w:hAnsi="Times New Roman"/>
          <w:color w:val="000000"/>
          <w:sz w:val="18"/>
          <w:szCs w:val="18"/>
          <w:rPrChange w:id="904"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Applie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allie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health fiel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althoug</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Alban</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state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approval</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choos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4D157D" w:rsidRPr="00544F8B" w:rsidRDefault="004D157D" w:rsidP="004D157D">
      <w:pPr>
        <w:widowControl w:val="0"/>
        <w:autoSpaceDE w:val="0"/>
        <w:autoSpaceDN w:val="0"/>
        <w:adjustRightInd w:val="0"/>
        <w:spacing w:before="16" w:after="0" w:line="200" w:lineRule="exact"/>
        <w:ind w:left="360" w:right="130"/>
        <w:rPr>
          <w:rFonts w:ascii="Times New Roman" w:hAnsi="Times New Roman"/>
          <w:color w:val="000000"/>
          <w:sz w:val="18"/>
          <w:szCs w:val="18"/>
          <w:rPrChange w:id="905"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r>
        <w:rPr>
          <w:rFonts w:ascii="Times New Roman" w:hAnsi="Times New Roman"/>
          <w:color w:val="191919"/>
          <w:spacing w:val="-2"/>
          <w:sz w:val="18"/>
          <w:szCs w:val="18"/>
        </w:rPr>
        <w:t>j</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w:t>
      </w:r>
      <w:r>
        <w:rPr>
          <w:rFonts w:ascii="Times New Roman" w:hAnsi="Times New Roman"/>
          <w:color w:val="191919"/>
          <w:sz w:val="18"/>
          <w:szCs w:val="18"/>
        </w:rPr>
        <w:t>n</w:t>
      </w:r>
      <w:r>
        <w:rPr>
          <w:rFonts w:ascii="Times New Roman" w:hAnsi="Times New Roman"/>
          <w:color w:val="191919"/>
          <w:spacing w:val="-3"/>
          <w:sz w:val="18"/>
          <w:szCs w:val="18"/>
        </w:rPr>
        <w:t xml:space="preserve"> M</w:t>
      </w:r>
      <w:r>
        <w:rPr>
          <w:rFonts w:ascii="Times New Roman" w:hAnsi="Times New Roman"/>
          <w:color w:val="191919"/>
          <w:spacing w:val="-2"/>
          <w:sz w:val="18"/>
          <w:szCs w:val="18"/>
        </w:rPr>
        <w:t>anual.</w:t>
      </w:r>
    </w:p>
    <w:p w:rsidR="004D157D" w:rsidRPr="00544F8B" w:rsidRDefault="004D157D" w:rsidP="004D157D">
      <w:pPr>
        <w:widowControl w:val="0"/>
        <w:autoSpaceDE w:val="0"/>
        <w:autoSpaceDN w:val="0"/>
        <w:adjustRightInd w:val="0"/>
        <w:spacing w:before="5" w:after="0" w:line="220" w:lineRule="exact"/>
        <w:ind w:left="360" w:right="130"/>
        <w:rPr>
          <w:rFonts w:ascii="Times New Roman" w:hAnsi="Times New Roman"/>
          <w:color w:val="000000"/>
          <w:sz w:val="18"/>
          <w:szCs w:val="18"/>
          <w:rPrChange w:id="906"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proofErr w:type="gramStart"/>
      <w:r>
        <w:rPr>
          <w:rFonts w:ascii="Times New Roman" w:hAnsi="Times New Roman"/>
          <w:color w:val="191919"/>
          <w:spacing w:val="-2"/>
          <w:sz w:val="18"/>
          <w:szCs w:val="18"/>
        </w:rPr>
        <w:t>k</w:t>
      </w:r>
      <w:proofErr w:type="gramEnd"/>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enforcin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increased 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w:t>
      </w:r>
      <w:r>
        <w:rPr>
          <w:rFonts w:ascii="Times New Roman" w:hAnsi="Times New Roman"/>
          <w:color w:val="191919"/>
          <w:spacing w:val="-3"/>
          <w:sz w:val="18"/>
          <w:szCs w:val="18"/>
        </w:rPr>
        <w:t>r</w:t>
      </w:r>
      <w:r>
        <w:rPr>
          <w:rFonts w:ascii="Times New Roman" w:hAnsi="Times New Roman"/>
          <w:color w:val="191919"/>
          <w:spacing w:val="-2"/>
          <w:sz w:val="18"/>
          <w:szCs w:val="18"/>
        </w:rPr>
        <w:t>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publishe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catalo</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implementation</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w:t>
      </w:r>
      <w:r>
        <w:rPr>
          <w:rFonts w:ascii="Times New Roman" w:hAnsi="Times New Roman"/>
          <w:color w:val="191919"/>
          <w:spacing w:val="-3"/>
          <w:sz w:val="18"/>
          <w:szCs w:val="18"/>
        </w:rPr>
        <w:t>f</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institutions.</w:t>
      </w:r>
    </w:p>
    <w:p w:rsidR="004D157D" w:rsidRPr="00544F8B" w:rsidRDefault="004D157D" w:rsidP="004D157D">
      <w:pPr>
        <w:widowControl w:val="0"/>
        <w:autoSpaceDE w:val="0"/>
        <w:autoSpaceDN w:val="0"/>
        <w:adjustRightInd w:val="0"/>
        <w:spacing w:before="4" w:after="0" w:line="190" w:lineRule="exact"/>
        <w:ind w:left="180" w:right="870"/>
        <w:rPr>
          <w:rFonts w:ascii="Times New Roman" w:hAnsi="Times New Roman"/>
          <w:color w:val="000000"/>
          <w:sz w:val="18"/>
          <w:szCs w:val="18"/>
          <w:rPrChange w:id="907" w:author="jhawkins" w:date="2011-04-01T11:13:00Z">
            <w:rPr>
              <w:rFonts w:ascii="Times New Roman" w:hAnsi="Times New Roman"/>
              <w:color w:val="000000"/>
              <w:sz w:val="19"/>
              <w:szCs w:val="19"/>
            </w:rPr>
          </w:rPrChange>
        </w:rPr>
      </w:pPr>
    </w:p>
    <w:p w:rsidR="004D157D" w:rsidRPr="005F2A86" w:rsidRDefault="004D157D" w:rsidP="004D157D">
      <w:pPr>
        <w:pStyle w:val="Heading2"/>
        <w:spacing w:before="0" w:line="360" w:lineRule="auto"/>
        <w:ind w:left="180" w:right="130" w:firstLine="0"/>
        <w:rPr>
          <w:rFonts w:ascii="Times New Roman" w:hAnsi="Times New Roman"/>
          <w:color w:val="000000"/>
          <w:sz w:val="24"/>
          <w:szCs w:val="24"/>
          <w:rPrChange w:id="908" w:author="jhawkins" w:date="2011-04-01T11:13:00Z">
            <w:rPr>
              <w:rFonts w:ascii="Times New Roman" w:hAnsi="Times New Roman"/>
              <w:color w:val="000000"/>
              <w:sz w:val="18"/>
              <w:szCs w:val="18"/>
            </w:rPr>
          </w:rPrChange>
        </w:rPr>
      </w:pPr>
      <w:bookmarkStart w:id="909" w:name="_Toc293070080"/>
      <w:bookmarkStart w:id="910" w:name="_Toc293077530"/>
      <w:bookmarkStart w:id="911" w:name="_Toc293078114"/>
      <w:bookmarkStart w:id="912" w:name="_Toc295559084"/>
      <w:bookmarkStart w:id="913" w:name="_Toc297152609"/>
      <w:r w:rsidRPr="005F2A86">
        <w:rPr>
          <w:rFonts w:ascii="Times New Roman" w:hAnsi="Times New Roman"/>
          <w:color w:val="191919"/>
          <w:spacing w:val="-2"/>
          <w:sz w:val="24"/>
          <w:szCs w:val="24"/>
        </w:rPr>
        <w:t>G</w:t>
      </w:r>
      <w:r w:rsidRPr="00A16B21">
        <w:rPr>
          <w:rFonts w:ascii="Times New Roman" w:hAnsi="Times New Roman"/>
          <w:color w:val="191919"/>
          <w:spacing w:val="-2"/>
          <w:sz w:val="18"/>
          <w:szCs w:val="18"/>
        </w:rPr>
        <w:t>UIDELINE</w:t>
      </w:r>
      <w:r w:rsidR="00566B75" w:rsidRPr="00566B75">
        <w:rPr>
          <w:rFonts w:ascii="Times New Roman" w:hAnsi="Times New Roman"/>
          <w:color w:val="191919"/>
          <w:sz w:val="18"/>
          <w:szCs w:val="18"/>
          <w:rPrChange w:id="914" w:author="jhawkins" w:date="2011-04-01T11:13:00Z">
            <w:rPr>
              <w:rFonts w:ascii="Times New Roman" w:eastAsiaTheme="minorEastAsia" w:hAnsi="Times New Roman" w:cstheme="minorBidi"/>
              <w:b w:val="0"/>
              <w:bCs w:val="0"/>
              <w:color w:val="191919"/>
              <w:sz w:val="18"/>
              <w:szCs w:val="18"/>
              <w:u w:val="single"/>
            </w:rPr>
          </w:rPrChange>
        </w:rPr>
        <w:t>S</w:t>
      </w:r>
      <w:r w:rsidR="00566B75" w:rsidRPr="00566B75">
        <w:rPr>
          <w:rFonts w:ascii="Times New Roman" w:hAnsi="Times New Roman"/>
          <w:color w:val="191919"/>
          <w:spacing w:val="10"/>
          <w:sz w:val="24"/>
          <w:szCs w:val="24"/>
          <w:rPrChange w:id="915"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00566B75" w:rsidRPr="00566B75">
        <w:rPr>
          <w:rFonts w:ascii="Times New Roman" w:hAnsi="Times New Roman"/>
          <w:color w:val="191919"/>
          <w:spacing w:val="-2"/>
          <w:sz w:val="24"/>
          <w:szCs w:val="24"/>
          <w:rPrChange w:id="916" w:author="jhawkins" w:date="2011-04-01T11:13:00Z">
            <w:rPr>
              <w:rFonts w:ascii="Times New Roman" w:eastAsiaTheme="minorEastAsia" w:hAnsi="Times New Roman" w:cstheme="minorBidi"/>
              <w:b w:val="0"/>
              <w:bCs w:val="0"/>
              <w:color w:val="191919"/>
              <w:spacing w:val="-2"/>
              <w:sz w:val="18"/>
              <w:szCs w:val="18"/>
              <w:u w:val="single"/>
            </w:rPr>
          </w:rPrChange>
        </w:rPr>
        <w:t>F</w:t>
      </w:r>
      <w:r w:rsidR="00566B75" w:rsidRPr="00566B75">
        <w:rPr>
          <w:rFonts w:ascii="Times New Roman" w:hAnsi="Times New Roman"/>
          <w:color w:val="191919"/>
          <w:spacing w:val="-2"/>
          <w:sz w:val="18"/>
          <w:szCs w:val="18"/>
          <w:rPrChange w:id="917" w:author="jhawkins" w:date="2011-04-01T11:13:00Z">
            <w:rPr>
              <w:rFonts w:ascii="Times New Roman" w:eastAsiaTheme="minorEastAsia" w:hAnsi="Times New Roman" w:cstheme="minorBidi"/>
              <w:b w:val="0"/>
              <w:bCs w:val="0"/>
              <w:color w:val="191919"/>
              <w:spacing w:val="-2"/>
              <w:sz w:val="18"/>
              <w:szCs w:val="18"/>
              <w:u w:val="single"/>
            </w:rPr>
          </w:rPrChange>
        </w:rPr>
        <w:t>O</w:t>
      </w:r>
      <w:r w:rsidR="00566B75" w:rsidRPr="00566B75">
        <w:rPr>
          <w:rFonts w:ascii="Times New Roman" w:hAnsi="Times New Roman"/>
          <w:color w:val="191919"/>
          <w:sz w:val="18"/>
          <w:szCs w:val="18"/>
          <w:rPrChange w:id="918" w:author="jhawkins" w:date="2011-04-01T11:13:00Z">
            <w:rPr>
              <w:rFonts w:ascii="Times New Roman" w:eastAsiaTheme="minorEastAsia" w:hAnsi="Times New Roman" w:cstheme="minorBidi"/>
              <w:b w:val="0"/>
              <w:bCs w:val="0"/>
              <w:color w:val="191919"/>
              <w:sz w:val="18"/>
              <w:szCs w:val="18"/>
              <w:u w:val="single"/>
            </w:rPr>
          </w:rPrChange>
        </w:rPr>
        <w:t>R</w:t>
      </w:r>
      <w:r w:rsidR="00566B75" w:rsidRPr="00566B75">
        <w:rPr>
          <w:rFonts w:ascii="Times New Roman" w:hAnsi="Times New Roman"/>
          <w:color w:val="191919"/>
          <w:spacing w:val="11"/>
          <w:sz w:val="24"/>
          <w:szCs w:val="24"/>
          <w:rPrChange w:id="919" w:author="jhawkins" w:date="2011-04-01T11:13:00Z">
            <w:rPr>
              <w:rFonts w:ascii="Times New Roman" w:eastAsiaTheme="minorEastAsia" w:hAnsi="Times New Roman" w:cstheme="minorBidi"/>
              <w:b w:val="0"/>
              <w:bCs w:val="0"/>
              <w:color w:val="191919"/>
              <w:spacing w:val="11"/>
              <w:sz w:val="18"/>
              <w:szCs w:val="18"/>
              <w:u w:val="single"/>
            </w:rPr>
          </w:rPrChange>
        </w:rPr>
        <w:t xml:space="preserve"> </w:t>
      </w:r>
      <w:r w:rsidRPr="005F2A86">
        <w:rPr>
          <w:rFonts w:ascii="Times New Roman" w:hAnsi="Times New Roman"/>
          <w:color w:val="191919"/>
          <w:spacing w:val="-2"/>
          <w:sz w:val="24"/>
          <w:szCs w:val="24"/>
        </w:rPr>
        <w:t>R</w:t>
      </w:r>
      <w:r w:rsidR="00566B75" w:rsidRPr="00566B75">
        <w:rPr>
          <w:rFonts w:ascii="Times New Roman" w:hAnsi="Times New Roman"/>
          <w:color w:val="191919"/>
          <w:spacing w:val="-2"/>
          <w:sz w:val="18"/>
          <w:szCs w:val="18"/>
          <w:rPrChange w:id="920" w:author="jhawkins" w:date="2011-04-01T11:13:00Z">
            <w:rPr>
              <w:rFonts w:ascii="Times New Roman" w:eastAsiaTheme="minorEastAsia" w:hAnsi="Times New Roman" w:cstheme="minorBidi"/>
              <w:b w:val="0"/>
              <w:bCs w:val="0"/>
              <w:color w:val="191919"/>
              <w:spacing w:val="-2"/>
              <w:sz w:val="18"/>
              <w:szCs w:val="18"/>
              <w:u w:val="single"/>
            </w:rPr>
          </w:rPrChange>
        </w:rPr>
        <w:t>EMEDIA</w:t>
      </w:r>
      <w:r w:rsidR="00566B75" w:rsidRPr="00566B75">
        <w:rPr>
          <w:rFonts w:ascii="Times New Roman" w:hAnsi="Times New Roman"/>
          <w:color w:val="191919"/>
          <w:sz w:val="18"/>
          <w:szCs w:val="18"/>
          <w:rPrChange w:id="921" w:author="jhawkins" w:date="2011-04-01T11:13:00Z">
            <w:rPr>
              <w:rFonts w:ascii="Times New Roman" w:eastAsiaTheme="minorEastAsia" w:hAnsi="Times New Roman" w:cstheme="minorBidi"/>
              <w:b w:val="0"/>
              <w:bCs w:val="0"/>
              <w:color w:val="191919"/>
              <w:sz w:val="18"/>
              <w:szCs w:val="18"/>
              <w:u w:val="single"/>
            </w:rPr>
          </w:rPrChange>
        </w:rPr>
        <w:t>L</w:t>
      </w:r>
      <w:r w:rsidR="00566B75" w:rsidRPr="00566B75">
        <w:rPr>
          <w:rFonts w:ascii="Times New Roman" w:hAnsi="Times New Roman"/>
          <w:color w:val="191919"/>
          <w:sz w:val="24"/>
          <w:szCs w:val="24"/>
          <w:rPrChange w:id="922" w:author="jhawkins" w:date="2011-04-01T11:13:00Z">
            <w:rPr>
              <w:rFonts w:ascii="Times New Roman" w:eastAsiaTheme="minorEastAsia" w:hAnsi="Times New Roman" w:cstheme="minorBidi"/>
              <w:b w:val="0"/>
              <w:bCs w:val="0"/>
              <w:color w:val="191919"/>
              <w:sz w:val="18"/>
              <w:szCs w:val="18"/>
              <w:u w:val="single"/>
            </w:rPr>
          </w:rPrChange>
        </w:rPr>
        <w:t xml:space="preserve"> </w:t>
      </w:r>
      <w:r w:rsidRPr="005F2A86">
        <w:rPr>
          <w:rFonts w:ascii="Times New Roman" w:hAnsi="Times New Roman"/>
          <w:color w:val="191919"/>
          <w:spacing w:val="-2"/>
          <w:sz w:val="24"/>
          <w:szCs w:val="24"/>
        </w:rPr>
        <w:t>C</w:t>
      </w:r>
      <w:r w:rsidR="00566B75" w:rsidRPr="00566B75">
        <w:rPr>
          <w:rFonts w:ascii="Times New Roman" w:hAnsi="Times New Roman"/>
          <w:color w:val="191919"/>
          <w:spacing w:val="-2"/>
          <w:sz w:val="18"/>
          <w:szCs w:val="18"/>
          <w:rPrChange w:id="923" w:author="jhawkins" w:date="2011-04-01T11:13:00Z">
            <w:rPr>
              <w:rFonts w:ascii="Times New Roman" w:eastAsiaTheme="minorEastAsia" w:hAnsi="Times New Roman" w:cstheme="minorBidi"/>
              <w:b w:val="0"/>
              <w:bCs w:val="0"/>
              <w:color w:val="191919"/>
              <w:spacing w:val="-2"/>
              <w:sz w:val="18"/>
              <w:szCs w:val="18"/>
              <w:u w:val="single"/>
            </w:rPr>
          </w:rPrChange>
        </w:rPr>
        <w:t>OURSES</w:t>
      </w:r>
      <w:bookmarkEnd w:id="909"/>
      <w:bookmarkEnd w:id="910"/>
      <w:bookmarkEnd w:id="911"/>
      <w:bookmarkEnd w:id="912"/>
      <w:bookmarkEnd w:id="913"/>
    </w:p>
    <w:p w:rsidR="004D157D" w:rsidRPr="00544F8B" w:rsidRDefault="004D157D" w:rsidP="004D157D">
      <w:pPr>
        <w:widowControl w:val="0"/>
        <w:autoSpaceDE w:val="0"/>
        <w:autoSpaceDN w:val="0"/>
        <w:adjustRightInd w:val="0"/>
        <w:spacing w:after="0" w:line="360" w:lineRule="auto"/>
        <w:ind w:left="540" w:right="130" w:hanging="180"/>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w:t>
      </w:r>
    </w:p>
    <w:p w:rsidR="004D157D" w:rsidRDefault="004D157D" w:rsidP="004D157D">
      <w:pPr>
        <w:widowControl w:val="0"/>
        <w:autoSpaceDE w:val="0"/>
        <w:autoSpaceDN w:val="0"/>
        <w:adjustRightInd w:val="0"/>
        <w:spacing w:after="0" w:line="360" w:lineRule="auto"/>
        <w:ind w:left="540" w:hanging="180"/>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p>
    <w:p w:rsidR="004D157D" w:rsidRPr="005F2A86" w:rsidRDefault="004D157D" w:rsidP="004D157D">
      <w:pPr>
        <w:pStyle w:val="Heading2"/>
        <w:ind w:left="180" w:right="130" w:firstLine="0"/>
        <w:rPr>
          <w:rFonts w:ascii="Times New Roman" w:hAnsi="Times New Roman"/>
          <w:color w:val="000000"/>
          <w:sz w:val="24"/>
          <w:szCs w:val="24"/>
        </w:rPr>
      </w:pPr>
      <w:bookmarkStart w:id="924" w:name="_Toc293070081"/>
      <w:bookmarkStart w:id="925" w:name="_Toc293077531"/>
      <w:bookmarkStart w:id="926" w:name="_Toc293078115"/>
      <w:bookmarkStart w:id="927" w:name="_Toc295559085"/>
      <w:bookmarkStart w:id="928" w:name="_Toc297152610"/>
      <w:r w:rsidRPr="005F2A86">
        <w:rPr>
          <w:rFonts w:ascii="Times New Roman" w:hAnsi="Times New Roman"/>
          <w:color w:val="191919"/>
          <w:spacing w:val="-2"/>
          <w:sz w:val="24"/>
          <w:szCs w:val="24"/>
        </w:rPr>
        <w:t>T</w:t>
      </w:r>
      <w:r w:rsidR="00566B75" w:rsidRPr="00566B75">
        <w:rPr>
          <w:rFonts w:ascii="Times New Roman" w:hAnsi="Times New Roman"/>
          <w:color w:val="191919"/>
          <w:spacing w:val="-2"/>
          <w:sz w:val="18"/>
          <w:szCs w:val="18"/>
          <w:rPrChange w:id="929" w:author="jhawkins" w:date="2011-04-01T11:13:00Z">
            <w:rPr>
              <w:rFonts w:ascii="Times New Roman" w:eastAsiaTheme="minorEastAsia" w:hAnsi="Times New Roman" w:cstheme="minorBidi"/>
              <w:b w:val="0"/>
              <w:bCs w:val="0"/>
              <w:color w:val="191919"/>
              <w:spacing w:val="-2"/>
              <w:sz w:val="18"/>
              <w:szCs w:val="18"/>
              <w:u w:val="single"/>
            </w:rPr>
          </w:rPrChange>
        </w:rPr>
        <w:t>ESTIN</w:t>
      </w:r>
      <w:r w:rsidR="00566B75" w:rsidRPr="00566B75">
        <w:rPr>
          <w:rFonts w:ascii="Times New Roman" w:hAnsi="Times New Roman"/>
          <w:color w:val="191919"/>
          <w:sz w:val="18"/>
          <w:szCs w:val="18"/>
          <w:rPrChange w:id="930" w:author="jhawkins" w:date="2011-04-01T11:13:00Z">
            <w:rPr>
              <w:rFonts w:ascii="Times New Roman" w:eastAsiaTheme="minorEastAsia" w:hAnsi="Times New Roman" w:cstheme="minorBidi"/>
              <w:b w:val="0"/>
              <w:bCs w:val="0"/>
              <w:color w:val="191919"/>
              <w:sz w:val="18"/>
              <w:szCs w:val="18"/>
              <w:u w:val="single"/>
            </w:rPr>
          </w:rPrChange>
        </w:rPr>
        <w:t>G</w:t>
      </w:r>
      <w:r w:rsidR="00566B75" w:rsidRPr="00566B75">
        <w:rPr>
          <w:rFonts w:ascii="Times New Roman" w:hAnsi="Times New Roman"/>
          <w:color w:val="191919"/>
          <w:sz w:val="24"/>
          <w:szCs w:val="24"/>
          <w:rPrChange w:id="931" w:author="jhawkins" w:date="2011-04-01T11:13:00Z">
            <w:rPr>
              <w:rFonts w:ascii="Times New Roman" w:eastAsiaTheme="minorEastAsia" w:hAnsi="Times New Roman" w:cstheme="minorBidi"/>
              <w:b w:val="0"/>
              <w:bCs w:val="0"/>
              <w:color w:val="191919"/>
              <w:sz w:val="18"/>
              <w:szCs w:val="18"/>
              <w:u w:val="single"/>
            </w:rPr>
          </w:rPrChange>
        </w:rPr>
        <w:t xml:space="preserve"> </w:t>
      </w:r>
      <w:r w:rsidR="00566B75" w:rsidRPr="00566B75">
        <w:rPr>
          <w:rFonts w:ascii="Times New Roman" w:hAnsi="Times New Roman"/>
          <w:color w:val="191919"/>
          <w:spacing w:val="-2"/>
          <w:sz w:val="24"/>
          <w:szCs w:val="24"/>
          <w:rPrChange w:id="932" w:author="jhawkins" w:date="2011-04-01T11:13:00Z">
            <w:rPr>
              <w:rFonts w:ascii="Times New Roman" w:eastAsiaTheme="minorEastAsia" w:hAnsi="Times New Roman" w:cstheme="minorBidi"/>
              <w:b w:val="0"/>
              <w:bCs w:val="0"/>
              <w:color w:val="191919"/>
              <w:spacing w:val="-2"/>
              <w:sz w:val="18"/>
              <w:szCs w:val="18"/>
              <w:u w:val="single"/>
            </w:rPr>
          </w:rPrChange>
        </w:rPr>
        <w:t>A</w:t>
      </w:r>
      <w:r w:rsidR="00566B75" w:rsidRPr="00566B75">
        <w:rPr>
          <w:rFonts w:ascii="Times New Roman" w:hAnsi="Times New Roman"/>
          <w:color w:val="191919"/>
          <w:spacing w:val="-2"/>
          <w:sz w:val="18"/>
          <w:szCs w:val="18"/>
          <w:rPrChange w:id="933" w:author="jhawkins" w:date="2011-04-01T11:13:00Z">
            <w:rPr>
              <w:rFonts w:ascii="Times New Roman" w:eastAsiaTheme="minorEastAsia" w:hAnsi="Times New Roman" w:cstheme="minorBidi"/>
              <w:b w:val="0"/>
              <w:bCs w:val="0"/>
              <w:color w:val="191919"/>
              <w:spacing w:val="-2"/>
              <w:sz w:val="18"/>
              <w:szCs w:val="18"/>
              <w:u w:val="single"/>
            </w:rPr>
          </w:rPrChange>
        </w:rPr>
        <w:t>N</w:t>
      </w:r>
      <w:r w:rsidR="00566B75" w:rsidRPr="00566B75">
        <w:rPr>
          <w:rFonts w:ascii="Times New Roman" w:hAnsi="Times New Roman"/>
          <w:color w:val="191919"/>
          <w:sz w:val="18"/>
          <w:szCs w:val="18"/>
          <w:rPrChange w:id="934" w:author="jhawkins" w:date="2011-04-01T11:13:00Z">
            <w:rPr>
              <w:rFonts w:ascii="Times New Roman" w:eastAsiaTheme="minorEastAsia" w:hAnsi="Times New Roman" w:cstheme="minorBidi"/>
              <w:b w:val="0"/>
              <w:bCs w:val="0"/>
              <w:color w:val="191919"/>
              <w:sz w:val="18"/>
              <w:szCs w:val="18"/>
              <w:u w:val="single"/>
            </w:rPr>
          </w:rPrChange>
        </w:rPr>
        <w:t>D</w:t>
      </w:r>
      <w:r w:rsidR="00566B75" w:rsidRPr="00566B75">
        <w:rPr>
          <w:rFonts w:ascii="Times New Roman" w:hAnsi="Times New Roman"/>
          <w:color w:val="191919"/>
          <w:spacing w:val="10"/>
          <w:sz w:val="24"/>
          <w:szCs w:val="24"/>
          <w:rPrChange w:id="935"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R</w:t>
      </w:r>
      <w:r w:rsidR="00566B75" w:rsidRPr="00566B75">
        <w:rPr>
          <w:rFonts w:ascii="Times New Roman" w:hAnsi="Times New Roman"/>
          <w:color w:val="191919"/>
          <w:spacing w:val="-2"/>
          <w:sz w:val="18"/>
          <w:szCs w:val="18"/>
          <w:rPrChange w:id="936" w:author="jhawkins" w:date="2011-04-01T11:13:00Z">
            <w:rPr>
              <w:rFonts w:ascii="Times New Roman" w:eastAsiaTheme="minorEastAsia" w:hAnsi="Times New Roman" w:cstheme="minorBidi"/>
              <w:b w:val="0"/>
              <w:bCs w:val="0"/>
              <w:color w:val="191919"/>
              <w:spacing w:val="-2"/>
              <w:sz w:val="18"/>
              <w:szCs w:val="18"/>
              <w:u w:val="single"/>
            </w:rPr>
          </w:rPrChange>
        </w:rPr>
        <w:t>EMEDI</w:t>
      </w:r>
      <w:r w:rsidR="00566B75" w:rsidRPr="00566B75">
        <w:rPr>
          <w:rFonts w:ascii="Times New Roman" w:hAnsi="Times New Roman"/>
          <w:color w:val="191919"/>
          <w:spacing w:val="-16"/>
          <w:sz w:val="18"/>
          <w:szCs w:val="18"/>
          <w:rPrChange w:id="937" w:author="jhawkins" w:date="2011-04-01T11:13:00Z">
            <w:rPr>
              <w:rFonts w:ascii="Times New Roman" w:eastAsiaTheme="minorEastAsia" w:hAnsi="Times New Roman" w:cstheme="minorBidi"/>
              <w:b w:val="0"/>
              <w:bCs w:val="0"/>
              <w:color w:val="191919"/>
              <w:spacing w:val="-16"/>
              <w:sz w:val="18"/>
              <w:szCs w:val="18"/>
              <w:u w:val="single"/>
            </w:rPr>
          </w:rPrChange>
        </w:rPr>
        <w:t>A</w:t>
      </w:r>
      <w:r w:rsidR="00566B75" w:rsidRPr="00566B75">
        <w:rPr>
          <w:rFonts w:ascii="Times New Roman" w:hAnsi="Times New Roman"/>
          <w:color w:val="191919"/>
          <w:spacing w:val="-2"/>
          <w:sz w:val="18"/>
          <w:szCs w:val="18"/>
          <w:rPrChange w:id="938" w:author="jhawkins" w:date="2011-04-01T11:13:00Z">
            <w:rPr>
              <w:rFonts w:ascii="Times New Roman" w:eastAsiaTheme="minorEastAsia" w:hAnsi="Times New Roman" w:cstheme="minorBidi"/>
              <w:b w:val="0"/>
              <w:bCs w:val="0"/>
              <w:color w:val="191919"/>
              <w:spacing w:val="-2"/>
              <w:sz w:val="18"/>
              <w:szCs w:val="18"/>
              <w:u w:val="single"/>
            </w:rPr>
          </w:rPrChange>
        </w:rPr>
        <w:t>TIO</w:t>
      </w:r>
      <w:r w:rsidR="00566B75" w:rsidRPr="00566B75">
        <w:rPr>
          <w:rFonts w:ascii="Times New Roman" w:hAnsi="Times New Roman"/>
          <w:color w:val="191919"/>
          <w:sz w:val="18"/>
          <w:szCs w:val="18"/>
          <w:rPrChange w:id="939" w:author="jhawkins" w:date="2011-04-01T11:13:00Z">
            <w:rPr>
              <w:rFonts w:ascii="Times New Roman" w:eastAsiaTheme="minorEastAsia" w:hAnsi="Times New Roman" w:cstheme="minorBidi"/>
              <w:b w:val="0"/>
              <w:bCs w:val="0"/>
              <w:color w:val="191919"/>
              <w:sz w:val="18"/>
              <w:szCs w:val="18"/>
              <w:u w:val="single"/>
            </w:rPr>
          </w:rPrChange>
        </w:rPr>
        <w:t>N</w:t>
      </w:r>
      <w:r w:rsidR="00566B75" w:rsidRPr="00566B75">
        <w:rPr>
          <w:rFonts w:ascii="Times New Roman" w:hAnsi="Times New Roman"/>
          <w:color w:val="191919"/>
          <w:spacing w:val="10"/>
          <w:sz w:val="24"/>
          <w:szCs w:val="24"/>
          <w:rPrChange w:id="940"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R</w:t>
      </w:r>
      <w:r w:rsidR="00566B75" w:rsidRPr="00566B75">
        <w:rPr>
          <w:rFonts w:ascii="Times New Roman" w:hAnsi="Times New Roman"/>
          <w:color w:val="191919"/>
          <w:spacing w:val="-2"/>
          <w:sz w:val="18"/>
          <w:szCs w:val="18"/>
          <w:rPrChange w:id="941" w:author="jhawkins" w:date="2011-04-01T11:13:00Z">
            <w:rPr>
              <w:rFonts w:ascii="Times New Roman" w:eastAsiaTheme="minorEastAsia" w:hAnsi="Times New Roman" w:cstheme="minorBidi"/>
              <w:b w:val="0"/>
              <w:bCs w:val="0"/>
              <w:color w:val="191919"/>
              <w:spacing w:val="-2"/>
              <w:sz w:val="18"/>
              <w:szCs w:val="18"/>
              <w:u w:val="single"/>
            </w:rPr>
          </w:rPrChange>
        </w:rPr>
        <w:t>EQUIREMENTS</w:t>
      </w:r>
      <w:r w:rsidRPr="005F2A86">
        <w:rPr>
          <w:rFonts w:ascii="Times New Roman" w:hAnsi="Times New Roman"/>
          <w:color w:val="191919"/>
          <w:sz w:val="24"/>
          <w:szCs w:val="24"/>
        </w:rPr>
        <w:t>:</w:t>
      </w:r>
      <w:bookmarkEnd w:id="924"/>
      <w:bookmarkEnd w:id="925"/>
      <w:bookmarkEnd w:id="926"/>
      <w:bookmarkEnd w:id="927"/>
      <w:bookmarkEnd w:id="928"/>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942"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consis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minimu</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C55E61">
        <w:rPr>
          <w:rFonts w:ascii="Times New Roman" w:hAnsi="Times New Roman"/>
          <w:color w:val="191919"/>
          <w:spacing w:val="-2"/>
          <w:sz w:val="18"/>
          <w:szCs w:val="18"/>
        </w:rPr>
        <w:t xml:space="preserve">5 </w:t>
      </w:r>
      <w:r>
        <w:rPr>
          <w:rFonts w:ascii="Times New Roman" w:hAnsi="Times New Roman"/>
          <w:color w:val="191919"/>
          <w:spacing w:val="-2"/>
          <w:sz w:val="18"/>
          <w:szCs w:val="18"/>
        </w:rPr>
        <w:t>hour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classroom/laborator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instructio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w:t>
      </w:r>
      <w:r w:rsidRPr="00C55E61">
        <w:rPr>
          <w:rFonts w:ascii="Times New Roman" w:hAnsi="Times New Roman"/>
          <w:color w:val="191919"/>
          <w:spacing w:val="-2"/>
          <w:sz w:val="18"/>
          <w:szCs w:val="18"/>
        </w:rPr>
        <w:t>i</w:t>
      </w:r>
      <w:r>
        <w:rPr>
          <w:rFonts w:ascii="Times New Roman" w:hAnsi="Times New Roman"/>
          <w:color w:val="191919"/>
          <w:spacing w:val="-2"/>
          <w:sz w:val="18"/>
          <w:szCs w:val="18"/>
        </w:rPr>
        <w:t>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retak</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943"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load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resultin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insti</w:t>
      </w:r>
      <w:r w:rsidRPr="00C55E61">
        <w:rPr>
          <w:rFonts w:ascii="Times New Roman" w:hAnsi="Times New Roman"/>
          <w:color w:val="191919"/>
          <w:spacing w:val="-2"/>
          <w:sz w:val="18"/>
          <w:szCs w:val="18"/>
        </w:rPr>
        <w:t>t</w:t>
      </w:r>
      <w:r>
        <w:rPr>
          <w:rFonts w:ascii="Times New Roman" w:hAnsi="Times New Roman"/>
          <w:color w:val="191919"/>
          <w:spacing w:val="-2"/>
          <w:sz w:val="18"/>
          <w:szCs w:val="18"/>
        </w:rPr>
        <w: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2"/>
          <w:sz w:val="18"/>
          <w:szCs w:val="18"/>
        </w:rPr>
        <w:lastRenderedPageBreak/>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handle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944"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Chroni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repeater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passe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bot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part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specialized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smal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grou</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rathe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the 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Preparator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courses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als</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carr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9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8 </w:t>
      </w:r>
      <w:r>
        <w:rPr>
          <w:rFonts w:ascii="Times New Roman" w:hAnsi="Times New Roman"/>
          <w:color w:val="191919"/>
          <w:spacing w:val="-2"/>
          <w:sz w:val="18"/>
          <w:szCs w:val="18"/>
        </w:rPr>
        <w:t>designations.</w:t>
      </w:r>
    </w:p>
    <w:p w:rsidR="004D157D" w:rsidRPr="005F2A86" w:rsidRDefault="004D157D" w:rsidP="004D157D">
      <w:pPr>
        <w:pStyle w:val="Heading2"/>
        <w:ind w:left="180" w:right="130" w:firstLine="0"/>
        <w:rPr>
          <w:rFonts w:ascii="Times New Roman" w:hAnsi="Times New Roman"/>
          <w:color w:val="000000"/>
          <w:sz w:val="24"/>
          <w:szCs w:val="24"/>
          <w:rPrChange w:id="945" w:author="jhawkins" w:date="2011-04-01T11:13:00Z">
            <w:rPr>
              <w:rFonts w:ascii="Times New Roman" w:hAnsi="Times New Roman"/>
              <w:color w:val="000000"/>
              <w:sz w:val="18"/>
              <w:szCs w:val="18"/>
            </w:rPr>
          </w:rPrChange>
        </w:rPr>
      </w:pPr>
      <w:bookmarkStart w:id="946" w:name="_Toc293070082"/>
      <w:bookmarkStart w:id="947" w:name="_Toc293077532"/>
      <w:bookmarkStart w:id="948" w:name="_Toc293078116"/>
      <w:bookmarkStart w:id="949" w:name="_Toc295559086"/>
      <w:bookmarkStart w:id="950" w:name="_Toc297152611"/>
      <w:r w:rsidRPr="005F2A86">
        <w:rPr>
          <w:rFonts w:ascii="Times New Roman" w:hAnsi="Times New Roman"/>
          <w:color w:val="191919"/>
          <w:spacing w:val="-2"/>
          <w:sz w:val="24"/>
          <w:szCs w:val="24"/>
        </w:rPr>
        <w:t>S</w:t>
      </w:r>
      <w:r w:rsidR="00566B75" w:rsidRPr="00566B75">
        <w:rPr>
          <w:rFonts w:ascii="Times New Roman" w:hAnsi="Times New Roman"/>
          <w:color w:val="191919"/>
          <w:spacing w:val="-2"/>
          <w:sz w:val="18"/>
          <w:szCs w:val="18"/>
          <w:rPrChange w:id="951" w:author="jhawkins" w:date="2011-04-01T11:13:00Z">
            <w:rPr>
              <w:rFonts w:ascii="Times New Roman" w:eastAsiaTheme="minorEastAsia" w:hAnsi="Times New Roman" w:cstheme="minorBidi"/>
              <w:b w:val="0"/>
              <w:bCs w:val="0"/>
              <w:color w:val="191919"/>
              <w:spacing w:val="-2"/>
              <w:sz w:val="18"/>
              <w:szCs w:val="18"/>
              <w:u w:val="single"/>
            </w:rPr>
          </w:rPrChange>
        </w:rPr>
        <w:t>PECIA</w:t>
      </w:r>
      <w:r w:rsidR="00566B75" w:rsidRPr="00566B75">
        <w:rPr>
          <w:rFonts w:ascii="Times New Roman" w:hAnsi="Times New Roman"/>
          <w:color w:val="191919"/>
          <w:sz w:val="18"/>
          <w:szCs w:val="18"/>
          <w:rPrChange w:id="952" w:author="jhawkins" w:date="2011-04-01T11:13:00Z">
            <w:rPr>
              <w:rFonts w:ascii="Times New Roman" w:eastAsiaTheme="minorEastAsia" w:hAnsi="Times New Roman" w:cstheme="minorBidi"/>
              <w:b w:val="0"/>
              <w:bCs w:val="0"/>
              <w:color w:val="191919"/>
              <w:sz w:val="18"/>
              <w:szCs w:val="18"/>
              <w:u w:val="single"/>
            </w:rPr>
          </w:rPrChange>
        </w:rPr>
        <w:t>L</w:t>
      </w:r>
      <w:r w:rsidR="00566B75" w:rsidRPr="00566B75">
        <w:rPr>
          <w:rFonts w:ascii="Times New Roman" w:hAnsi="Times New Roman"/>
          <w:color w:val="191919"/>
          <w:sz w:val="24"/>
          <w:szCs w:val="24"/>
          <w:rPrChange w:id="953" w:author="jhawkins" w:date="2011-04-01T11:13:00Z">
            <w:rPr>
              <w:rFonts w:ascii="Times New Roman" w:eastAsiaTheme="minorEastAsia" w:hAnsi="Times New Roman" w:cstheme="minorBidi"/>
              <w:b w:val="0"/>
              <w:bCs w:val="0"/>
              <w:color w:val="191919"/>
              <w:sz w:val="18"/>
              <w:szCs w:val="18"/>
              <w:u w:val="single"/>
            </w:rPr>
          </w:rPrChange>
        </w:rPr>
        <w:t xml:space="preserve"> </w:t>
      </w:r>
      <w:r w:rsidRPr="005F2A86">
        <w:rPr>
          <w:rFonts w:ascii="Times New Roman" w:hAnsi="Times New Roman"/>
          <w:color w:val="191919"/>
          <w:spacing w:val="-2"/>
          <w:sz w:val="24"/>
          <w:szCs w:val="24"/>
        </w:rPr>
        <w:t>C</w:t>
      </w:r>
      <w:r w:rsidR="00566B75" w:rsidRPr="00566B75">
        <w:rPr>
          <w:rFonts w:ascii="Times New Roman" w:hAnsi="Times New Roman"/>
          <w:color w:val="191919"/>
          <w:spacing w:val="-16"/>
          <w:sz w:val="18"/>
          <w:szCs w:val="18"/>
          <w:rPrChange w:id="954" w:author="jhawkins" w:date="2011-04-01T11:13:00Z">
            <w:rPr>
              <w:rFonts w:ascii="Times New Roman" w:eastAsiaTheme="minorEastAsia" w:hAnsi="Times New Roman" w:cstheme="minorBidi"/>
              <w:b w:val="0"/>
              <w:bCs w:val="0"/>
              <w:color w:val="191919"/>
              <w:spacing w:val="-16"/>
              <w:sz w:val="18"/>
              <w:szCs w:val="18"/>
              <w:u w:val="single"/>
            </w:rPr>
          </w:rPrChange>
        </w:rPr>
        <w:t>A</w:t>
      </w:r>
      <w:r w:rsidR="00566B75" w:rsidRPr="00566B75">
        <w:rPr>
          <w:rFonts w:ascii="Times New Roman" w:hAnsi="Times New Roman"/>
          <w:color w:val="191919"/>
          <w:spacing w:val="-2"/>
          <w:sz w:val="18"/>
          <w:szCs w:val="18"/>
          <w:rPrChange w:id="955" w:author="jhawkins" w:date="2011-04-01T11:13:00Z">
            <w:rPr>
              <w:rFonts w:ascii="Times New Roman" w:eastAsiaTheme="minorEastAsia" w:hAnsi="Times New Roman" w:cstheme="minorBidi"/>
              <w:b w:val="0"/>
              <w:bCs w:val="0"/>
              <w:color w:val="191919"/>
              <w:spacing w:val="-2"/>
              <w:sz w:val="18"/>
              <w:szCs w:val="18"/>
              <w:u w:val="single"/>
            </w:rPr>
          </w:rPrChange>
        </w:rPr>
        <w:t>TEGORIE</w:t>
      </w:r>
      <w:r w:rsidR="00566B75" w:rsidRPr="00566B75">
        <w:rPr>
          <w:rFonts w:ascii="Times New Roman" w:hAnsi="Times New Roman"/>
          <w:color w:val="191919"/>
          <w:sz w:val="18"/>
          <w:szCs w:val="18"/>
          <w:rPrChange w:id="956" w:author="jhawkins" w:date="2011-04-01T11:13:00Z">
            <w:rPr>
              <w:rFonts w:ascii="Times New Roman" w:eastAsiaTheme="minorEastAsia" w:hAnsi="Times New Roman" w:cstheme="minorBidi"/>
              <w:b w:val="0"/>
              <w:bCs w:val="0"/>
              <w:color w:val="191919"/>
              <w:sz w:val="18"/>
              <w:szCs w:val="18"/>
              <w:u w:val="single"/>
            </w:rPr>
          </w:rPrChange>
        </w:rPr>
        <w:t>S</w:t>
      </w:r>
      <w:r w:rsidR="00566B75" w:rsidRPr="00566B75">
        <w:rPr>
          <w:rFonts w:ascii="Times New Roman" w:hAnsi="Times New Roman"/>
          <w:color w:val="191919"/>
          <w:spacing w:val="10"/>
          <w:sz w:val="24"/>
          <w:szCs w:val="24"/>
          <w:rPrChange w:id="957"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00566B75" w:rsidRPr="00566B75">
        <w:rPr>
          <w:rFonts w:ascii="Times New Roman" w:hAnsi="Times New Roman"/>
          <w:color w:val="191919"/>
          <w:spacing w:val="-2"/>
          <w:sz w:val="24"/>
          <w:szCs w:val="24"/>
          <w:rPrChange w:id="958" w:author="jhawkins" w:date="2011-04-01T11:13:00Z">
            <w:rPr>
              <w:rFonts w:ascii="Times New Roman" w:eastAsiaTheme="minorEastAsia" w:hAnsi="Times New Roman" w:cstheme="minorBidi"/>
              <w:b w:val="0"/>
              <w:bCs w:val="0"/>
              <w:color w:val="191919"/>
              <w:spacing w:val="-2"/>
              <w:sz w:val="18"/>
              <w:szCs w:val="18"/>
              <w:u w:val="single"/>
            </w:rPr>
          </w:rPrChange>
        </w:rPr>
        <w:t>O</w:t>
      </w:r>
      <w:r w:rsidR="00566B75" w:rsidRPr="00566B75">
        <w:rPr>
          <w:rFonts w:ascii="Times New Roman" w:hAnsi="Times New Roman"/>
          <w:color w:val="191919"/>
          <w:sz w:val="18"/>
          <w:szCs w:val="18"/>
          <w:rPrChange w:id="959" w:author="jhawkins" w:date="2011-04-01T11:13:00Z">
            <w:rPr>
              <w:rFonts w:ascii="Times New Roman" w:eastAsiaTheme="minorEastAsia" w:hAnsi="Times New Roman" w:cstheme="minorBidi"/>
              <w:b w:val="0"/>
              <w:bCs w:val="0"/>
              <w:color w:val="191919"/>
              <w:sz w:val="18"/>
              <w:szCs w:val="18"/>
              <w:u w:val="single"/>
            </w:rPr>
          </w:rPrChange>
        </w:rPr>
        <w:t>F</w:t>
      </w:r>
      <w:r w:rsidR="00566B75" w:rsidRPr="00566B75">
        <w:rPr>
          <w:rFonts w:ascii="Times New Roman" w:hAnsi="Times New Roman"/>
          <w:color w:val="191919"/>
          <w:spacing w:val="4"/>
          <w:sz w:val="24"/>
          <w:szCs w:val="24"/>
          <w:rPrChange w:id="960" w:author="jhawkins" w:date="2011-04-01T11:13:00Z">
            <w:rPr>
              <w:rFonts w:ascii="Times New Roman" w:eastAsiaTheme="minorEastAsia" w:hAnsi="Times New Roman" w:cstheme="minorBidi"/>
              <w:b w:val="0"/>
              <w:bCs w:val="0"/>
              <w:color w:val="191919"/>
              <w:spacing w:val="4"/>
              <w:sz w:val="18"/>
              <w:szCs w:val="18"/>
              <w:u w:val="single"/>
            </w:rPr>
          </w:rPrChange>
        </w:rPr>
        <w:t xml:space="preserve"> </w:t>
      </w:r>
      <w:r w:rsidRPr="005F2A86">
        <w:rPr>
          <w:rFonts w:ascii="Times New Roman" w:hAnsi="Times New Roman"/>
          <w:color w:val="191919"/>
          <w:spacing w:val="-2"/>
          <w:sz w:val="24"/>
          <w:szCs w:val="24"/>
        </w:rPr>
        <w:t>S</w:t>
      </w:r>
      <w:r w:rsidR="00566B75" w:rsidRPr="00566B75">
        <w:rPr>
          <w:rFonts w:ascii="Times New Roman" w:hAnsi="Times New Roman"/>
          <w:color w:val="191919"/>
          <w:spacing w:val="-2"/>
          <w:sz w:val="18"/>
          <w:szCs w:val="18"/>
          <w:rPrChange w:id="961" w:author="jhawkins" w:date="2011-04-01T11:13:00Z">
            <w:rPr>
              <w:rFonts w:ascii="Times New Roman" w:eastAsiaTheme="minorEastAsia" w:hAnsi="Times New Roman" w:cstheme="minorBidi"/>
              <w:b w:val="0"/>
              <w:bCs w:val="0"/>
              <w:color w:val="191919"/>
              <w:spacing w:val="-2"/>
              <w:sz w:val="18"/>
              <w:szCs w:val="18"/>
              <w:u w:val="single"/>
            </w:rPr>
          </w:rPrChange>
        </w:rPr>
        <w:t>TUDENTS</w:t>
      </w:r>
      <w:bookmarkEnd w:id="946"/>
      <w:bookmarkEnd w:id="947"/>
      <w:bookmarkEnd w:id="948"/>
      <w:bookmarkEnd w:id="949"/>
      <w:bookmarkEnd w:id="950"/>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holdin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baccalaureat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accredite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educatio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 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orde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receiv</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a </w:t>
      </w:r>
      <w:r>
        <w:rPr>
          <w:rFonts w:ascii="Times New Roman" w:hAnsi="Times New Roman"/>
          <w:color w:val="191919"/>
          <w:spacing w:val="-2"/>
          <w:sz w:val="18"/>
          <w:szCs w:val="18"/>
        </w:rPr>
        <w:t>Universit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institution.</w:t>
      </w:r>
    </w:p>
    <w:p w:rsidR="004D157D" w:rsidRPr="00544F8B" w:rsidRDefault="004D157D" w:rsidP="004D157D">
      <w:pPr>
        <w:widowControl w:val="0"/>
        <w:autoSpaceDE w:val="0"/>
        <w:autoSpaceDN w:val="0"/>
        <w:adjustRightInd w:val="0"/>
        <w:spacing w:before="5" w:after="0" w:line="220" w:lineRule="exact"/>
        <w:ind w:left="360" w:right="130" w:hanging="180"/>
        <w:rPr>
          <w:rFonts w:ascii="Times New Roman" w:hAnsi="Times New Roman"/>
          <w:color w:val="000000"/>
          <w:sz w:val="18"/>
          <w:szCs w:val="18"/>
          <w:rPrChange w:id="962" w:author="jhawkins" w:date="2011-04-01T11:13:00Z">
            <w:rPr>
              <w:rFonts w:ascii="Times New Roman" w:hAnsi="Times New Roman"/>
              <w:color w:val="00000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nativ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languag</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Engli</w:t>
      </w:r>
      <w:r w:rsidRPr="00C55E61">
        <w:rPr>
          <w:rFonts w:ascii="Times New Roman" w:hAnsi="Times New Roman"/>
          <w:color w:val="191919"/>
          <w:spacing w:val="-2"/>
          <w:sz w:val="18"/>
          <w:szCs w:val="18"/>
        </w:rPr>
        <w:t>s</w:t>
      </w:r>
      <w:r>
        <w:rPr>
          <w:rFonts w:ascii="Times New Roman" w:hAnsi="Times New Roman"/>
          <w:color w:val="191919"/>
          <w:spacing w:val="-2"/>
          <w:sz w:val="18"/>
          <w:szCs w:val="18"/>
        </w:rPr>
        <w:t>h</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written 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Chancello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55E61">
        <w:rPr>
          <w:rFonts w:ascii="Times New Roman" w:hAnsi="Times New Roman"/>
          <w:color w:val="191919"/>
          <w:spacing w:val="-2"/>
          <w:sz w:val="18"/>
          <w:szCs w:val="18"/>
        </w:rPr>
        <w:t>o</w:t>
      </w:r>
      <w:r>
        <w:rPr>
          <w:rFonts w:ascii="Times New Roman" w:hAnsi="Times New Roman"/>
          <w:color w:val="191919"/>
          <w:spacing w:val="-2"/>
          <w:sz w:val="18"/>
          <w:szCs w:val="18"/>
        </w:rPr>
        <w:t>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 English</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minimum</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writin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develope</w:t>
      </w:r>
      <w:r w:rsidRPr="00C55E61">
        <w:rPr>
          <w:rFonts w:ascii="Times New Roman" w:hAnsi="Times New Roman"/>
          <w:color w:val="191919"/>
          <w:spacing w:val="-2"/>
          <w:sz w:val="18"/>
          <w:szCs w:val="18"/>
        </w:rPr>
        <w:t>d a</w:t>
      </w:r>
      <w:r>
        <w:rPr>
          <w:rFonts w:ascii="Times New Roman" w:hAnsi="Times New Roman"/>
          <w:color w:val="191919"/>
          <w:spacing w:val="-2"/>
          <w:sz w:val="18"/>
          <w:szCs w:val="18"/>
        </w:rPr>
        <w:t>nd administered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involv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multipl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raters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 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culturall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neutra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topics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grantin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extende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time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translatio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dictionarie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permissibl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w:t>
      </w:r>
      <w:r w:rsidRPr="00C55E61">
        <w:rPr>
          <w:rFonts w:ascii="Times New Roman" w:hAnsi="Times New Roman"/>
          <w:color w:val="191919"/>
          <w:spacing w:val="-2"/>
          <w:sz w:val="18"/>
          <w:szCs w:val="18"/>
        </w:rPr>
        <w:t>m</w:t>
      </w:r>
      <w:r>
        <w:rPr>
          <w:rFonts w:ascii="Times New Roman" w:hAnsi="Times New Roman"/>
          <w:color w:val="191919"/>
          <w:spacing w:val="-2"/>
          <w:sz w:val="18"/>
          <w:szCs w:val="18"/>
        </w:rPr>
        <w:t>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 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examination.</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963"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c</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accordanc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w:t>
      </w:r>
      <w:r w:rsidRPr="00C55E61">
        <w:rPr>
          <w:rFonts w:ascii="Times New Roman" w:hAnsi="Times New Roman"/>
          <w:color w:val="191919"/>
          <w:spacing w:val="-2"/>
          <w:sz w:val="18"/>
          <w:szCs w:val="18"/>
        </w:rPr>
        <w:t>t</w:t>
      </w:r>
      <w:r>
        <w:rPr>
          <w:rFonts w:ascii="Times New Roman" w:hAnsi="Times New Roman"/>
          <w:color w:val="191919"/>
          <w:spacing w:val="-2"/>
          <w:sz w:val="18"/>
          <w:szCs w:val="18"/>
        </w:rPr>
        <w: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the 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disabilities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w:t>
      </w:r>
      <w:r w:rsidRPr="00C55E61">
        <w:rPr>
          <w:rFonts w:ascii="Times New Roman" w:hAnsi="Times New Roman"/>
          <w:color w:val="191919"/>
          <w:spacing w:val="-2"/>
          <w:sz w:val="18"/>
          <w:szCs w:val="18"/>
        </w:rPr>
        <w:t>c</w:t>
      </w:r>
      <w:r>
        <w:rPr>
          <w:rFonts w:ascii="Times New Roman" w:hAnsi="Times New Roman"/>
          <w:color w:val="191919"/>
          <w:spacing w:val="-2"/>
          <w:sz w:val="18"/>
          <w:szCs w:val="18"/>
        </w:rPr>
        <w:t>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Such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provisio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neede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prio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Suc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exami</w:t>
      </w:r>
      <w:r w:rsidRPr="00C55E61">
        <w:rPr>
          <w:rFonts w:ascii="Times New Roman" w:hAnsi="Times New Roman"/>
          <w:color w:val="191919"/>
          <w:spacing w:val="-2"/>
          <w:sz w:val="18"/>
          <w:szCs w:val="18"/>
        </w:rPr>
        <w:t>n</w:t>
      </w:r>
      <w:r>
        <w:rPr>
          <w:rFonts w:ascii="Times New Roman" w:hAnsi="Times New Roman"/>
          <w:color w:val="191919"/>
          <w:spacing w:val="-2"/>
          <w:sz w:val="18"/>
          <w:szCs w:val="18"/>
        </w:rPr>
        <w: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shall equa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standard</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Program.</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964"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too</w:t>
      </w:r>
      <w:r w:rsidRPr="00C55E61">
        <w:rPr>
          <w:rFonts w:ascii="Times New Roman" w:hAnsi="Times New Roman"/>
          <w:color w:val="191919"/>
          <w:spacing w:val="-2"/>
          <w:sz w:val="18"/>
          <w:szCs w:val="18"/>
        </w:rPr>
        <w:t xml:space="preserve">k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Quarte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1980</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portio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hel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passin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standar</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subsequen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retakin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w:t>
      </w:r>
      <w:r w:rsidRPr="00C55E61">
        <w:rPr>
          <w:rFonts w:ascii="Times New Roman" w:hAnsi="Times New Roman"/>
          <w:color w:val="191919"/>
          <w:spacing w:val="-2"/>
          <w:sz w:val="18"/>
          <w:szCs w:val="18"/>
        </w:rPr>
        <w:t>f</w:t>
      </w:r>
      <w:r>
        <w:rPr>
          <w:rFonts w:ascii="Times New Roman" w:hAnsi="Times New Roman"/>
          <w:color w:val="191919"/>
          <w:spacing w:val="-2"/>
          <w:sz w:val="18"/>
          <w:szCs w:val="18"/>
        </w:rPr>
        <w:t>fec</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C55E61">
        <w:rPr>
          <w:rFonts w:ascii="Times New Roman" w:hAnsi="Times New Roman"/>
          <w:color w:val="191919"/>
          <w:spacing w:val="-2"/>
          <w:sz w:val="18"/>
          <w:szCs w:val="18"/>
        </w:rPr>
        <w:t>r original attempt. All students, regardless of when they entered the system, must pass the test as a requirement for graduation.</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965"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move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completin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graduatio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exceptio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st </w:t>
      </w:r>
      <w:r>
        <w:rPr>
          <w:rFonts w:ascii="Times New Roman" w:hAnsi="Times New Roman"/>
          <w:color w:val="191919"/>
          <w:spacing w:val="-2"/>
          <w:sz w:val="18"/>
          <w:szCs w:val="18"/>
        </w:rPr>
        <w:t>requirement 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administere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fulfille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follo</w:t>
      </w:r>
      <w:r w:rsidRPr="00C55E61">
        <w:rPr>
          <w:rFonts w:ascii="Times New Roman" w:hAnsi="Times New Roman"/>
          <w:color w:val="191919"/>
          <w:spacing w:val="-2"/>
          <w:sz w:val="18"/>
          <w:szCs w:val="18"/>
        </w:rPr>
        <w:t xml:space="preserve">w </w:t>
      </w:r>
      <w:r>
        <w:rPr>
          <w:rFonts w:ascii="Times New Roman" w:hAnsi="Times New Roman"/>
          <w:color w:val="191919"/>
          <w:spacing w:val="-2"/>
          <w:sz w:val="18"/>
          <w:szCs w:val="18"/>
        </w:rPr>
        <w:t>the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outline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Administratio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Manual.</w:t>
      </w:r>
    </w:p>
    <w:p w:rsidR="004D157D" w:rsidRPr="00544F8B" w:rsidRDefault="004D157D" w:rsidP="004D157D">
      <w:pPr>
        <w:widowControl w:val="0"/>
        <w:autoSpaceDE w:val="0"/>
        <w:autoSpaceDN w:val="0"/>
        <w:adjustRightInd w:val="0"/>
        <w:spacing w:before="4" w:after="0" w:line="110" w:lineRule="exact"/>
        <w:ind w:left="180" w:right="130" w:firstLine="0"/>
        <w:rPr>
          <w:rFonts w:ascii="Times New Roman" w:hAnsi="Times New Roman"/>
          <w:color w:val="000000"/>
          <w:sz w:val="18"/>
          <w:szCs w:val="18"/>
          <w:rPrChange w:id="966" w:author="jhawkins" w:date="2011-04-01T11:13:00Z">
            <w:rPr>
              <w:rFonts w:ascii="Times New Roman" w:hAnsi="Times New Roman"/>
              <w:color w:val="000000"/>
              <w:sz w:val="11"/>
              <w:szCs w:val="11"/>
            </w:rPr>
          </w:rPrChange>
        </w:rPr>
      </w:pPr>
    </w:p>
    <w:p w:rsidR="004D157D" w:rsidRPr="005F2A86" w:rsidRDefault="004D157D" w:rsidP="004D157D">
      <w:pPr>
        <w:pStyle w:val="Heading2"/>
        <w:spacing w:before="0"/>
        <w:ind w:left="180" w:right="130" w:firstLine="0"/>
        <w:rPr>
          <w:rFonts w:ascii="Times New Roman" w:hAnsi="Times New Roman"/>
          <w:color w:val="000000"/>
          <w:sz w:val="24"/>
          <w:szCs w:val="24"/>
          <w:rPrChange w:id="967" w:author="jhawkins" w:date="2011-04-01T11:13:00Z">
            <w:rPr>
              <w:rFonts w:ascii="Times New Roman" w:hAnsi="Times New Roman"/>
              <w:color w:val="000000"/>
              <w:sz w:val="18"/>
              <w:szCs w:val="18"/>
            </w:rPr>
          </w:rPrChange>
        </w:rPr>
      </w:pPr>
      <w:bookmarkStart w:id="968" w:name="_Toc293070083"/>
      <w:bookmarkStart w:id="969" w:name="_Toc293077533"/>
      <w:bookmarkStart w:id="970" w:name="_Toc293078117"/>
      <w:bookmarkStart w:id="971" w:name="_Toc295559087"/>
      <w:bookmarkStart w:id="972" w:name="_Toc297152612"/>
      <w:r w:rsidRPr="005F2A86">
        <w:rPr>
          <w:rFonts w:ascii="Times New Roman" w:hAnsi="Times New Roman"/>
          <w:color w:val="191919"/>
          <w:spacing w:val="-2"/>
          <w:sz w:val="24"/>
          <w:szCs w:val="24"/>
        </w:rPr>
        <w:t>S</w:t>
      </w:r>
      <w:r w:rsidR="00566B75" w:rsidRPr="00566B75">
        <w:rPr>
          <w:rFonts w:ascii="Times New Roman" w:hAnsi="Times New Roman"/>
          <w:color w:val="191919"/>
          <w:spacing w:val="-2"/>
          <w:sz w:val="18"/>
          <w:szCs w:val="18"/>
          <w:rPrChange w:id="973" w:author="jhawkins" w:date="2011-04-01T11:13:00Z">
            <w:rPr>
              <w:rFonts w:ascii="Times New Roman" w:eastAsiaTheme="minorEastAsia" w:hAnsi="Times New Roman" w:cstheme="minorBidi"/>
              <w:b w:val="0"/>
              <w:bCs w:val="0"/>
              <w:color w:val="191919"/>
              <w:spacing w:val="-2"/>
              <w:sz w:val="18"/>
              <w:szCs w:val="18"/>
              <w:u w:val="single"/>
            </w:rPr>
          </w:rPrChange>
        </w:rPr>
        <w:t>TUDENT</w:t>
      </w:r>
      <w:r w:rsidR="00566B75" w:rsidRPr="00566B75">
        <w:rPr>
          <w:rFonts w:ascii="Times New Roman" w:hAnsi="Times New Roman"/>
          <w:color w:val="191919"/>
          <w:sz w:val="18"/>
          <w:szCs w:val="18"/>
          <w:rPrChange w:id="974" w:author="jhawkins" w:date="2011-04-01T11:13:00Z">
            <w:rPr>
              <w:rFonts w:ascii="Times New Roman" w:eastAsiaTheme="minorEastAsia" w:hAnsi="Times New Roman" w:cstheme="minorBidi"/>
              <w:b w:val="0"/>
              <w:bCs w:val="0"/>
              <w:color w:val="191919"/>
              <w:sz w:val="18"/>
              <w:szCs w:val="18"/>
              <w:u w:val="single"/>
            </w:rPr>
          </w:rPrChange>
        </w:rPr>
        <w:t>S</w:t>
      </w:r>
      <w:r w:rsidR="00566B75" w:rsidRPr="00566B75">
        <w:rPr>
          <w:rFonts w:ascii="Times New Roman" w:hAnsi="Times New Roman"/>
          <w:color w:val="191919"/>
          <w:spacing w:val="7"/>
          <w:sz w:val="24"/>
          <w:szCs w:val="24"/>
          <w:rPrChange w:id="975" w:author="jhawkins" w:date="2011-04-01T11:13:00Z">
            <w:rPr>
              <w:rFonts w:ascii="Times New Roman" w:eastAsiaTheme="minorEastAsia" w:hAnsi="Times New Roman" w:cstheme="minorBidi"/>
              <w:b w:val="0"/>
              <w:bCs w:val="0"/>
              <w:color w:val="191919"/>
              <w:spacing w:val="7"/>
              <w:sz w:val="18"/>
              <w:szCs w:val="18"/>
              <w:u w:val="single"/>
            </w:rPr>
          </w:rPrChange>
        </w:rPr>
        <w:t xml:space="preserve"> </w:t>
      </w:r>
      <w:r w:rsidR="00566B75" w:rsidRPr="00566B75">
        <w:rPr>
          <w:rFonts w:ascii="Times New Roman" w:hAnsi="Times New Roman"/>
          <w:color w:val="191919"/>
          <w:spacing w:val="-2"/>
          <w:sz w:val="24"/>
          <w:szCs w:val="24"/>
          <w:rPrChange w:id="976" w:author="jhawkins" w:date="2011-04-01T11:13:00Z">
            <w:rPr>
              <w:rFonts w:ascii="Times New Roman" w:eastAsiaTheme="minorEastAsia" w:hAnsi="Times New Roman" w:cstheme="minorBidi"/>
              <w:b w:val="0"/>
              <w:bCs w:val="0"/>
              <w:color w:val="191919"/>
              <w:spacing w:val="-2"/>
              <w:sz w:val="18"/>
              <w:szCs w:val="18"/>
              <w:u w:val="single"/>
            </w:rPr>
          </w:rPrChange>
        </w:rPr>
        <w:t>W</w:t>
      </w:r>
      <w:r w:rsidR="00566B75" w:rsidRPr="00566B75">
        <w:rPr>
          <w:rFonts w:ascii="Times New Roman" w:hAnsi="Times New Roman"/>
          <w:color w:val="191919"/>
          <w:spacing w:val="-2"/>
          <w:sz w:val="18"/>
          <w:szCs w:val="18"/>
          <w:rPrChange w:id="977" w:author="jhawkins" w:date="2011-04-01T11:13:00Z">
            <w:rPr>
              <w:rFonts w:ascii="Times New Roman" w:eastAsiaTheme="minorEastAsia" w:hAnsi="Times New Roman" w:cstheme="minorBidi"/>
              <w:b w:val="0"/>
              <w:bCs w:val="0"/>
              <w:color w:val="191919"/>
              <w:spacing w:val="-2"/>
              <w:sz w:val="18"/>
              <w:szCs w:val="18"/>
              <w:u w:val="single"/>
            </w:rPr>
          </w:rPrChange>
        </w:rPr>
        <w:t>IT</w:t>
      </w:r>
      <w:r w:rsidR="00566B75" w:rsidRPr="00566B75">
        <w:rPr>
          <w:rFonts w:ascii="Times New Roman" w:hAnsi="Times New Roman"/>
          <w:color w:val="191919"/>
          <w:sz w:val="18"/>
          <w:szCs w:val="18"/>
          <w:rPrChange w:id="978" w:author="jhawkins" w:date="2011-04-01T11:13:00Z">
            <w:rPr>
              <w:rFonts w:ascii="Times New Roman" w:eastAsiaTheme="minorEastAsia" w:hAnsi="Times New Roman" w:cstheme="minorBidi"/>
              <w:b w:val="0"/>
              <w:bCs w:val="0"/>
              <w:color w:val="191919"/>
              <w:sz w:val="18"/>
              <w:szCs w:val="18"/>
              <w:u w:val="single"/>
            </w:rPr>
          </w:rPrChange>
        </w:rPr>
        <w:t>H</w:t>
      </w:r>
      <w:r w:rsidR="00566B75" w:rsidRPr="00566B75">
        <w:rPr>
          <w:rFonts w:ascii="Times New Roman" w:hAnsi="Times New Roman"/>
          <w:color w:val="191919"/>
          <w:spacing w:val="10"/>
          <w:sz w:val="24"/>
          <w:szCs w:val="24"/>
          <w:rPrChange w:id="979"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L</w:t>
      </w:r>
      <w:r w:rsidR="00566B75" w:rsidRPr="00566B75">
        <w:rPr>
          <w:rFonts w:ascii="Times New Roman" w:hAnsi="Times New Roman"/>
          <w:color w:val="191919"/>
          <w:spacing w:val="-2"/>
          <w:sz w:val="18"/>
          <w:szCs w:val="18"/>
          <w:rPrChange w:id="980" w:author="jhawkins" w:date="2011-04-01T11:13:00Z">
            <w:rPr>
              <w:rFonts w:ascii="Times New Roman" w:eastAsiaTheme="minorEastAsia" w:hAnsi="Times New Roman" w:cstheme="minorBidi"/>
              <w:b w:val="0"/>
              <w:bCs w:val="0"/>
              <w:color w:val="191919"/>
              <w:spacing w:val="-2"/>
              <w:sz w:val="18"/>
              <w:szCs w:val="18"/>
              <w:u w:val="single"/>
            </w:rPr>
          </w:rPrChange>
        </w:rPr>
        <w:t>EARNIN</w:t>
      </w:r>
      <w:r w:rsidR="00566B75" w:rsidRPr="00566B75">
        <w:rPr>
          <w:rFonts w:ascii="Times New Roman" w:hAnsi="Times New Roman"/>
          <w:color w:val="191919"/>
          <w:sz w:val="18"/>
          <w:szCs w:val="18"/>
          <w:rPrChange w:id="981" w:author="jhawkins" w:date="2011-04-01T11:13:00Z">
            <w:rPr>
              <w:rFonts w:ascii="Times New Roman" w:eastAsiaTheme="minorEastAsia" w:hAnsi="Times New Roman" w:cstheme="minorBidi"/>
              <w:b w:val="0"/>
              <w:bCs w:val="0"/>
              <w:color w:val="191919"/>
              <w:sz w:val="18"/>
              <w:szCs w:val="18"/>
              <w:u w:val="single"/>
            </w:rPr>
          </w:rPrChange>
        </w:rPr>
        <w:t>G</w:t>
      </w:r>
      <w:r w:rsidR="00566B75" w:rsidRPr="00566B75">
        <w:rPr>
          <w:rFonts w:ascii="Times New Roman" w:hAnsi="Times New Roman"/>
          <w:color w:val="191919"/>
          <w:spacing w:val="10"/>
          <w:sz w:val="24"/>
          <w:szCs w:val="24"/>
          <w:rPrChange w:id="982"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D</w:t>
      </w:r>
      <w:r w:rsidR="00566B75" w:rsidRPr="00566B75">
        <w:rPr>
          <w:rFonts w:ascii="Times New Roman" w:hAnsi="Times New Roman"/>
          <w:color w:val="191919"/>
          <w:spacing w:val="-2"/>
          <w:sz w:val="18"/>
          <w:szCs w:val="18"/>
          <w:rPrChange w:id="983" w:author="jhawkins" w:date="2011-04-01T11:13:00Z">
            <w:rPr>
              <w:rFonts w:ascii="Times New Roman" w:eastAsiaTheme="minorEastAsia" w:hAnsi="Times New Roman" w:cstheme="minorBidi"/>
              <w:b w:val="0"/>
              <w:bCs w:val="0"/>
              <w:color w:val="191919"/>
              <w:spacing w:val="-2"/>
              <w:sz w:val="18"/>
              <w:szCs w:val="18"/>
              <w:u w:val="single"/>
            </w:rPr>
          </w:rPrChange>
        </w:rPr>
        <w:t>ISABILITIES</w:t>
      </w:r>
      <w:r w:rsidRPr="005F2A86">
        <w:rPr>
          <w:rFonts w:ascii="Times New Roman" w:hAnsi="Times New Roman"/>
          <w:color w:val="191919"/>
          <w:sz w:val="24"/>
          <w:szCs w:val="24"/>
        </w:rPr>
        <w:t>,</w:t>
      </w:r>
      <w:r w:rsidRPr="005F2A86">
        <w:rPr>
          <w:rFonts w:ascii="Times New Roman" w:hAnsi="Times New Roman"/>
          <w:color w:val="191919"/>
          <w:spacing w:val="-9"/>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566B75" w:rsidRPr="00566B75">
        <w:rPr>
          <w:rFonts w:ascii="Times New Roman" w:hAnsi="Times New Roman"/>
          <w:color w:val="191919"/>
          <w:sz w:val="18"/>
          <w:szCs w:val="18"/>
          <w:rPrChange w:id="984" w:author="jhawkins" w:date="2011-04-01T11:13:00Z">
            <w:rPr>
              <w:rFonts w:ascii="Times New Roman" w:eastAsiaTheme="minorEastAsia" w:hAnsi="Times New Roman" w:cstheme="minorBidi"/>
              <w:b w:val="0"/>
              <w:bCs w:val="0"/>
              <w:color w:val="191919"/>
              <w:sz w:val="18"/>
              <w:szCs w:val="18"/>
              <w:u w:val="single"/>
            </w:rPr>
          </w:rPrChange>
        </w:rPr>
        <w:t>T</w:t>
      </w:r>
      <w:r w:rsidR="00566B75" w:rsidRPr="00566B75">
        <w:rPr>
          <w:rFonts w:ascii="Times New Roman" w:hAnsi="Times New Roman"/>
          <w:color w:val="191919"/>
          <w:spacing w:val="-6"/>
          <w:sz w:val="24"/>
          <w:szCs w:val="24"/>
          <w:rPrChange w:id="985" w:author="jhawkins" w:date="2011-04-01T11:13:00Z">
            <w:rPr>
              <w:rFonts w:ascii="Times New Roman" w:eastAsiaTheme="minorEastAsia" w:hAnsi="Times New Roman" w:cstheme="minorBidi"/>
              <w:b w:val="0"/>
              <w:bCs w:val="0"/>
              <w:color w:val="191919"/>
              <w:spacing w:val="-6"/>
              <w:sz w:val="18"/>
              <w:szCs w:val="18"/>
              <w:u w:val="single"/>
            </w:rPr>
          </w:rPrChange>
        </w:rPr>
        <w:t xml:space="preserve"> </w:t>
      </w:r>
      <w:r w:rsidRPr="005F2A86">
        <w:rPr>
          <w:rFonts w:ascii="Times New Roman" w:hAnsi="Times New Roman"/>
          <w:color w:val="191919"/>
          <w:spacing w:val="-2"/>
          <w:sz w:val="24"/>
          <w:szCs w:val="24"/>
        </w:rPr>
        <w:t>A</w:t>
      </w:r>
      <w:r w:rsidR="00566B75" w:rsidRPr="00566B75">
        <w:rPr>
          <w:rFonts w:ascii="Times New Roman" w:hAnsi="Times New Roman"/>
          <w:color w:val="191919"/>
          <w:spacing w:val="-2"/>
          <w:sz w:val="18"/>
          <w:szCs w:val="18"/>
          <w:rPrChange w:id="986" w:author="jhawkins" w:date="2011-04-01T11:13:00Z">
            <w:rPr>
              <w:rFonts w:ascii="Times New Roman" w:eastAsiaTheme="minorEastAsia" w:hAnsi="Times New Roman" w:cstheme="minorBidi"/>
              <w:b w:val="0"/>
              <w:bCs w:val="0"/>
              <w:color w:val="191919"/>
              <w:spacing w:val="-2"/>
              <w:sz w:val="18"/>
              <w:szCs w:val="18"/>
              <w:u w:val="single"/>
            </w:rPr>
          </w:rPrChange>
        </w:rPr>
        <w:t>NXIET</w:t>
      </w:r>
      <w:r w:rsidR="00566B75" w:rsidRPr="00566B75">
        <w:rPr>
          <w:rFonts w:ascii="Times New Roman" w:hAnsi="Times New Roman"/>
          <w:color w:val="191919"/>
          <w:spacing w:val="-19"/>
          <w:sz w:val="18"/>
          <w:szCs w:val="18"/>
          <w:rPrChange w:id="987" w:author="jhawkins" w:date="2011-04-01T11:13:00Z">
            <w:rPr>
              <w:rFonts w:ascii="Times New Roman" w:eastAsiaTheme="minorEastAsia" w:hAnsi="Times New Roman" w:cstheme="minorBidi"/>
              <w:b w:val="0"/>
              <w:bCs w:val="0"/>
              <w:color w:val="191919"/>
              <w:spacing w:val="-19"/>
              <w:sz w:val="18"/>
              <w:szCs w:val="18"/>
              <w:u w:val="single"/>
            </w:rPr>
          </w:rPrChange>
        </w:rPr>
        <w:t>Y</w:t>
      </w:r>
      <w:r w:rsidRPr="005F2A86">
        <w:rPr>
          <w:rFonts w:ascii="Times New Roman" w:hAnsi="Times New Roman"/>
          <w:color w:val="191919"/>
          <w:sz w:val="24"/>
          <w:szCs w:val="24"/>
        </w:rPr>
        <w:t>,</w:t>
      </w:r>
      <w:r w:rsidRPr="005F2A86">
        <w:rPr>
          <w:rFonts w:ascii="Times New Roman" w:hAnsi="Times New Roman"/>
          <w:color w:val="191919"/>
          <w:spacing w:val="-5"/>
          <w:sz w:val="24"/>
          <w:szCs w:val="24"/>
        </w:rPr>
        <w:t xml:space="preserve"> </w:t>
      </w:r>
      <w:r w:rsidR="00566B75" w:rsidRPr="00566B75">
        <w:rPr>
          <w:rFonts w:ascii="Times New Roman" w:hAnsi="Times New Roman"/>
          <w:color w:val="191919"/>
          <w:spacing w:val="-2"/>
          <w:sz w:val="24"/>
          <w:szCs w:val="24"/>
          <w:rPrChange w:id="988" w:author="jhawkins" w:date="2011-04-01T11:13:00Z">
            <w:rPr>
              <w:rFonts w:ascii="Times New Roman" w:eastAsiaTheme="minorEastAsia" w:hAnsi="Times New Roman" w:cstheme="minorBidi"/>
              <w:b w:val="0"/>
              <w:bCs w:val="0"/>
              <w:color w:val="191919"/>
              <w:spacing w:val="-2"/>
              <w:sz w:val="18"/>
              <w:szCs w:val="18"/>
              <w:u w:val="single"/>
            </w:rPr>
          </w:rPrChange>
        </w:rPr>
        <w:t>O</w:t>
      </w:r>
      <w:r w:rsidR="00566B75" w:rsidRPr="00566B75">
        <w:rPr>
          <w:rFonts w:ascii="Times New Roman" w:hAnsi="Times New Roman"/>
          <w:color w:val="191919"/>
          <w:sz w:val="18"/>
          <w:szCs w:val="18"/>
          <w:rPrChange w:id="989" w:author="jhawkins" w:date="2011-04-01T11:13:00Z">
            <w:rPr>
              <w:rFonts w:ascii="Times New Roman" w:eastAsiaTheme="minorEastAsia" w:hAnsi="Times New Roman" w:cstheme="minorBidi"/>
              <w:b w:val="0"/>
              <w:bCs w:val="0"/>
              <w:color w:val="191919"/>
              <w:sz w:val="18"/>
              <w:szCs w:val="18"/>
              <w:u w:val="single"/>
            </w:rPr>
          </w:rPrChange>
        </w:rPr>
        <w:t>R</w:t>
      </w:r>
      <w:r w:rsidR="00566B75" w:rsidRPr="00566B75">
        <w:rPr>
          <w:rFonts w:ascii="Times New Roman" w:hAnsi="Times New Roman"/>
          <w:color w:val="191919"/>
          <w:spacing w:val="10"/>
          <w:sz w:val="18"/>
          <w:szCs w:val="18"/>
          <w:rPrChange w:id="990"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proofErr w:type="gramStart"/>
      <w:r w:rsidRPr="005F2A86">
        <w:rPr>
          <w:rFonts w:ascii="Times New Roman" w:hAnsi="Times New Roman"/>
          <w:color w:val="191919"/>
          <w:spacing w:val="-2"/>
          <w:sz w:val="24"/>
          <w:szCs w:val="24"/>
        </w:rPr>
        <w:t>O</w:t>
      </w:r>
      <w:r w:rsidR="00566B75" w:rsidRPr="00566B75">
        <w:rPr>
          <w:rFonts w:ascii="Times New Roman" w:hAnsi="Times New Roman"/>
          <w:color w:val="191919"/>
          <w:spacing w:val="-2"/>
          <w:sz w:val="18"/>
          <w:szCs w:val="18"/>
          <w:rPrChange w:id="991" w:author="jhawkins" w:date="2011-04-01T11:13:00Z">
            <w:rPr>
              <w:rFonts w:ascii="Times New Roman" w:eastAsiaTheme="minorEastAsia" w:hAnsi="Times New Roman" w:cstheme="minorBidi"/>
              <w:b w:val="0"/>
              <w:bCs w:val="0"/>
              <w:color w:val="191919"/>
              <w:spacing w:val="-2"/>
              <w:sz w:val="18"/>
              <w:szCs w:val="18"/>
              <w:u w:val="single"/>
            </w:rPr>
          </w:rPrChange>
        </w:rPr>
        <w:t>THE</w:t>
      </w:r>
      <w:r w:rsidR="00566B75" w:rsidRPr="00566B75">
        <w:rPr>
          <w:rFonts w:ascii="Times New Roman" w:hAnsi="Times New Roman"/>
          <w:color w:val="191919"/>
          <w:sz w:val="18"/>
          <w:szCs w:val="18"/>
          <w:rPrChange w:id="992" w:author="jhawkins" w:date="2011-04-01T11:13:00Z">
            <w:rPr>
              <w:rFonts w:ascii="Times New Roman" w:eastAsiaTheme="minorEastAsia" w:hAnsi="Times New Roman" w:cstheme="minorBidi"/>
              <w:b w:val="0"/>
              <w:bCs w:val="0"/>
              <w:color w:val="191919"/>
              <w:sz w:val="18"/>
              <w:szCs w:val="18"/>
              <w:u w:val="single"/>
            </w:rPr>
          </w:rPrChange>
        </w:rPr>
        <w:t>R</w:t>
      </w:r>
      <w:bookmarkEnd w:id="968"/>
      <w:bookmarkEnd w:id="969"/>
      <w:bookmarkEnd w:id="970"/>
      <w:r>
        <w:rPr>
          <w:rFonts w:ascii="Times New Roman" w:hAnsi="Times New Roman"/>
          <w:color w:val="191919"/>
          <w:sz w:val="18"/>
          <w:szCs w:val="18"/>
        </w:rPr>
        <w:t xml:space="preserve"> </w:t>
      </w:r>
      <w:r w:rsidR="00566B75" w:rsidRPr="00566B75">
        <w:rPr>
          <w:rFonts w:ascii="Times New Roman" w:hAnsi="Times New Roman"/>
          <w:color w:val="191919"/>
          <w:spacing w:val="10"/>
          <w:sz w:val="24"/>
          <w:szCs w:val="24"/>
          <w:rPrChange w:id="993"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bookmarkStart w:id="994" w:name="_Toc293070084"/>
      <w:bookmarkStart w:id="995" w:name="_Toc293077534"/>
      <w:bookmarkStart w:id="996" w:name="_Toc293078118"/>
      <w:r w:rsidRPr="005F2A86">
        <w:rPr>
          <w:rFonts w:ascii="Times New Roman" w:hAnsi="Times New Roman"/>
          <w:color w:val="191919"/>
          <w:spacing w:val="-2"/>
          <w:sz w:val="24"/>
          <w:szCs w:val="24"/>
        </w:rPr>
        <w:t>D</w:t>
      </w:r>
      <w:r w:rsidR="00566B75" w:rsidRPr="00566B75">
        <w:rPr>
          <w:rFonts w:ascii="Times New Roman" w:hAnsi="Times New Roman"/>
          <w:color w:val="191919"/>
          <w:spacing w:val="-2"/>
          <w:sz w:val="18"/>
          <w:szCs w:val="18"/>
          <w:rPrChange w:id="997" w:author="jhawkins" w:date="2011-04-01T11:13:00Z">
            <w:rPr>
              <w:rFonts w:ascii="Times New Roman" w:eastAsiaTheme="minorEastAsia" w:hAnsi="Times New Roman" w:cstheme="minorBidi"/>
              <w:b w:val="0"/>
              <w:bCs w:val="0"/>
              <w:color w:val="191919"/>
              <w:spacing w:val="-2"/>
              <w:sz w:val="18"/>
              <w:szCs w:val="18"/>
              <w:u w:val="single"/>
            </w:rPr>
          </w:rPrChange>
        </w:rPr>
        <w:t>OCUMENTE</w:t>
      </w:r>
      <w:r w:rsidR="00566B75" w:rsidRPr="00566B75">
        <w:rPr>
          <w:rFonts w:ascii="Times New Roman" w:hAnsi="Times New Roman"/>
          <w:color w:val="191919"/>
          <w:sz w:val="18"/>
          <w:szCs w:val="18"/>
          <w:rPrChange w:id="998" w:author="jhawkins" w:date="2011-04-01T11:13:00Z">
            <w:rPr>
              <w:rFonts w:ascii="Times New Roman" w:eastAsiaTheme="minorEastAsia" w:hAnsi="Times New Roman" w:cstheme="minorBidi"/>
              <w:b w:val="0"/>
              <w:bCs w:val="0"/>
              <w:color w:val="191919"/>
              <w:sz w:val="18"/>
              <w:szCs w:val="18"/>
              <w:u w:val="single"/>
            </w:rPr>
          </w:rPrChange>
        </w:rPr>
        <w:t>D</w:t>
      </w:r>
      <w:proofErr w:type="gramEnd"/>
      <w:r w:rsidR="00566B75" w:rsidRPr="00566B75">
        <w:rPr>
          <w:rFonts w:ascii="Times New Roman" w:hAnsi="Times New Roman"/>
          <w:color w:val="191919"/>
          <w:spacing w:val="10"/>
          <w:sz w:val="24"/>
          <w:szCs w:val="24"/>
          <w:rPrChange w:id="999"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N</w:t>
      </w:r>
      <w:r w:rsidR="00566B75" w:rsidRPr="00566B75">
        <w:rPr>
          <w:rFonts w:ascii="Times New Roman" w:hAnsi="Times New Roman"/>
          <w:color w:val="191919"/>
          <w:spacing w:val="-2"/>
          <w:sz w:val="18"/>
          <w:szCs w:val="18"/>
          <w:rPrChange w:id="1000" w:author="jhawkins" w:date="2011-04-01T11:13:00Z">
            <w:rPr>
              <w:rFonts w:ascii="Times New Roman" w:eastAsiaTheme="minorEastAsia" w:hAnsi="Times New Roman" w:cstheme="minorBidi"/>
              <w:b w:val="0"/>
              <w:bCs w:val="0"/>
              <w:color w:val="191919"/>
              <w:spacing w:val="-2"/>
              <w:sz w:val="18"/>
              <w:szCs w:val="18"/>
              <w:u w:val="single"/>
            </w:rPr>
          </w:rPrChange>
        </w:rPr>
        <w:t>EEDS</w:t>
      </w:r>
      <w:bookmarkEnd w:id="971"/>
      <w:bookmarkEnd w:id="994"/>
      <w:bookmarkEnd w:id="995"/>
      <w:bookmarkEnd w:id="996"/>
      <w:bookmarkEnd w:id="972"/>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demonstrate competence in a standardized administration of the test because of a learning disability, severe test anxiety, or other documented prob</w:t>
      </w:r>
      <w:r>
        <w:rPr>
          <w:rFonts w:ascii="Times New Roman" w:hAnsi="Times New Roman"/>
          <w:color w:val="191919"/>
          <w:spacing w:val="-2"/>
          <w:sz w:val="18"/>
          <w:szCs w:val="18"/>
        </w:rPr>
        <w:t>lems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diagnosi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discrepanc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betwee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achievemen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are</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ff</w:t>
      </w:r>
      <w:r>
        <w:rPr>
          <w:rFonts w:ascii="Times New Roman" w:hAnsi="Times New Roman"/>
          <w:color w:val="191919"/>
          <w:spacing w:val="-2"/>
          <w:sz w:val="18"/>
          <w:szCs w:val="18"/>
        </w:rPr>
        <w:t>ectin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pe</w:t>
      </w:r>
      <w:r w:rsidRPr="00C55E61">
        <w:rPr>
          <w:rFonts w:ascii="Times New Roman" w:hAnsi="Times New Roman"/>
          <w:color w:val="191919"/>
          <w:spacing w:val="-2"/>
          <w:sz w:val="18"/>
          <w:szCs w:val="18"/>
        </w:rPr>
        <w:t>r</w:t>
      </w:r>
      <w:r>
        <w:rPr>
          <w:rFonts w:ascii="Times New Roman" w:hAnsi="Times New Roman"/>
          <w:color w:val="191919"/>
          <w:spacing w:val="-2"/>
          <w:sz w:val="18"/>
          <w:szCs w:val="18"/>
        </w:rPr>
        <w:t>formanc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consisten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definitio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criteri</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evaluatio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provide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Sectio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2.2</w:t>
      </w:r>
      <w:r w:rsidRPr="00C55E61">
        <w:rPr>
          <w:rFonts w:ascii="Times New Roman" w:hAnsi="Times New Roman"/>
          <w:color w:val="191919"/>
          <w:spacing w:val="-2"/>
          <w:sz w:val="18"/>
          <w:szCs w:val="18"/>
        </w:rPr>
        <w:t xml:space="preserve">2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rs </w:t>
      </w:r>
      <w:r>
        <w:rPr>
          <w:rFonts w:ascii="Times New Roman" w:hAnsi="Times New Roman"/>
          <w:color w:val="191919"/>
          <w:spacing w:val="-2"/>
          <w:sz w:val="18"/>
          <w:szCs w:val="18"/>
        </w:rPr>
        <w:t>Handbook</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For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s</w:t>
      </w:r>
      <w:r>
        <w:rPr>
          <w:rFonts w:ascii="Times New Roman" w:hAnsi="Times New Roman"/>
          <w:color w:val="191919"/>
          <w:spacing w:val="-2"/>
          <w:sz w:val="18"/>
          <w:szCs w:val="18"/>
        </w:rPr>
        <w: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displa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durin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administration.</w:t>
      </w: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Change w:id="1001"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perfor</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wel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classe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continu</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Excep</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u</w:t>
      </w:r>
      <w:r>
        <w:rPr>
          <w:rFonts w:ascii="Times New Roman" w:hAnsi="Times New Roman"/>
          <w:color w:val="191919"/>
          <w:spacing w:val="-2"/>
          <w:sz w:val="18"/>
          <w:szCs w:val="18"/>
        </w:rPr>
        <w:t>sua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circumstances whe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stron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clinica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available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l</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twice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documentatio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maintaine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w:t>
      </w:r>
      <w:r w:rsidRPr="00C55E61">
        <w:rPr>
          <w:rFonts w:ascii="Times New Roman" w:hAnsi="Times New Roman"/>
          <w:color w:val="191919"/>
          <w:spacing w:val="-2"/>
          <w:sz w:val="18"/>
          <w:szCs w:val="18"/>
        </w:rPr>
        <w:t>u</w:t>
      </w:r>
      <w:r>
        <w:rPr>
          <w:rFonts w:ascii="Times New Roman" w:hAnsi="Times New Roman"/>
          <w:color w:val="191919"/>
          <w:spacing w:val="-2"/>
          <w:sz w:val="18"/>
          <w:szCs w:val="18"/>
        </w:rPr>
        <w:t>tion</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Annua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Repor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Disorder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type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diagnose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w:t>
      </w:r>
      <w:r w:rsidRPr="00C55E61">
        <w:rPr>
          <w:rFonts w:ascii="Times New Roman" w:hAnsi="Times New Roman"/>
          <w:color w:val="191919"/>
          <w:spacing w:val="-2"/>
          <w:sz w:val="18"/>
          <w:szCs w:val="18"/>
        </w:rPr>
        <w:t>e</w:t>
      </w:r>
      <w:r>
        <w:rPr>
          <w:rFonts w:ascii="Times New Roman" w:hAnsi="Times New Roman"/>
          <w:color w:val="191919"/>
          <w:spacing w:val="-2"/>
          <w:sz w:val="18"/>
          <w:szCs w:val="18"/>
        </w:rPr>
        <w:t>d.</w:t>
      </w: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Change w:id="1002" w:author="jhawkins" w:date="2011-04-01T11:13:00Z">
            <w:rPr>
              <w:rFonts w:ascii="Times New Roman" w:hAnsi="Times New Roman"/>
              <w:color w:val="000000"/>
              <w:sz w:val="20"/>
              <w:szCs w:val="20"/>
            </w:rPr>
          </w:rPrChange>
        </w:rPr>
      </w:pPr>
    </w:p>
    <w:p w:rsidR="004D157D" w:rsidRPr="00A16B21" w:rsidRDefault="00566B75" w:rsidP="004D157D">
      <w:pPr>
        <w:widowControl w:val="0"/>
        <w:autoSpaceDE w:val="0"/>
        <w:autoSpaceDN w:val="0"/>
        <w:adjustRightInd w:val="0"/>
        <w:spacing w:after="0"/>
        <w:ind w:left="180" w:right="130" w:firstLine="0"/>
        <w:jc w:val="both"/>
        <w:rPr>
          <w:rFonts w:ascii="Times New Roman" w:hAnsi="Times New Roman"/>
          <w:b/>
          <w:color w:val="000000"/>
          <w:sz w:val="18"/>
          <w:szCs w:val="18"/>
          <w:rPrChange w:id="1003" w:author="jhawkins" w:date="2011-04-01T11:13:00Z">
            <w:rPr>
              <w:rFonts w:ascii="Times New Roman" w:hAnsi="Times New Roman"/>
              <w:color w:val="000000"/>
              <w:sz w:val="18"/>
              <w:szCs w:val="18"/>
            </w:rPr>
          </w:rPrChange>
        </w:rPr>
      </w:pPr>
      <w:r w:rsidRPr="00566B75">
        <w:rPr>
          <w:rFonts w:ascii="Times New Roman" w:hAnsi="Times New Roman"/>
          <w:b/>
          <w:color w:val="191919"/>
          <w:spacing w:val="-2"/>
          <w:sz w:val="24"/>
          <w:szCs w:val="24"/>
          <w:rPrChange w:id="1004" w:author="jhawkins" w:date="2011-04-01T11:13:00Z">
            <w:rPr>
              <w:rFonts w:ascii="Times New Roman" w:hAnsi="Times New Roman"/>
              <w:color w:val="191919"/>
              <w:spacing w:val="-2"/>
              <w:sz w:val="18"/>
              <w:szCs w:val="18"/>
              <w:u w:val="single"/>
            </w:rPr>
          </w:rPrChange>
        </w:rPr>
        <w:t>A</w:t>
      </w:r>
      <w:r w:rsidRPr="00566B75">
        <w:rPr>
          <w:rFonts w:ascii="Times New Roman" w:hAnsi="Times New Roman"/>
          <w:b/>
          <w:color w:val="191919"/>
          <w:spacing w:val="-2"/>
          <w:sz w:val="18"/>
          <w:szCs w:val="18"/>
          <w:rPrChange w:id="1005" w:author="jhawkins" w:date="2011-04-01T11:13:00Z">
            <w:rPr>
              <w:rFonts w:ascii="Times New Roman" w:hAnsi="Times New Roman"/>
              <w:b/>
              <w:color w:val="191919"/>
              <w:spacing w:val="-2"/>
              <w:sz w:val="18"/>
              <w:szCs w:val="18"/>
              <w:u w:val="single"/>
            </w:rPr>
          </w:rPrChange>
        </w:rPr>
        <w:t>LLOWABL</w:t>
      </w:r>
      <w:r w:rsidRPr="00566B75">
        <w:rPr>
          <w:rFonts w:ascii="Times New Roman" w:hAnsi="Times New Roman"/>
          <w:b/>
          <w:color w:val="191919"/>
          <w:sz w:val="18"/>
          <w:szCs w:val="18"/>
          <w:rPrChange w:id="1006" w:author="jhawkins" w:date="2011-04-01T11:13:00Z">
            <w:rPr>
              <w:rFonts w:ascii="Times New Roman" w:hAnsi="Times New Roman"/>
              <w:b/>
              <w:color w:val="191919"/>
              <w:sz w:val="18"/>
              <w:szCs w:val="18"/>
              <w:u w:val="single"/>
            </w:rPr>
          </w:rPrChange>
        </w:rPr>
        <w:t>E</w:t>
      </w:r>
      <w:r w:rsidRPr="00566B75">
        <w:rPr>
          <w:rFonts w:ascii="Times New Roman" w:hAnsi="Times New Roman"/>
          <w:b/>
          <w:color w:val="191919"/>
          <w:spacing w:val="-13"/>
          <w:sz w:val="24"/>
          <w:szCs w:val="24"/>
          <w:rPrChange w:id="1007" w:author="jhawkins" w:date="2011-04-01T11:13:00Z">
            <w:rPr>
              <w:rFonts w:ascii="Times New Roman" w:hAnsi="Times New Roman"/>
              <w:color w:val="191919"/>
              <w:spacing w:val="-13"/>
              <w:sz w:val="18"/>
              <w:szCs w:val="18"/>
              <w:u w:val="single"/>
            </w:rPr>
          </w:rPrChange>
        </w:rPr>
        <w:t xml:space="preserve"> </w:t>
      </w:r>
      <w:r w:rsidRPr="00566B75">
        <w:rPr>
          <w:rFonts w:ascii="Times New Roman" w:hAnsi="Times New Roman"/>
          <w:b/>
          <w:color w:val="191919"/>
          <w:spacing w:val="-2"/>
          <w:sz w:val="24"/>
          <w:szCs w:val="24"/>
          <w:rPrChange w:id="1008" w:author="jhawkins" w:date="2011-04-01T11:13:00Z">
            <w:rPr>
              <w:rFonts w:ascii="Times New Roman" w:hAnsi="Times New Roman"/>
              <w:color w:val="191919"/>
              <w:spacing w:val="-2"/>
              <w:sz w:val="18"/>
              <w:szCs w:val="18"/>
              <w:u w:val="single"/>
            </w:rPr>
          </w:rPrChange>
        </w:rPr>
        <w:t>A</w:t>
      </w:r>
      <w:r w:rsidRPr="00566B75">
        <w:rPr>
          <w:rFonts w:ascii="Times New Roman" w:hAnsi="Times New Roman"/>
          <w:b/>
          <w:color w:val="191919"/>
          <w:spacing w:val="-2"/>
          <w:sz w:val="18"/>
          <w:szCs w:val="18"/>
          <w:rPrChange w:id="1009" w:author="jhawkins" w:date="2011-04-01T11:13:00Z">
            <w:rPr>
              <w:rFonts w:ascii="Times New Roman" w:hAnsi="Times New Roman"/>
              <w:b/>
              <w:color w:val="191919"/>
              <w:spacing w:val="-2"/>
              <w:sz w:val="18"/>
              <w:szCs w:val="18"/>
              <w:u w:val="single"/>
            </w:rPr>
          </w:rPrChange>
        </w:rPr>
        <w:t>CCOMMODATION</w:t>
      </w:r>
      <w:r w:rsidRPr="00566B75">
        <w:rPr>
          <w:rFonts w:ascii="Times New Roman" w:hAnsi="Times New Roman"/>
          <w:b/>
          <w:color w:val="191919"/>
          <w:sz w:val="18"/>
          <w:szCs w:val="18"/>
          <w:rPrChange w:id="1010" w:author="jhawkins" w:date="2011-04-01T11:13:00Z">
            <w:rPr>
              <w:rFonts w:ascii="Times New Roman" w:hAnsi="Times New Roman"/>
              <w:b/>
              <w:color w:val="191919"/>
              <w:sz w:val="18"/>
              <w:szCs w:val="18"/>
              <w:u w:val="single"/>
            </w:rPr>
          </w:rPrChange>
        </w:rPr>
        <w:t>S</w:t>
      </w:r>
      <w:r w:rsidRPr="00566B75">
        <w:rPr>
          <w:rFonts w:ascii="Times New Roman" w:hAnsi="Times New Roman"/>
          <w:b/>
          <w:color w:val="191919"/>
          <w:spacing w:val="-3"/>
          <w:sz w:val="24"/>
          <w:szCs w:val="24"/>
          <w:rPrChange w:id="1011" w:author="jhawkins" w:date="2011-04-01T11:13:00Z">
            <w:rPr>
              <w:rFonts w:ascii="Times New Roman" w:hAnsi="Times New Roman"/>
              <w:color w:val="191919"/>
              <w:spacing w:val="-3"/>
              <w:sz w:val="18"/>
              <w:szCs w:val="18"/>
              <w:u w:val="single"/>
            </w:rPr>
          </w:rPrChange>
        </w:rPr>
        <w:t xml:space="preserve"> </w:t>
      </w:r>
      <w:r w:rsidRPr="00566B75">
        <w:rPr>
          <w:rFonts w:ascii="Times New Roman" w:hAnsi="Times New Roman"/>
          <w:b/>
          <w:color w:val="191919"/>
          <w:spacing w:val="-2"/>
          <w:sz w:val="18"/>
          <w:szCs w:val="18"/>
          <w:rPrChange w:id="1012" w:author="jhawkins" w:date="2011-04-01T11:13:00Z">
            <w:rPr>
              <w:rFonts w:ascii="Times New Roman" w:hAnsi="Times New Roman"/>
              <w:b/>
              <w:color w:val="191919"/>
              <w:spacing w:val="-2"/>
              <w:sz w:val="18"/>
              <w:szCs w:val="18"/>
              <w:u w:val="single"/>
            </w:rPr>
          </w:rPrChange>
        </w:rPr>
        <w:t>AN</w:t>
      </w:r>
      <w:r w:rsidRPr="00566B75">
        <w:rPr>
          <w:rFonts w:ascii="Times New Roman" w:hAnsi="Times New Roman"/>
          <w:b/>
          <w:color w:val="191919"/>
          <w:sz w:val="18"/>
          <w:szCs w:val="18"/>
          <w:rPrChange w:id="1013" w:author="jhawkins" w:date="2011-04-01T11:13:00Z">
            <w:rPr>
              <w:rFonts w:ascii="Times New Roman" w:hAnsi="Times New Roman"/>
              <w:b/>
              <w:color w:val="191919"/>
              <w:sz w:val="18"/>
              <w:szCs w:val="18"/>
              <w:u w:val="single"/>
            </w:rPr>
          </w:rPrChange>
        </w:rPr>
        <w:t>D</w:t>
      </w:r>
      <w:r w:rsidRPr="00566B75">
        <w:rPr>
          <w:rFonts w:ascii="Times New Roman" w:hAnsi="Times New Roman"/>
          <w:b/>
          <w:color w:val="191919"/>
          <w:spacing w:val="-4"/>
          <w:sz w:val="24"/>
          <w:szCs w:val="24"/>
          <w:rPrChange w:id="1014" w:author="jhawkins" w:date="2011-04-01T11:13:00Z">
            <w:rPr>
              <w:rFonts w:ascii="Times New Roman" w:hAnsi="Times New Roman"/>
              <w:color w:val="191919"/>
              <w:spacing w:val="-4"/>
              <w:sz w:val="18"/>
              <w:szCs w:val="18"/>
              <w:u w:val="single"/>
            </w:rPr>
          </w:rPrChange>
        </w:rPr>
        <w:t xml:space="preserve"> </w:t>
      </w:r>
      <w:r w:rsidRPr="00566B75">
        <w:rPr>
          <w:rFonts w:ascii="Times New Roman" w:hAnsi="Times New Roman"/>
          <w:b/>
          <w:color w:val="191919"/>
          <w:spacing w:val="-2"/>
          <w:sz w:val="24"/>
          <w:szCs w:val="24"/>
          <w:rPrChange w:id="1015" w:author="jhawkins" w:date="2011-04-01T11:13:00Z">
            <w:rPr>
              <w:rFonts w:ascii="Times New Roman" w:hAnsi="Times New Roman"/>
              <w:color w:val="191919"/>
              <w:spacing w:val="-2"/>
              <w:sz w:val="18"/>
              <w:szCs w:val="18"/>
              <w:u w:val="single"/>
            </w:rPr>
          </w:rPrChange>
        </w:rPr>
        <w:t>R</w:t>
      </w:r>
      <w:r w:rsidRPr="00566B75">
        <w:rPr>
          <w:rFonts w:ascii="Times New Roman" w:hAnsi="Times New Roman"/>
          <w:b/>
          <w:color w:val="191919"/>
          <w:spacing w:val="-2"/>
          <w:sz w:val="18"/>
          <w:szCs w:val="18"/>
          <w:rPrChange w:id="1016" w:author="jhawkins" w:date="2011-04-01T11:13:00Z">
            <w:rPr>
              <w:rFonts w:ascii="Times New Roman" w:hAnsi="Times New Roman"/>
              <w:b/>
              <w:color w:val="191919"/>
              <w:spacing w:val="-2"/>
              <w:sz w:val="18"/>
              <w:szCs w:val="18"/>
              <w:u w:val="single"/>
            </w:rPr>
          </w:rPrChange>
        </w:rPr>
        <w:t>ESTRICTIONS:</w:t>
      </w:r>
    </w:p>
    <w:p w:rsidR="004D157D" w:rsidRPr="00544F8B" w:rsidRDefault="004D157D" w:rsidP="004D157D">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following:</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Change w:id="1017"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time</w:t>
      </w:r>
    </w:p>
    <w:p w:rsidR="004D157D" w:rsidRPr="00544F8B" w:rsidRDefault="004D157D" w:rsidP="004D157D">
      <w:pPr>
        <w:widowControl w:val="0"/>
        <w:autoSpaceDE w:val="0"/>
        <w:autoSpaceDN w:val="0"/>
        <w:adjustRightInd w:val="0"/>
        <w:spacing w:before="5" w:after="0" w:line="220" w:lineRule="exact"/>
        <w:ind w:left="360" w:right="130" w:firstLine="0"/>
        <w:rPr>
          <w:rFonts w:ascii="Times New Roman" w:hAnsi="Times New Roman"/>
          <w:color w:val="000000"/>
          <w:sz w:val="18"/>
          <w:szCs w:val="18"/>
          <w:rPrChange w:id="1018"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p>
    <w:p w:rsidR="004D157D" w:rsidRPr="00544F8B" w:rsidRDefault="004D157D" w:rsidP="004D157D">
      <w:pPr>
        <w:widowControl w:val="0"/>
        <w:autoSpaceDE w:val="0"/>
        <w:autoSpaceDN w:val="0"/>
        <w:adjustRightInd w:val="0"/>
        <w:spacing w:before="5" w:after="0" w:line="220" w:lineRule="exact"/>
        <w:ind w:left="360" w:right="130" w:firstLine="0"/>
        <w:rPr>
          <w:rFonts w:ascii="Times New Roman" w:hAnsi="Times New Roman"/>
          <w:color w:val="000000"/>
          <w:sz w:val="18"/>
          <w:szCs w:val="18"/>
          <w:rPrChange w:id="1019" w:author="jhawkins" w:date="2011-04-01T11:13:00Z">
            <w:rPr>
              <w:rFonts w:ascii="Times New Roman" w:hAnsi="Times New Roman"/>
              <w:color w:val="000000"/>
            </w:rPr>
          </w:rPrChange>
        </w:rPr>
      </w:pPr>
    </w:p>
    <w:p w:rsidR="004D157D" w:rsidRDefault="004D157D" w:rsidP="004D157D">
      <w:pPr>
        <w:pStyle w:val="ListParagraph"/>
        <w:tabs>
          <w:tab w:val="left" w:pos="720"/>
        </w:tabs>
        <w:spacing w:after="0" w:line="240" w:lineRule="auto"/>
        <w:ind w:left="360" w:right="130"/>
        <w:rPr>
          <w:rFonts w:ascii="Times New Roman" w:hAnsi="Times New Roman"/>
          <w:color w:val="000000"/>
          <w:sz w:val="32"/>
          <w:szCs w:val="32"/>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prin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format</w:t>
      </w:r>
    </w:p>
    <w:p w:rsidR="004D157D" w:rsidRDefault="004D157D" w:rsidP="004D157D">
      <w:pPr>
        <w:pStyle w:val="ListParagraph"/>
        <w:tabs>
          <w:tab w:val="left" w:pos="720"/>
        </w:tabs>
        <w:spacing w:after="0" w:line="240" w:lineRule="auto"/>
        <w:ind w:left="360" w:right="130"/>
        <w:rPr>
          <w:rFonts w:ascii="Times New Roman" w:hAnsi="Times New Roman"/>
          <w:color w:val="000000"/>
          <w:sz w:val="32"/>
          <w:szCs w:val="32"/>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processo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typewrite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scratc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composin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handwrit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u</w:t>
      </w:r>
      <w:r>
        <w:rPr>
          <w:rFonts w:ascii="Times New Roman" w:hAnsi="Times New Roman"/>
          <w:color w:val="191919"/>
          <w:spacing w:val="-2"/>
          <w:sz w:val="18"/>
          <w:szCs w:val="18"/>
        </w:rPr>
        <w:t>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origina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p>
    <w:p w:rsidR="004D157D" w:rsidRPr="00544F8B" w:rsidRDefault="004D157D" w:rsidP="004D157D">
      <w:pPr>
        <w:widowControl w:val="0"/>
        <w:autoSpaceDE w:val="0"/>
        <w:autoSpaceDN w:val="0"/>
        <w:adjustRightInd w:val="0"/>
        <w:spacing w:before="6" w:after="0" w:line="120" w:lineRule="exact"/>
        <w:ind w:left="630" w:right="130" w:hanging="270"/>
        <w:rPr>
          <w:rFonts w:ascii="Century Gothic" w:hAnsi="Century Gothic" w:cs="Century Gothic"/>
          <w:color w:val="000000"/>
          <w:sz w:val="18"/>
          <w:szCs w:val="18"/>
          <w:rPrChange w:id="1020" w:author="jhawkins" w:date="2011-04-01T11:13:00Z">
            <w:rPr>
              <w:rFonts w:ascii="Century Gothic" w:hAnsi="Century Gothic" w:cs="Century Gothic"/>
              <w:color w:val="000000"/>
              <w:sz w:val="12"/>
              <w:szCs w:val="12"/>
            </w:rPr>
          </w:rPrChange>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visua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prevent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accuratel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alou</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correction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essay).</w:t>
      </w:r>
    </w:p>
    <w:p w:rsidR="004D157D" w:rsidRPr="00544F8B" w:rsidRDefault="004D157D" w:rsidP="004D157D">
      <w:pPr>
        <w:widowControl w:val="0"/>
        <w:autoSpaceDE w:val="0"/>
        <w:autoSpaceDN w:val="0"/>
        <w:adjustRightInd w:val="0"/>
        <w:spacing w:before="16" w:after="0" w:line="200" w:lineRule="exact"/>
        <w:ind w:left="630" w:right="130" w:hanging="270"/>
        <w:rPr>
          <w:rFonts w:ascii="Times New Roman" w:hAnsi="Times New Roman"/>
          <w:color w:val="000000"/>
          <w:sz w:val="18"/>
          <w:szCs w:val="18"/>
          <w:rPrChange w:id="1021"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ranscriptio</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scanne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of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impairmen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by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needs.</w:t>
      </w:r>
    </w:p>
    <w:p w:rsidR="004D157D" w:rsidRPr="005F2A86" w:rsidRDefault="004D157D" w:rsidP="004D157D">
      <w:pPr>
        <w:pStyle w:val="Heading2"/>
        <w:ind w:left="180" w:right="130" w:firstLine="0"/>
        <w:rPr>
          <w:rFonts w:ascii="Times New Roman" w:hAnsi="Times New Roman"/>
          <w:color w:val="000000"/>
          <w:sz w:val="24"/>
          <w:szCs w:val="24"/>
          <w:rPrChange w:id="1022" w:author="jhawkins" w:date="2011-04-01T11:13:00Z">
            <w:rPr>
              <w:rFonts w:ascii="Times New Roman" w:hAnsi="Times New Roman"/>
              <w:color w:val="000000"/>
              <w:sz w:val="18"/>
              <w:szCs w:val="18"/>
            </w:rPr>
          </w:rPrChange>
        </w:rPr>
      </w:pPr>
      <w:bookmarkStart w:id="1023" w:name="_Toc293070085"/>
      <w:bookmarkStart w:id="1024" w:name="_Toc293077535"/>
      <w:bookmarkStart w:id="1025" w:name="_Toc293078119"/>
      <w:bookmarkStart w:id="1026" w:name="_Toc295559088"/>
      <w:bookmarkStart w:id="1027" w:name="_Toc297152613"/>
      <w:r w:rsidRPr="005F2A86">
        <w:rPr>
          <w:rFonts w:ascii="Times New Roman" w:hAnsi="Times New Roman"/>
          <w:color w:val="191919"/>
          <w:spacing w:val="-2"/>
          <w:sz w:val="24"/>
          <w:szCs w:val="24"/>
        </w:rPr>
        <w:lastRenderedPageBreak/>
        <w:t>R</w:t>
      </w:r>
      <w:r w:rsidR="00566B75" w:rsidRPr="00566B75">
        <w:rPr>
          <w:rFonts w:ascii="Times New Roman" w:hAnsi="Times New Roman"/>
          <w:color w:val="191919"/>
          <w:spacing w:val="-2"/>
          <w:sz w:val="18"/>
          <w:szCs w:val="18"/>
          <w:rPrChange w:id="1028" w:author="jhawkins" w:date="2011-04-01T11:13:00Z">
            <w:rPr>
              <w:rFonts w:ascii="Times New Roman" w:eastAsiaTheme="minorEastAsia" w:hAnsi="Times New Roman" w:cstheme="minorBidi"/>
              <w:b w:val="0"/>
              <w:bCs w:val="0"/>
              <w:color w:val="191919"/>
              <w:spacing w:val="-2"/>
              <w:sz w:val="18"/>
              <w:szCs w:val="18"/>
              <w:u w:val="single"/>
            </w:rPr>
          </w:rPrChange>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566B75" w:rsidRPr="00566B75">
        <w:rPr>
          <w:rFonts w:ascii="Times New Roman" w:hAnsi="Times New Roman"/>
          <w:color w:val="191919"/>
          <w:sz w:val="18"/>
          <w:szCs w:val="18"/>
          <w:rPrChange w:id="1029" w:author="jhawkins" w:date="2011-04-01T11:13:00Z">
            <w:rPr>
              <w:rFonts w:ascii="Times New Roman" w:eastAsiaTheme="minorEastAsia" w:hAnsi="Times New Roman" w:cstheme="minorBidi"/>
              <w:b w:val="0"/>
              <w:bCs w:val="0"/>
              <w:color w:val="191919"/>
              <w:sz w:val="18"/>
              <w:szCs w:val="18"/>
              <w:u w:val="single"/>
            </w:rPr>
          </w:rPrChange>
        </w:rPr>
        <w:t>T</w:t>
      </w:r>
      <w:r w:rsidR="00566B75" w:rsidRPr="00566B75">
        <w:rPr>
          <w:rFonts w:ascii="Times New Roman" w:hAnsi="Times New Roman"/>
          <w:color w:val="191919"/>
          <w:spacing w:val="7"/>
          <w:sz w:val="24"/>
          <w:szCs w:val="24"/>
          <w:rPrChange w:id="1030" w:author="jhawkins" w:date="2011-04-01T11:13:00Z">
            <w:rPr>
              <w:rFonts w:ascii="Times New Roman" w:eastAsiaTheme="minorEastAsia" w:hAnsi="Times New Roman" w:cstheme="minorBidi"/>
              <w:b w:val="0"/>
              <w:bCs w:val="0"/>
              <w:color w:val="191919"/>
              <w:spacing w:val="7"/>
              <w:sz w:val="18"/>
              <w:szCs w:val="18"/>
              <w:u w:val="single"/>
            </w:rPr>
          </w:rPrChange>
        </w:rPr>
        <w:t xml:space="preserve"> </w:t>
      </w:r>
      <w:r w:rsidRPr="005F2A86">
        <w:rPr>
          <w:rFonts w:ascii="Times New Roman" w:hAnsi="Times New Roman"/>
          <w:color w:val="191919"/>
          <w:spacing w:val="-2"/>
          <w:sz w:val="24"/>
          <w:szCs w:val="24"/>
        </w:rPr>
        <w:t>P</w:t>
      </w:r>
      <w:r w:rsidR="00566B75" w:rsidRPr="00566B75">
        <w:rPr>
          <w:rFonts w:ascii="Times New Roman" w:hAnsi="Times New Roman"/>
          <w:color w:val="191919"/>
          <w:spacing w:val="-2"/>
          <w:sz w:val="18"/>
          <w:szCs w:val="18"/>
          <w:rPrChange w:id="1031" w:author="jhawkins" w:date="2011-04-01T11:13:00Z">
            <w:rPr>
              <w:rFonts w:ascii="Times New Roman" w:eastAsiaTheme="minorEastAsia" w:hAnsi="Times New Roman" w:cstheme="minorBidi"/>
              <w:b w:val="0"/>
              <w:bCs w:val="0"/>
              <w:color w:val="191919"/>
              <w:spacing w:val="-2"/>
              <w:sz w:val="18"/>
              <w:szCs w:val="18"/>
              <w:u w:val="single"/>
            </w:rPr>
          </w:rPrChange>
        </w:rPr>
        <w:t>ROCEDURE</w:t>
      </w:r>
      <w:r w:rsidR="00566B75" w:rsidRPr="00566B75">
        <w:rPr>
          <w:rFonts w:ascii="Times New Roman" w:hAnsi="Times New Roman"/>
          <w:color w:val="191919"/>
          <w:sz w:val="18"/>
          <w:szCs w:val="18"/>
          <w:rPrChange w:id="1032" w:author="jhawkins" w:date="2011-04-01T11:13:00Z">
            <w:rPr>
              <w:rFonts w:ascii="Times New Roman" w:eastAsiaTheme="minorEastAsia" w:hAnsi="Times New Roman" w:cstheme="minorBidi"/>
              <w:b w:val="0"/>
              <w:bCs w:val="0"/>
              <w:color w:val="191919"/>
              <w:sz w:val="18"/>
              <w:szCs w:val="18"/>
              <w:u w:val="single"/>
            </w:rPr>
          </w:rPrChange>
        </w:rPr>
        <w:t>S</w:t>
      </w:r>
      <w:r w:rsidR="00566B75" w:rsidRPr="00566B75">
        <w:rPr>
          <w:rFonts w:ascii="Times New Roman" w:hAnsi="Times New Roman"/>
          <w:color w:val="191919"/>
          <w:spacing w:val="10"/>
          <w:sz w:val="24"/>
          <w:szCs w:val="24"/>
          <w:rPrChange w:id="1033"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00566B75" w:rsidRPr="00566B75">
        <w:rPr>
          <w:rFonts w:ascii="Times New Roman" w:hAnsi="Times New Roman"/>
          <w:color w:val="191919"/>
          <w:spacing w:val="-2"/>
          <w:sz w:val="24"/>
          <w:szCs w:val="24"/>
          <w:rPrChange w:id="1034" w:author="jhawkins" w:date="2011-04-01T11:13:00Z">
            <w:rPr>
              <w:rFonts w:ascii="Times New Roman" w:eastAsiaTheme="minorEastAsia" w:hAnsi="Times New Roman" w:cstheme="minorBidi"/>
              <w:b w:val="0"/>
              <w:bCs w:val="0"/>
              <w:color w:val="191919"/>
              <w:spacing w:val="-2"/>
              <w:sz w:val="18"/>
              <w:szCs w:val="18"/>
              <w:u w:val="single"/>
            </w:rPr>
          </w:rPrChange>
        </w:rPr>
        <w:t>F</w:t>
      </w:r>
      <w:r w:rsidR="00566B75" w:rsidRPr="00566B75">
        <w:rPr>
          <w:rFonts w:ascii="Times New Roman" w:hAnsi="Times New Roman"/>
          <w:color w:val="191919"/>
          <w:spacing w:val="-2"/>
          <w:sz w:val="18"/>
          <w:szCs w:val="18"/>
          <w:rPrChange w:id="1035" w:author="jhawkins" w:date="2011-04-01T11:13:00Z">
            <w:rPr>
              <w:rFonts w:ascii="Times New Roman" w:eastAsiaTheme="minorEastAsia" w:hAnsi="Times New Roman" w:cstheme="minorBidi"/>
              <w:b w:val="0"/>
              <w:bCs w:val="0"/>
              <w:color w:val="191919"/>
              <w:spacing w:val="-2"/>
              <w:sz w:val="18"/>
              <w:szCs w:val="18"/>
              <w:u w:val="single"/>
            </w:rPr>
          </w:rPrChange>
        </w:rPr>
        <w:t>O</w:t>
      </w:r>
      <w:r w:rsidR="00566B75" w:rsidRPr="00566B75">
        <w:rPr>
          <w:rFonts w:ascii="Times New Roman" w:hAnsi="Times New Roman"/>
          <w:color w:val="191919"/>
          <w:sz w:val="18"/>
          <w:szCs w:val="18"/>
          <w:rPrChange w:id="1036" w:author="jhawkins" w:date="2011-04-01T11:13:00Z">
            <w:rPr>
              <w:rFonts w:ascii="Times New Roman" w:eastAsiaTheme="minorEastAsia" w:hAnsi="Times New Roman" w:cstheme="minorBidi"/>
              <w:b w:val="0"/>
              <w:bCs w:val="0"/>
              <w:color w:val="191919"/>
              <w:sz w:val="18"/>
              <w:szCs w:val="18"/>
              <w:u w:val="single"/>
            </w:rPr>
          </w:rPrChange>
        </w:rPr>
        <w:t>R</w:t>
      </w:r>
      <w:r w:rsidR="00566B75" w:rsidRPr="00566B75">
        <w:rPr>
          <w:rFonts w:ascii="Times New Roman" w:hAnsi="Times New Roman"/>
          <w:color w:val="191919"/>
          <w:spacing w:val="10"/>
          <w:sz w:val="24"/>
          <w:szCs w:val="24"/>
          <w:rPrChange w:id="1037"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F</w:t>
      </w:r>
      <w:r w:rsidR="00566B75" w:rsidRPr="00566B75">
        <w:rPr>
          <w:rFonts w:ascii="Times New Roman" w:hAnsi="Times New Roman"/>
          <w:color w:val="191919"/>
          <w:spacing w:val="-2"/>
          <w:sz w:val="20"/>
          <w:szCs w:val="20"/>
          <w:rPrChange w:id="1038" w:author="jhawkins" w:date="2011-04-01T11:13:00Z">
            <w:rPr>
              <w:rFonts w:ascii="Times New Roman" w:eastAsiaTheme="minorEastAsia" w:hAnsi="Times New Roman" w:cstheme="minorBidi"/>
              <w:b w:val="0"/>
              <w:bCs w:val="0"/>
              <w:color w:val="191919"/>
              <w:spacing w:val="-2"/>
              <w:sz w:val="18"/>
              <w:szCs w:val="18"/>
              <w:u w:val="single"/>
            </w:rPr>
          </w:rPrChange>
        </w:rPr>
        <w:t>OREIG</w:t>
      </w:r>
      <w:r w:rsidR="00566B75" w:rsidRPr="00566B75">
        <w:rPr>
          <w:rFonts w:ascii="Times New Roman" w:hAnsi="Times New Roman"/>
          <w:color w:val="191919"/>
          <w:sz w:val="20"/>
          <w:szCs w:val="20"/>
          <w:rPrChange w:id="1039" w:author="jhawkins" w:date="2011-04-01T11:13:00Z">
            <w:rPr>
              <w:rFonts w:ascii="Times New Roman" w:eastAsiaTheme="minorEastAsia" w:hAnsi="Times New Roman" w:cstheme="minorBidi"/>
              <w:b w:val="0"/>
              <w:bCs w:val="0"/>
              <w:color w:val="191919"/>
              <w:sz w:val="18"/>
              <w:szCs w:val="18"/>
              <w:u w:val="single"/>
            </w:rPr>
          </w:rPrChange>
        </w:rPr>
        <w:t>N</w:t>
      </w:r>
      <w:r w:rsidR="00566B75" w:rsidRPr="00566B75">
        <w:rPr>
          <w:rFonts w:ascii="Times New Roman" w:hAnsi="Times New Roman"/>
          <w:color w:val="191919"/>
          <w:sz w:val="24"/>
          <w:szCs w:val="24"/>
          <w:rPrChange w:id="1040" w:author="jhawkins" w:date="2011-04-01T11:13:00Z">
            <w:rPr>
              <w:rFonts w:ascii="Times New Roman" w:eastAsiaTheme="minorEastAsia" w:hAnsi="Times New Roman" w:cstheme="minorBidi"/>
              <w:b w:val="0"/>
              <w:bCs w:val="0"/>
              <w:color w:val="191919"/>
              <w:sz w:val="18"/>
              <w:szCs w:val="18"/>
              <w:u w:val="single"/>
            </w:rPr>
          </w:rPrChange>
        </w:rPr>
        <w:t xml:space="preserve"> </w:t>
      </w:r>
      <w:r w:rsidR="00566B75" w:rsidRPr="00566B75">
        <w:rPr>
          <w:rFonts w:ascii="Times New Roman" w:hAnsi="Times New Roman"/>
          <w:color w:val="191919"/>
          <w:spacing w:val="-2"/>
          <w:sz w:val="24"/>
          <w:szCs w:val="24"/>
          <w:rPrChange w:id="1041" w:author="jhawkins" w:date="2011-04-01T11:13:00Z">
            <w:rPr>
              <w:rFonts w:ascii="Times New Roman" w:eastAsiaTheme="minorEastAsia" w:hAnsi="Times New Roman" w:cstheme="minorBidi"/>
              <w:b w:val="0"/>
              <w:bCs w:val="0"/>
              <w:color w:val="191919"/>
              <w:spacing w:val="-2"/>
              <w:sz w:val="18"/>
              <w:szCs w:val="18"/>
              <w:u w:val="single"/>
            </w:rPr>
          </w:rPrChange>
        </w:rPr>
        <w:t>A</w:t>
      </w:r>
      <w:r w:rsidR="00566B75" w:rsidRPr="00566B75">
        <w:rPr>
          <w:rFonts w:ascii="Times New Roman" w:hAnsi="Times New Roman"/>
          <w:color w:val="191919"/>
          <w:spacing w:val="-2"/>
          <w:sz w:val="18"/>
          <w:szCs w:val="18"/>
          <w:rPrChange w:id="1042" w:author="jhawkins" w:date="2011-04-01T11:13:00Z">
            <w:rPr>
              <w:rFonts w:ascii="Times New Roman" w:eastAsiaTheme="minorEastAsia" w:hAnsi="Times New Roman" w:cstheme="minorBidi"/>
              <w:b w:val="0"/>
              <w:bCs w:val="0"/>
              <w:color w:val="191919"/>
              <w:spacing w:val="-2"/>
              <w:sz w:val="18"/>
              <w:szCs w:val="18"/>
              <w:u w:val="single"/>
            </w:rPr>
          </w:rPrChange>
        </w:rPr>
        <w:t>N</w:t>
      </w:r>
      <w:r w:rsidR="00566B75" w:rsidRPr="00566B75">
        <w:rPr>
          <w:rFonts w:ascii="Times New Roman" w:hAnsi="Times New Roman"/>
          <w:color w:val="191919"/>
          <w:sz w:val="18"/>
          <w:szCs w:val="18"/>
          <w:rPrChange w:id="1043" w:author="jhawkins" w:date="2011-04-01T11:13:00Z">
            <w:rPr>
              <w:rFonts w:ascii="Times New Roman" w:eastAsiaTheme="minorEastAsia" w:hAnsi="Times New Roman" w:cstheme="minorBidi"/>
              <w:b w:val="0"/>
              <w:bCs w:val="0"/>
              <w:color w:val="191919"/>
              <w:sz w:val="18"/>
              <w:szCs w:val="18"/>
              <w:u w:val="single"/>
            </w:rPr>
          </w:rPrChange>
        </w:rPr>
        <w:t>D</w:t>
      </w:r>
      <w:r w:rsidR="00566B75" w:rsidRPr="00566B75">
        <w:rPr>
          <w:rFonts w:ascii="Times New Roman" w:hAnsi="Times New Roman"/>
          <w:color w:val="191919"/>
          <w:spacing w:val="10"/>
          <w:sz w:val="24"/>
          <w:szCs w:val="24"/>
          <w:rPrChange w:id="1044"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H</w:t>
      </w:r>
      <w:r w:rsidR="00566B75" w:rsidRPr="00566B75">
        <w:rPr>
          <w:rFonts w:ascii="Times New Roman" w:hAnsi="Times New Roman"/>
          <w:color w:val="191919"/>
          <w:spacing w:val="-2"/>
          <w:sz w:val="18"/>
          <w:szCs w:val="18"/>
          <w:rPrChange w:id="1045" w:author="jhawkins" w:date="2011-04-01T11:13:00Z">
            <w:rPr>
              <w:rFonts w:ascii="Times New Roman" w:eastAsiaTheme="minorEastAsia" w:hAnsi="Times New Roman" w:cstheme="minorBidi"/>
              <w:b w:val="0"/>
              <w:bCs w:val="0"/>
              <w:color w:val="191919"/>
              <w:spacing w:val="-2"/>
              <w:sz w:val="18"/>
              <w:szCs w:val="18"/>
              <w:u w:val="single"/>
            </w:rPr>
          </w:rPrChange>
        </w:rPr>
        <w:t>ANDICAPPE</w:t>
      </w:r>
      <w:r w:rsidR="00566B75" w:rsidRPr="00566B75">
        <w:rPr>
          <w:rFonts w:ascii="Times New Roman" w:hAnsi="Times New Roman"/>
          <w:color w:val="191919"/>
          <w:sz w:val="18"/>
          <w:szCs w:val="18"/>
          <w:rPrChange w:id="1046" w:author="jhawkins" w:date="2011-04-01T11:13:00Z">
            <w:rPr>
              <w:rFonts w:ascii="Times New Roman" w:eastAsiaTheme="minorEastAsia" w:hAnsi="Times New Roman" w:cstheme="minorBidi"/>
              <w:b w:val="0"/>
              <w:bCs w:val="0"/>
              <w:color w:val="191919"/>
              <w:sz w:val="18"/>
              <w:szCs w:val="18"/>
              <w:u w:val="single"/>
            </w:rPr>
          </w:rPrChange>
        </w:rPr>
        <w:t>D</w:t>
      </w:r>
      <w:r w:rsidR="00566B75" w:rsidRPr="00566B75">
        <w:rPr>
          <w:rFonts w:ascii="Times New Roman" w:hAnsi="Times New Roman"/>
          <w:color w:val="191919"/>
          <w:spacing w:val="10"/>
          <w:sz w:val="24"/>
          <w:szCs w:val="24"/>
          <w:rPrChange w:id="1047"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S</w:t>
      </w:r>
      <w:r w:rsidR="00566B75" w:rsidRPr="00566B75">
        <w:rPr>
          <w:rFonts w:ascii="Times New Roman" w:hAnsi="Times New Roman"/>
          <w:color w:val="191919"/>
          <w:spacing w:val="-2"/>
          <w:sz w:val="18"/>
          <w:szCs w:val="18"/>
          <w:rPrChange w:id="1048" w:author="jhawkins" w:date="2011-04-01T11:13:00Z">
            <w:rPr>
              <w:rFonts w:ascii="Times New Roman" w:eastAsiaTheme="minorEastAsia" w:hAnsi="Times New Roman" w:cstheme="minorBidi"/>
              <w:b w:val="0"/>
              <w:bCs w:val="0"/>
              <w:color w:val="191919"/>
              <w:spacing w:val="-2"/>
              <w:sz w:val="18"/>
              <w:szCs w:val="18"/>
              <w:u w:val="single"/>
            </w:rPr>
          </w:rPrChange>
        </w:rPr>
        <w:t>TUDENTS</w:t>
      </w:r>
      <w:bookmarkEnd w:id="1023"/>
      <w:bookmarkEnd w:id="1024"/>
      <w:bookmarkEnd w:id="1025"/>
      <w:bookmarkEnd w:id="1026"/>
      <w:bookmarkEnd w:id="1027"/>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admin</w:t>
      </w:r>
      <w:r>
        <w:rPr>
          <w:rFonts w:ascii="Times New Roman" w:hAnsi="Times New Roman"/>
          <w:color w:val="191919"/>
          <w:spacing w:val="-3"/>
          <w:sz w:val="18"/>
          <w:szCs w:val="18"/>
        </w:rPr>
        <w:t>i</w:t>
      </w:r>
      <w:r>
        <w:rPr>
          <w:rFonts w:ascii="Times New Roman" w:hAnsi="Times New Roman"/>
          <w:color w:val="191919"/>
          <w:spacing w:val="-2"/>
          <w:sz w:val="18"/>
          <w:szCs w:val="18"/>
        </w:rPr>
        <w:t>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test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automaticall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disabilities.</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1049"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validit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justifiabl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Coordinato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 fort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revise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policies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3"/>
          <w:sz w:val="18"/>
          <w:szCs w:val="18"/>
        </w:rPr>
        <w:t>e</w:t>
      </w:r>
      <w:r>
        <w:rPr>
          <w:rFonts w:ascii="Times New Roman" w:hAnsi="Times New Roman"/>
          <w:color w:val="191919"/>
          <w:spacing w:val="-2"/>
          <w:sz w:val="18"/>
          <w:szCs w:val="18"/>
        </w:rPr>
        <w:t>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demonstrate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comprehensio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achiev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examination(s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method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eve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documented)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accommodated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4D157D" w:rsidRPr="005F2A86" w:rsidRDefault="004D157D" w:rsidP="004D157D">
      <w:pPr>
        <w:pStyle w:val="Heading2"/>
        <w:ind w:left="180" w:right="130" w:firstLine="0"/>
        <w:rPr>
          <w:rFonts w:ascii="Times New Roman" w:hAnsi="Times New Roman"/>
          <w:color w:val="000000"/>
          <w:sz w:val="24"/>
          <w:szCs w:val="24"/>
          <w:rPrChange w:id="1050" w:author="jhawkins" w:date="2011-04-01T11:13:00Z">
            <w:rPr>
              <w:rFonts w:ascii="Times New Roman" w:hAnsi="Times New Roman"/>
              <w:color w:val="000000"/>
              <w:sz w:val="18"/>
              <w:szCs w:val="18"/>
            </w:rPr>
          </w:rPrChange>
        </w:rPr>
      </w:pPr>
      <w:bookmarkStart w:id="1051" w:name="_Toc293070086"/>
      <w:bookmarkStart w:id="1052" w:name="_Toc293077536"/>
      <w:bookmarkStart w:id="1053" w:name="_Toc293078120"/>
      <w:bookmarkStart w:id="1054" w:name="_Toc295559089"/>
      <w:bookmarkStart w:id="1055" w:name="_Toc297152614"/>
      <w:r w:rsidRPr="005F2A86">
        <w:rPr>
          <w:rFonts w:ascii="Times New Roman" w:hAnsi="Times New Roman"/>
          <w:color w:val="191919"/>
          <w:spacing w:val="-2"/>
          <w:sz w:val="24"/>
          <w:szCs w:val="24"/>
        </w:rPr>
        <w:t>M</w:t>
      </w:r>
      <w:r w:rsidR="00566B75" w:rsidRPr="00566B75">
        <w:rPr>
          <w:rFonts w:ascii="Times New Roman" w:hAnsi="Times New Roman"/>
          <w:color w:val="191919"/>
          <w:spacing w:val="-16"/>
          <w:sz w:val="18"/>
          <w:szCs w:val="18"/>
          <w:rPrChange w:id="1056" w:author="jhawkins" w:date="2011-04-01T11:13:00Z">
            <w:rPr>
              <w:rFonts w:ascii="Times New Roman" w:eastAsiaTheme="minorEastAsia" w:hAnsi="Times New Roman" w:cstheme="minorBidi"/>
              <w:b w:val="0"/>
              <w:bCs w:val="0"/>
              <w:color w:val="191919"/>
              <w:spacing w:val="-16"/>
              <w:sz w:val="18"/>
              <w:szCs w:val="18"/>
              <w:u w:val="single"/>
            </w:rPr>
          </w:rPrChange>
        </w:rPr>
        <w:t>A</w:t>
      </w:r>
      <w:r w:rsidR="00566B75" w:rsidRPr="00566B75">
        <w:rPr>
          <w:rFonts w:ascii="Times New Roman" w:hAnsi="Times New Roman"/>
          <w:color w:val="191919"/>
          <w:spacing w:val="-2"/>
          <w:sz w:val="18"/>
          <w:szCs w:val="18"/>
          <w:rPrChange w:id="1057" w:author="jhawkins" w:date="2011-04-01T11:13:00Z">
            <w:rPr>
              <w:rFonts w:ascii="Times New Roman" w:eastAsiaTheme="minorEastAsia" w:hAnsi="Times New Roman" w:cstheme="minorBidi"/>
              <w:b w:val="0"/>
              <w:bCs w:val="0"/>
              <w:color w:val="191919"/>
              <w:spacing w:val="-2"/>
              <w:sz w:val="18"/>
              <w:szCs w:val="18"/>
              <w:u w:val="single"/>
            </w:rPr>
          </w:rPrChange>
        </w:rPr>
        <w:t>TRICUL</w:t>
      </w:r>
      <w:r w:rsidR="00566B75" w:rsidRPr="00566B75">
        <w:rPr>
          <w:rFonts w:ascii="Times New Roman" w:hAnsi="Times New Roman"/>
          <w:color w:val="191919"/>
          <w:spacing w:val="-16"/>
          <w:sz w:val="18"/>
          <w:szCs w:val="18"/>
          <w:rPrChange w:id="1058" w:author="jhawkins" w:date="2011-04-01T11:13:00Z">
            <w:rPr>
              <w:rFonts w:ascii="Times New Roman" w:eastAsiaTheme="minorEastAsia" w:hAnsi="Times New Roman" w:cstheme="minorBidi"/>
              <w:b w:val="0"/>
              <w:bCs w:val="0"/>
              <w:color w:val="191919"/>
              <w:spacing w:val="-16"/>
              <w:sz w:val="18"/>
              <w:szCs w:val="18"/>
              <w:u w:val="single"/>
            </w:rPr>
          </w:rPrChange>
        </w:rPr>
        <w:t>A</w:t>
      </w:r>
      <w:r w:rsidR="00566B75" w:rsidRPr="00566B75">
        <w:rPr>
          <w:rFonts w:ascii="Times New Roman" w:hAnsi="Times New Roman"/>
          <w:color w:val="191919"/>
          <w:spacing w:val="-2"/>
          <w:sz w:val="18"/>
          <w:szCs w:val="18"/>
          <w:rPrChange w:id="1059" w:author="jhawkins" w:date="2011-04-01T11:13:00Z">
            <w:rPr>
              <w:rFonts w:ascii="Times New Roman" w:eastAsiaTheme="minorEastAsia" w:hAnsi="Times New Roman" w:cstheme="minorBidi"/>
              <w:b w:val="0"/>
              <w:bCs w:val="0"/>
              <w:color w:val="191919"/>
              <w:spacing w:val="-2"/>
              <w:sz w:val="18"/>
              <w:szCs w:val="18"/>
              <w:u w:val="single"/>
            </w:rPr>
          </w:rPrChange>
        </w:rPr>
        <w:t>TIO</w:t>
      </w:r>
      <w:r w:rsidR="00566B75" w:rsidRPr="00566B75">
        <w:rPr>
          <w:rFonts w:ascii="Times New Roman" w:hAnsi="Times New Roman"/>
          <w:color w:val="191919"/>
          <w:sz w:val="18"/>
          <w:szCs w:val="18"/>
          <w:rPrChange w:id="1060" w:author="jhawkins" w:date="2011-04-01T11:13:00Z">
            <w:rPr>
              <w:rFonts w:ascii="Times New Roman" w:eastAsiaTheme="minorEastAsia" w:hAnsi="Times New Roman" w:cstheme="minorBidi"/>
              <w:b w:val="0"/>
              <w:bCs w:val="0"/>
              <w:color w:val="191919"/>
              <w:sz w:val="18"/>
              <w:szCs w:val="18"/>
              <w:u w:val="single"/>
            </w:rPr>
          </w:rPrChange>
        </w:rPr>
        <w:t>N</w:t>
      </w:r>
      <w:r w:rsidR="00566B75" w:rsidRPr="00566B75">
        <w:rPr>
          <w:rFonts w:ascii="Times New Roman" w:hAnsi="Times New Roman"/>
          <w:color w:val="191919"/>
          <w:spacing w:val="6"/>
          <w:sz w:val="24"/>
          <w:szCs w:val="24"/>
          <w:rPrChange w:id="1061" w:author="jhawkins" w:date="2011-04-01T11:13:00Z">
            <w:rPr>
              <w:rFonts w:ascii="Times New Roman" w:eastAsiaTheme="minorEastAsia" w:hAnsi="Times New Roman" w:cstheme="minorBidi"/>
              <w:b w:val="0"/>
              <w:bCs w:val="0"/>
              <w:color w:val="191919"/>
              <w:spacing w:val="6"/>
              <w:sz w:val="18"/>
              <w:szCs w:val="18"/>
              <w:u w:val="single"/>
            </w:rPr>
          </w:rPrChange>
        </w:rPr>
        <w:t xml:space="preserve"> </w:t>
      </w:r>
      <w:r w:rsidRPr="005F2A86">
        <w:rPr>
          <w:rFonts w:ascii="Times New Roman" w:hAnsi="Times New Roman"/>
          <w:color w:val="191919"/>
          <w:spacing w:val="-2"/>
          <w:sz w:val="24"/>
          <w:szCs w:val="24"/>
        </w:rPr>
        <w:t>T</w:t>
      </w:r>
      <w:r w:rsidR="00566B75" w:rsidRPr="00566B75">
        <w:rPr>
          <w:rFonts w:ascii="Times New Roman" w:hAnsi="Times New Roman"/>
          <w:color w:val="191919"/>
          <w:spacing w:val="-2"/>
          <w:sz w:val="18"/>
          <w:szCs w:val="18"/>
          <w:rPrChange w:id="1062" w:author="jhawkins" w:date="2011-04-01T11:13:00Z">
            <w:rPr>
              <w:rFonts w:ascii="Times New Roman" w:eastAsiaTheme="minorEastAsia" w:hAnsi="Times New Roman" w:cstheme="minorBidi"/>
              <w:b w:val="0"/>
              <w:bCs w:val="0"/>
              <w:color w:val="191919"/>
              <w:spacing w:val="-2"/>
              <w:sz w:val="18"/>
              <w:szCs w:val="18"/>
              <w:u w:val="single"/>
            </w:rPr>
          </w:rPrChange>
        </w:rPr>
        <w:t>IM</w:t>
      </w:r>
      <w:r w:rsidR="00566B75" w:rsidRPr="00566B75">
        <w:rPr>
          <w:rFonts w:ascii="Times New Roman" w:hAnsi="Times New Roman"/>
          <w:color w:val="191919"/>
          <w:sz w:val="18"/>
          <w:szCs w:val="18"/>
          <w:rPrChange w:id="1063" w:author="jhawkins" w:date="2011-04-01T11:13:00Z">
            <w:rPr>
              <w:rFonts w:ascii="Times New Roman" w:eastAsiaTheme="minorEastAsia" w:hAnsi="Times New Roman" w:cstheme="minorBidi"/>
              <w:b w:val="0"/>
              <w:bCs w:val="0"/>
              <w:color w:val="191919"/>
              <w:sz w:val="18"/>
              <w:szCs w:val="18"/>
              <w:u w:val="single"/>
            </w:rPr>
          </w:rPrChange>
        </w:rPr>
        <w:t>E</w:t>
      </w:r>
      <w:r w:rsidR="00566B75" w:rsidRPr="00566B75">
        <w:rPr>
          <w:rFonts w:ascii="Times New Roman" w:hAnsi="Times New Roman"/>
          <w:color w:val="191919"/>
          <w:spacing w:val="10"/>
          <w:sz w:val="24"/>
          <w:szCs w:val="24"/>
          <w:rPrChange w:id="1064"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00566B75" w:rsidRPr="00566B75">
        <w:rPr>
          <w:rFonts w:ascii="Times New Roman" w:hAnsi="Times New Roman"/>
          <w:color w:val="191919"/>
          <w:spacing w:val="-2"/>
          <w:sz w:val="24"/>
          <w:szCs w:val="24"/>
          <w:rPrChange w:id="1065" w:author="jhawkins" w:date="2011-04-01T11:13:00Z">
            <w:rPr>
              <w:rFonts w:ascii="Times New Roman" w:eastAsiaTheme="minorEastAsia" w:hAnsi="Times New Roman" w:cstheme="minorBidi"/>
              <w:b w:val="0"/>
              <w:bCs w:val="0"/>
              <w:color w:val="191919"/>
              <w:spacing w:val="-2"/>
              <w:sz w:val="18"/>
              <w:szCs w:val="18"/>
              <w:u w:val="single"/>
            </w:rPr>
          </w:rPrChange>
        </w:rPr>
        <w:t>F</w:t>
      </w:r>
      <w:r w:rsidR="00566B75" w:rsidRPr="00566B75">
        <w:rPr>
          <w:rFonts w:ascii="Times New Roman" w:hAnsi="Times New Roman"/>
          <w:color w:val="191919"/>
          <w:spacing w:val="-2"/>
          <w:sz w:val="18"/>
          <w:szCs w:val="18"/>
          <w:rPrChange w:id="1066" w:author="jhawkins" w:date="2011-04-01T11:13:00Z">
            <w:rPr>
              <w:rFonts w:ascii="Times New Roman" w:eastAsiaTheme="minorEastAsia" w:hAnsi="Times New Roman" w:cstheme="minorBidi"/>
              <w:b w:val="0"/>
              <w:bCs w:val="0"/>
              <w:color w:val="191919"/>
              <w:spacing w:val="-2"/>
              <w:sz w:val="18"/>
              <w:szCs w:val="18"/>
              <w:u w:val="single"/>
            </w:rPr>
          </w:rPrChange>
        </w:rPr>
        <w:t>O</w:t>
      </w:r>
      <w:r w:rsidR="00566B75" w:rsidRPr="00566B75">
        <w:rPr>
          <w:rFonts w:ascii="Times New Roman" w:hAnsi="Times New Roman"/>
          <w:color w:val="191919"/>
          <w:sz w:val="18"/>
          <w:szCs w:val="18"/>
          <w:rPrChange w:id="1067" w:author="jhawkins" w:date="2011-04-01T11:13:00Z">
            <w:rPr>
              <w:rFonts w:ascii="Times New Roman" w:eastAsiaTheme="minorEastAsia" w:hAnsi="Times New Roman" w:cstheme="minorBidi"/>
              <w:b w:val="0"/>
              <w:bCs w:val="0"/>
              <w:color w:val="191919"/>
              <w:sz w:val="18"/>
              <w:szCs w:val="18"/>
              <w:u w:val="single"/>
            </w:rPr>
          </w:rPrChange>
        </w:rPr>
        <w:t>R</w:t>
      </w:r>
      <w:r w:rsidR="00566B75" w:rsidRPr="00566B75">
        <w:rPr>
          <w:rFonts w:ascii="Times New Roman" w:hAnsi="Times New Roman"/>
          <w:color w:val="191919"/>
          <w:spacing w:val="10"/>
          <w:sz w:val="18"/>
          <w:szCs w:val="18"/>
          <w:rPrChange w:id="1068" w:author="jhawkins" w:date="2011-04-01T11:13:00Z">
            <w:rPr>
              <w:rFonts w:ascii="Times New Roman" w:eastAsiaTheme="minorEastAsia" w:hAnsi="Times New Roman" w:cstheme="minorBidi"/>
              <w:b w:val="0"/>
              <w:bCs w:val="0"/>
              <w:color w:val="191919"/>
              <w:spacing w:val="10"/>
              <w:sz w:val="18"/>
              <w:szCs w:val="18"/>
              <w:u w:val="single"/>
            </w:rPr>
          </w:rPrChange>
        </w:rPr>
        <w:t xml:space="preserve"> </w:t>
      </w:r>
      <w:r w:rsidRPr="005F2A86">
        <w:rPr>
          <w:rFonts w:ascii="Times New Roman" w:hAnsi="Times New Roman"/>
          <w:color w:val="191919"/>
          <w:spacing w:val="-2"/>
          <w:sz w:val="24"/>
          <w:szCs w:val="24"/>
        </w:rPr>
        <w:t>D</w:t>
      </w:r>
      <w:r w:rsidR="00566B75" w:rsidRPr="00566B75">
        <w:rPr>
          <w:rFonts w:ascii="Times New Roman" w:hAnsi="Times New Roman"/>
          <w:color w:val="191919"/>
          <w:spacing w:val="-2"/>
          <w:sz w:val="18"/>
          <w:szCs w:val="18"/>
          <w:rPrChange w:id="1069" w:author="jhawkins" w:date="2011-04-01T11:13:00Z">
            <w:rPr>
              <w:rFonts w:ascii="Times New Roman" w:eastAsiaTheme="minorEastAsia" w:hAnsi="Times New Roman" w:cstheme="minorBidi"/>
              <w:b w:val="0"/>
              <w:bCs w:val="0"/>
              <w:color w:val="191919"/>
              <w:spacing w:val="-2"/>
              <w:sz w:val="18"/>
              <w:szCs w:val="18"/>
              <w:u w:val="single"/>
            </w:rPr>
          </w:rPrChange>
        </w:rPr>
        <w:t>EGREE</w:t>
      </w:r>
      <w:bookmarkEnd w:id="1051"/>
      <w:bookmarkEnd w:id="1052"/>
      <w:bookmarkEnd w:id="1053"/>
      <w:bookmarkEnd w:id="1054"/>
      <w:bookmarkEnd w:id="1055"/>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norma</w:t>
      </w:r>
      <w:r>
        <w:rPr>
          <w:rFonts w:ascii="Times New Roman" w:hAnsi="Times New Roman"/>
          <w:color w:val="191919"/>
          <w:sz w:val="18"/>
          <w:szCs w:val="18"/>
        </w:rPr>
        <w:t xml:space="preserve">l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fou</w:t>
      </w:r>
      <w:r>
        <w:rPr>
          <w:rFonts w:ascii="Times New Roman" w:hAnsi="Times New Roman"/>
          <w:color w:val="191919"/>
          <w:sz w:val="18"/>
          <w:szCs w:val="18"/>
        </w:rPr>
        <w:t xml:space="preserve">r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carrie</w:t>
      </w:r>
      <w:r>
        <w:rPr>
          <w:rFonts w:ascii="Times New Roman" w:hAnsi="Times New Roman"/>
          <w:color w:val="191919"/>
          <w:sz w:val="18"/>
          <w:szCs w:val="18"/>
        </w:rPr>
        <w:t xml:space="preserve">s a </w:t>
      </w:r>
      <w:r>
        <w:rPr>
          <w:rFonts w:ascii="Times New Roman" w:hAnsi="Times New Roman"/>
          <w:color w:val="191919"/>
          <w:spacing w:val="-2"/>
          <w:sz w:val="18"/>
          <w:szCs w:val="18"/>
        </w:rPr>
        <w:t>ful</w:t>
      </w:r>
      <w:r>
        <w:rPr>
          <w:rFonts w:ascii="Times New Roman" w:hAnsi="Times New Roman"/>
          <w:color w:val="191919"/>
          <w:sz w:val="18"/>
          <w:szCs w:val="18"/>
        </w:rPr>
        <w:t xml:space="preserve">l </w:t>
      </w:r>
      <w:r>
        <w:rPr>
          <w:rFonts w:ascii="Times New Roman" w:hAnsi="Times New Roman"/>
          <w:color w:val="191919"/>
          <w:spacing w:val="-2"/>
          <w:sz w:val="18"/>
          <w:szCs w:val="18"/>
        </w:rPr>
        <w:t>load</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5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 xml:space="preserve">, </w:t>
      </w:r>
      <w:r>
        <w:rPr>
          <w:rFonts w:ascii="Times New Roman" w:hAnsi="Times New Roman"/>
          <w:color w:val="191919"/>
          <w:spacing w:val="-2"/>
          <w:sz w:val="18"/>
          <w:szCs w:val="18"/>
        </w:rPr>
        <w:t>and 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period, 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term-by-ter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department.</w:t>
      </w:r>
    </w:p>
    <w:p w:rsidR="004D157D" w:rsidRPr="005F2A86" w:rsidRDefault="004D157D" w:rsidP="004D157D">
      <w:pPr>
        <w:pStyle w:val="Heading2"/>
        <w:ind w:left="180" w:right="130" w:firstLine="0"/>
        <w:rPr>
          <w:rFonts w:ascii="Times New Roman" w:hAnsi="Times New Roman"/>
          <w:color w:val="000000"/>
          <w:sz w:val="24"/>
          <w:szCs w:val="24"/>
          <w:rPrChange w:id="1070" w:author="jhawkins" w:date="2011-04-01T11:13:00Z">
            <w:rPr>
              <w:rFonts w:ascii="Times New Roman" w:hAnsi="Times New Roman"/>
              <w:color w:val="000000"/>
              <w:sz w:val="18"/>
              <w:szCs w:val="18"/>
            </w:rPr>
          </w:rPrChange>
        </w:rPr>
      </w:pPr>
      <w:bookmarkStart w:id="1071" w:name="_Toc293070087"/>
      <w:bookmarkStart w:id="1072" w:name="_Toc293077537"/>
      <w:bookmarkStart w:id="1073" w:name="_Toc293078121"/>
      <w:bookmarkStart w:id="1074" w:name="_Toc295559090"/>
      <w:bookmarkStart w:id="1075" w:name="_Toc297152615"/>
      <w:r w:rsidRPr="005F2A86">
        <w:rPr>
          <w:rFonts w:ascii="Times New Roman" w:hAnsi="Times New Roman"/>
          <w:color w:val="191919"/>
          <w:spacing w:val="-2"/>
          <w:sz w:val="24"/>
          <w:szCs w:val="24"/>
        </w:rPr>
        <w:t>C</w:t>
      </w:r>
      <w:r w:rsidR="00566B75" w:rsidRPr="00566B75">
        <w:rPr>
          <w:rFonts w:ascii="Times New Roman" w:hAnsi="Times New Roman"/>
          <w:color w:val="191919"/>
          <w:spacing w:val="-2"/>
          <w:sz w:val="18"/>
          <w:szCs w:val="18"/>
          <w:rPrChange w:id="1076" w:author="jhawkins" w:date="2011-04-01T11:13:00Z">
            <w:rPr>
              <w:rFonts w:ascii="Times New Roman" w:eastAsiaTheme="minorEastAsia" w:hAnsi="Times New Roman" w:cstheme="minorBidi"/>
              <w:b w:val="0"/>
              <w:bCs w:val="0"/>
              <w:color w:val="191919"/>
              <w:spacing w:val="-2"/>
              <w:sz w:val="18"/>
              <w:szCs w:val="18"/>
              <w:u w:val="single"/>
            </w:rPr>
          </w:rPrChange>
        </w:rPr>
        <w:t>REDI</w:t>
      </w:r>
      <w:r w:rsidR="00566B75" w:rsidRPr="00566B75">
        <w:rPr>
          <w:rFonts w:ascii="Times New Roman" w:hAnsi="Times New Roman"/>
          <w:color w:val="191919"/>
          <w:sz w:val="18"/>
          <w:szCs w:val="18"/>
          <w:rPrChange w:id="1077" w:author="jhawkins" w:date="2011-04-01T11:13:00Z">
            <w:rPr>
              <w:rFonts w:ascii="Times New Roman" w:eastAsiaTheme="minorEastAsia" w:hAnsi="Times New Roman" w:cstheme="minorBidi"/>
              <w:b w:val="0"/>
              <w:bCs w:val="0"/>
              <w:color w:val="191919"/>
              <w:sz w:val="18"/>
              <w:szCs w:val="18"/>
              <w:u w:val="single"/>
            </w:rPr>
          </w:rPrChange>
        </w:rPr>
        <w:t>T</w:t>
      </w:r>
      <w:r w:rsidR="00566B75" w:rsidRPr="00566B75">
        <w:rPr>
          <w:rFonts w:ascii="Times New Roman" w:hAnsi="Times New Roman"/>
          <w:color w:val="191919"/>
          <w:spacing w:val="7"/>
          <w:sz w:val="24"/>
          <w:szCs w:val="24"/>
          <w:rPrChange w:id="1078" w:author="jhawkins" w:date="2011-04-01T11:13:00Z">
            <w:rPr>
              <w:rFonts w:ascii="Times New Roman" w:eastAsiaTheme="minorEastAsia" w:hAnsi="Times New Roman" w:cstheme="minorBidi"/>
              <w:b w:val="0"/>
              <w:bCs w:val="0"/>
              <w:color w:val="191919"/>
              <w:spacing w:val="7"/>
              <w:sz w:val="18"/>
              <w:szCs w:val="18"/>
              <w:u w:val="single"/>
            </w:rPr>
          </w:rPrChange>
        </w:rPr>
        <w:t xml:space="preserve"> </w:t>
      </w:r>
      <w:r w:rsidRPr="005F2A86">
        <w:rPr>
          <w:rFonts w:ascii="Times New Roman" w:hAnsi="Times New Roman"/>
          <w:color w:val="191919"/>
          <w:spacing w:val="-2"/>
          <w:sz w:val="24"/>
          <w:szCs w:val="24"/>
        </w:rPr>
        <w:t>L</w:t>
      </w:r>
      <w:r w:rsidR="00566B75" w:rsidRPr="00566B75">
        <w:rPr>
          <w:rFonts w:ascii="Times New Roman" w:hAnsi="Times New Roman"/>
          <w:color w:val="191919"/>
          <w:spacing w:val="-2"/>
          <w:sz w:val="18"/>
          <w:szCs w:val="18"/>
          <w:rPrChange w:id="1079" w:author="jhawkins" w:date="2011-04-01T11:13:00Z">
            <w:rPr>
              <w:rFonts w:ascii="Times New Roman" w:eastAsiaTheme="minorEastAsia" w:hAnsi="Times New Roman" w:cstheme="minorBidi"/>
              <w:b w:val="0"/>
              <w:bCs w:val="0"/>
              <w:color w:val="191919"/>
              <w:spacing w:val="-2"/>
              <w:sz w:val="18"/>
              <w:szCs w:val="18"/>
              <w:u w:val="single"/>
            </w:rPr>
          </w:rPrChange>
        </w:rPr>
        <w:t>OAD</w:t>
      </w:r>
      <w:bookmarkEnd w:id="1071"/>
      <w:bookmarkEnd w:id="1072"/>
      <w:bookmarkEnd w:id="1073"/>
      <w:bookmarkEnd w:id="1074"/>
      <w:bookmarkEnd w:id="1075"/>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adviso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du</w:t>
      </w:r>
      <w:r>
        <w:rPr>
          <w:rFonts w:ascii="Times New Roman" w:hAnsi="Times New Roman"/>
          <w:color w:val="191919"/>
          <w:spacing w:val="-3"/>
          <w:sz w:val="18"/>
          <w:szCs w:val="18"/>
        </w:rPr>
        <w:t>r</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residence</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overloa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special cases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3</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4D157D" w:rsidRDefault="004D157D" w:rsidP="004D157D">
      <w:pPr>
        <w:widowControl w:val="0"/>
        <w:tabs>
          <w:tab w:val="left" w:pos="10680"/>
        </w:tabs>
        <w:autoSpaceDE w:val="0"/>
        <w:autoSpaceDN w:val="0"/>
        <w:adjustRightInd w:val="0"/>
        <w:spacing w:after="0"/>
        <w:ind w:left="180" w:right="130" w:firstLine="0"/>
        <w:rPr>
          <w:rFonts w:ascii="Times New Roman" w:hAnsi="Times New Roman"/>
          <w:color w:val="191919"/>
          <w:sz w:val="18"/>
          <w:szCs w:val="18"/>
        </w:rPr>
      </w:pP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7742A2" w:rsidRDefault="007742A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5D3196" w:rsidRDefault="005D3196" w:rsidP="0060797C">
      <w:pPr>
        <w:pStyle w:val="Heading2"/>
        <w:spacing w:before="0"/>
        <w:ind w:left="180" w:right="130" w:firstLine="0"/>
        <w:jc w:val="center"/>
        <w:rPr>
          <w:rFonts w:ascii="Times New Roman" w:hAnsi="Times New Roman"/>
          <w:b w:val="0"/>
          <w:color w:val="191919"/>
          <w:spacing w:val="-25"/>
          <w:position w:val="-9"/>
          <w:sz w:val="96"/>
          <w:szCs w:val="96"/>
        </w:rPr>
        <w:sectPr w:rsidR="005D3196" w:rsidSect="005D3196">
          <w:type w:val="continuous"/>
          <w:pgSz w:w="12240" w:h="15840" w:code="1"/>
          <w:pgMar w:top="533" w:right="1123" w:bottom="274" w:left="547" w:header="720" w:footer="288" w:gutter="0"/>
          <w:cols w:space="720"/>
          <w:docGrid w:linePitch="360"/>
        </w:sectPr>
      </w:pPr>
      <w:bookmarkStart w:id="1080" w:name="_Toc293087948"/>
    </w:p>
    <w:p w:rsidR="0060797C" w:rsidRPr="0060797C" w:rsidRDefault="007742A2" w:rsidP="0060797C">
      <w:pPr>
        <w:pStyle w:val="Heading2"/>
        <w:spacing w:before="0"/>
        <w:ind w:left="180" w:right="130" w:firstLine="0"/>
        <w:jc w:val="center"/>
        <w:rPr>
          <w:rFonts w:ascii="Times New Roman" w:hAnsi="Times New Roman"/>
          <w:b w:val="0"/>
          <w:color w:val="000000"/>
          <w:sz w:val="96"/>
          <w:szCs w:val="96"/>
        </w:rPr>
      </w:pPr>
      <w:r w:rsidRPr="0060797C">
        <w:rPr>
          <w:rFonts w:ascii="Times New Roman" w:hAnsi="Times New Roman"/>
          <w:noProof/>
          <w:color w:val="000000"/>
          <w:sz w:val="32"/>
          <w:szCs w:val="32"/>
        </w:rPr>
        <w:lastRenderedPageBreak/>
        <w:drawing>
          <wp:inline distT="0" distB="0" distL="0" distR="0">
            <wp:extent cx="6403953" cy="2743200"/>
            <wp:effectExtent l="19050" t="0" r="0" b="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stretch>
                      <a:fillRect/>
                    </a:stretch>
                  </pic:blipFill>
                  <pic:spPr bwMode="auto">
                    <a:xfrm>
                      <a:off x="0" y="0"/>
                      <a:ext cx="6403953" cy="2743200"/>
                    </a:xfrm>
                    <a:prstGeom prst="rect">
                      <a:avLst/>
                    </a:prstGeom>
                    <a:noFill/>
                    <a:ln w="9525">
                      <a:noFill/>
                      <a:miter lim="800000"/>
                      <a:headEnd/>
                      <a:tailEnd/>
                    </a:ln>
                  </pic:spPr>
                </pic:pic>
              </a:graphicData>
            </a:graphic>
          </wp:inline>
        </w:drawing>
      </w:r>
      <w:bookmarkStart w:id="1081" w:name="_Toc295559091"/>
      <w:bookmarkStart w:id="1082" w:name="_Toc297151326"/>
      <w:bookmarkStart w:id="1083" w:name="_Toc297152616"/>
      <w:r w:rsidR="0060797C" w:rsidRPr="0060797C">
        <w:rPr>
          <w:rFonts w:ascii="Times New Roman" w:hAnsi="Times New Roman"/>
          <w:b w:val="0"/>
          <w:color w:val="191919"/>
          <w:spacing w:val="-25"/>
          <w:position w:val="-9"/>
          <w:sz w:val="96"/>
          <w:szCs w:val="96"/>
        </w:rPr>
        <w:t>A</w:t>
      </w:r>
      <w:r w:rsidR="0060797C" w:rsidRPr="0060797C">
        <w:rPr>
          <w:rFonts w:ascii="Times New Roman" w:hAnsi="Times New Roman"/>
          <w:b w:val="0"/>
          <w:color w:val="191919"/>
          <w:spacing w:val="-26"/>
          <w:position w:val="-9"/>
          <w:sz w:val="96"/>
          <w:szCs w:val="96"/>
        </w:rPr>
        <w:t>CADEMI</w:t>
      </w:r>
      <w:r w:rsidR="0060797C" w:rsidRPr="0060797C">
        <w:rPr>
          <w:rFonts w:ascii="Times New Roman" w:hAnsi="Times New Roman"/>
          <w:b w:val="0"/>
          <w:color w:val="191919"/>
          <w:position w:val="-9"/>
          <w:sz w:val="96"/>
          <w:szCs w:val="96"/>
        </w:rPr>
        <w:t>C</w:t>
      </w:r>
      <w:r w:rsidR="0060797C" w:rsidRPr="0060797C">
        <w:rPr>
          <w:rFonts w:ascii="Times New Roman" w:hAnsi="Times New Roman"/>
          <w:b w:val="0"/>
          <w:color w:val="191919"/>
          <w:spacing w:val="-42"/>
          <w:position w:val="-9"/>
          <w:sz w:val="96"/>
          <w:szCs w:val="96"/>
        </w:rPr>
        <w:t xml:space="preserve"> </w:t>
      </w:r>
      <w:r w:rsidR="0060797C" w:rsidRPr="0060797C">
        <w:rPr>
          <w:rFonts w:ascii="Times New Roman" w:hAnsi="Times New Roman"/>
          <w:b w:val="0"/>
          <w:color w:val="191919"/>
          <w:spacing w:val="-25"/>
          <w:position w:val="-9"/>
          <w:sz w:val="96"/>
          <w:szCs w:val="96"/>
        </w:rPr>
        <w:t>A</w:t>
      </w:r>
      <w:r w:rsidR="0060797C" w:rsidRPr="0060797C">
        <w:rPr>
          <w:rFonts w:ascii="Times New Roman" w:hAnsi="Times New Roman"/>
          <w:b w:val="0"/>
          <w:color w:val="191919"/>
          <w:spacing w:val="-26"/>
          <w:position w:val="-9"/>
          <w:sz w:val="96"/>
          <w:szCs w:val="96"/>
        </w:rPr>
        <w:t>F</w:t>
      </w:r>
      <w:r w:rsidR="0060797C" w:rsidRPr="0060797C">
        <w:rPr>
          <w:rFonts w:ascii="Times New Roman" w:hAnsi="Times New Roman"/>
          <w:b w:val="0"/>
          <w:color w:val="191919"/>
          <w:spacing w:val="-97"/>
          <w:position w:val="-9"/>
          <w:sz w:val="96"/>
          <w:szCs w:val="96"/>
        </w:rPr>
        <w:t>F</w:t>
      </w:r>
      <w:r w:rsidR="0060797C" w:rsidRPr="0060797C">
        <w:rPr>
          <w:rFonts w:ascii="Times New Roman" w:hAnsi="Times New Roman"/>
          <w:b w:val="0"/>
          <w:color w:val="191919"/>
          <w:spacing w:val="-26"/>
          <w:position w:val="-9"/>
          <w:sz w:val="96"/>
          <w:szCs w:val="96"/>
        </w:rPr>
        <w:t>AIRS</w:t>
      </w:r>
      <w:bookmarkEnd w:id="1080"/>
      <w:bookmarkEnd w:id="1081"/>
      <w:bookmarkEnd w:id="1082"/>
      <w:bookmarkEnd w:id="1083"/>
    </w:p>
    <w:p w:rsidR="0060797C" w:rsidRPr="0060797C" w:rsidRDefault="0060797C" w:rsidP="0060797C">
      <w:pPr>
        <w:pStyle w:val="Heading2"/>
        <w:spacing w:before="0"/>
        <w:ind w:left="180" w:right="130" w:firstLine="0"/>
        <w:jc w:val="center"/>
        <w:rPr>
          <w:rFonts w:ascii="Times New Roman" w:hAnsi="Times New Roman"/>
          <w:b w:val="0"/>
          <w:color w:val="000000"/>
          <w:sz w:val="96"/>
          <w:szCs w:val="96"/>
        </w:rPr>
      </w:pPr>
      <w:bookmarkStart w:id="1084" w:name="_Toc293087949"/>
      <w:bookmarkStart w:id="1085" w:name="_Toc295559092"/>
      <w:bookmarkStart w:id="1086" w:name="_Toc297151327"/>
      <w:bookmarkStart w:id="1087" w:name="_Toc297152617"/>
      <w:r w:rsidRPr="0060797C">
        <w:rPr>
          <w:rFonts w:ascii="Times New Roman" w:hAnsi="Times New Roman"/>
          <w:b w:val="0"/>
          <w:color w:val="191919"/>
          <w:spacing w:val="-26"/>
          <w:position w:val="-3"/>
          <w:sz w:val="96"/>
          <w:szCs w:val="96"/>
        </w:rPr>
        <w:t>REQUIREMENT</w:t>
      </w:r>
      <w:r w:rsidRPr="0060797C">
        <w:rPr>
          <w:rFonts w:ascii="Times New Roman" w:hAnsi="Times New Roman"/>
          <w:b w:val="0"/>
          <w:color w:val="191919"/>
          <w:spacing w:val="-25"/>
          <w:position w:val="-3"/>
          <w:sz w:val="96"/>
          <w:szCs w:val="96"/>
        </w:rPr>
        <w:t>S</w:t>
      </w:r>
      <w:r w:rsidRPr="0060797C">
        <w:rPr>
          <w:rFonts w:ascii="Times New Roman" w:hAnsi="Times New Roman"/>
          <w:b w:val="0"/>
          <w:color w:val="191919"/>
          <w:position w:val="-3"/>
          <w:sz w:val="96"/>
          <w:szCs w:val="96"/>
        </w:rPr>
        <w:t>/</w:t>
      </w:r>
      <w:bookmarkEnd w:id="1084"/>
      <w:bookmarkEnd w:id="1085"/>
      <w:bookmarkEnd w:id="1086"/>
      <w:bookmarkEnd w:id="1087"/>
    </w:p>
    <w:p w:rsidR="0060797C" w:rsidRPr="0060797C" w:rsidRDefault="0060797C" w:rsidP="0060797C">
      <w:pPr>
        <w:pStyle w:val="Heading2"/>
        <w:spacing w:before="0"/>
        <w:ind w:left="180" w:right="130" w:firstLine="0"/>
        <w:jc w:val="center"/>
        <w:rPr>
          <w:rFonts w:ascii="Times New Roman" w:hAnsi="Times New Roman"/>
          <w:color w:val="000000"/>
          <w:sz w:val="96"/>
          <w:szCs w:val="96"/>
        </w:rPr>
      </w:pPr>
      <w:bookmarkStart w:id="1088" w:name="_Toc295559093"/>
      <w:bookmarkStart w:id="1089" w:name="_Toc297152618"/>
      <w:r w:rsidRPr="0060797C">
        <w:rPr>
          <w:rFonts w:ascii="Times New Roman" w:hAnsi="Times New Roman"/>
          <w:b w:val="0"/>
          <w:color w:val="191919"/>
          <w:spacing w:val="-26"/>
          <w:sz w:val="96"/>
          <w:szCs w:val="96"/>
        </w:rPr>
        <w:t>REGUL</w:t>
      </w:r>
      <w:r w:rsidRPr="0060797C">
        <w:rPr>
          <w:rFonts w:ascii="Times New Roman" w:hAnsi="Times New Roman"/>
          <w:b w:val="0"/>
          <w:color w:val="191919"/>
          <w:spacing w:val="-132"/>
          <w:sz w:val="96"/>
          <w:szCs w:val="96"/>
        </w:rPr>
        <w:t>A</w:t>
      </w:r>
      <w:r w:rsidRPr="0060797C">
        <w:rPr>
          <w:rFonts w:ascii="Times New Roman" w:hAnsi="Times New Roman"/>
          <w:b w:val="0"/>
          <w:color w:val="191919"/>
          <w:spacing w:val="-26"/>
          <w:sz w:val="96"/>
          <w:szCs w:val="96"/>
        </w:rPr>
        <w:t>TION</w:t>
      </w:r>
      <w:r w:rsidRPr="0060797C">
        <w:rPr>
          <w:rFonts w:ascii="Times New Roman" w:hAnsi="Times New Roman"/>
          <w:b w:val="0"/>
          <w:color w:val="191919"/>
          <w:sz w:val="96"/>
          <w:szCs w:val="96"/>
        </w:rPr>
        <w:t>S</w:t>
      </w:r>
      <w:r w:rsidRPr="0060797C">
        <w:rPr>
          <w:rFonts w:ascii="Times New Roman" w:hAnsi="Times New Roman"/>
          <w:b w:val="0"/>
          <w:color w:val="191919"/>
          <w:spacing w:val="29"/>
          <w:sz w:val="96"/>
          <w:szCs w:val="96"/>
        </w:rPr>
        <w:t xml:space="preserve"> </w:t>
      </w:r>
      <w:r w:rsidRPr="0060797C">
        <w:rPr>
          <w:rFonts w:ascii="Times New Roman" w:hAnsi="Times New Roman"/>
          <w:b w:val="0"/>
          <w:color w:val="191919"/>
          <w:sz w:val="96"/>
          <w:szCs w:val="96"/>
        </w:rPr>
        <w:t xml:space="preserve">&amp; </w:t>
      </w:r>
      <w:r w:rsidRPr="0060797C">
        <w:rPr>
          <w:rFonts w:ascii="Times New Roman" w:hAnsi="Times New Roman"/>
          <w:b w:val="0"/>
          <w:color w:val="191919"/>
          <w:spacing w:val="-25"/>
          <w:sz w:val="96"/>
          <w:szCs w:val="96"/>
        </w:rPr>
        <w:t>S</w:t>
      </w:r>
      <w:r w:rsidRPr="0060797C">
        <w:rPr>
          <w:rFonts w:ascii="Times New Roman" w:hAnsi="Times New Roman"/>
          <w:b w:val="0"/>
          <w:color w:val="191919"/>
          <w:spacing w:val="-26"/>
          <w:sz w:val="96"/>
          <w:szCs w:val="96"/>
        </w:rPr>
        <w:t>UPPO</w:t>
      </w:r>
      <w:r w:rsidRPr="0060797C">
        <w:rPr>
          <w:rFonts w:ascii="Times New Roman" w:hAnsi="Times New Roman"/>
          <w:b w:val="0"/>
          <w:color w:val="191919"/>
          <w:spacing w:val="-83"/>
          <w:sz w:val="96"/>
          <w:szCs w:val="96"/>
        </w:rPr>
        <w:t>R</w:t>
      </w:r>
      <w:r w:rsidRPr="0060797C">
        <w:rPr>
          <w:rFonts w:ascii="Times New Roman" w:hAnsi="Times New Roman"/>
          <w:b w:val="0"/>
          <w:color w:val="191919"/>
          <w:sz w:val="96"/>
          <w:szCs w:val="96"/>
        </w:rPr>
        <w:t>T</w:t>
      </w:r>
      <w:r w:rsidRPr="0060797C">
        <w:rPr>
          <w:rFonts w:ascii="Times New Roman" w:hAnsi="Times New Roman"/>
          <w:b w:val="0"/>
          <w:color w:val="191919"/>
          <w:spacing w:val="12"/>
          <w:sz w:val="96"/>
          <w:szCs w:val="96"/>
        </w:rPr>
        <w:t xml:space="preserve"> </w:t>
      </w:r>
      <w:r w:rsidRPr="0060797C">
        <w:rPr>
          <w:rFonts w:ascii="Times New Roman" w:hAnsi="Times New Roman"/>
          <w:b w:val="0"/>
          <w:color w:val="191919"/>
          <w:spacing w:val="-25"/>
          <w:sz w:val="96"/>
          <w:szCs w:val="96"/>
        </w:rPr>
        <w:t>S</w:t>
      </w:r>
      <w:r w:rsidRPr="0060797C">
        <w:rPr>
          <w:rFonts w:ascii="Times New Roman" w:hAnsi="Times New Roman"/>
          <w:b w:val="0"/>
          <w:color w:val="191919"/>
          <w:spacing w:val="-26"/>
          <w:sz w:val="96"/>
          <w:szCs w:val="96"/>
        </w:rPr>
        <w:t>E</w:t>
      </w:r>
      <w:r w:rsidRPr="0060797C">
        <w:rPr>
          <w:rFonts w:ascii="Times New Roman" w:hAnsi="Times New Roman"/>
          <w:b w:val="0"/>
          <w:color w:val="191919"/>
          <w:spacing w:val="-103"/>
          <w:sz w:val="96"/>
          <w:szCs w:val="96"/>
        </w:rPr>
        <w:t>R</w:t>
      </w:r>
      <w:r w:rsidRPr="0060797C">
        <w:rPr>
          <w:rFonts w:ascii="Times New Roman" w:hAnsi="Times New Roman"/>
          <w:b w:val="0"/>
          <w:color w:val="191919"/>
          <w:spacing w:val="-26"/>
          <w:sz w:val="96"/>
          <w:szCs w:val="96"/>
        </w:rPr>
        <w:t>VICES</w:t>
      </w:r>
      <w:bookmarkEnd w:id="1088"/>
      <w:bookmarkEnd w:id="1089"/>
    </w:p>
    <w:p w:rsidR="0060797C" w:rsidRDefault="0060797C" w:rsidP="0060797C">
      <w:pPr>
        <w:widowControl w:val="0"/>
        <w:autoSpaceDE w:val="0"/>
        <w:autoSpaceDN w:val="0"/>
        <w:adjustRightInd w:val="0"/>
        <w:spacing w:before="18" w:after="0" w:line="240" w:lineRule="exact"/>
        <w:ind w:left="900"/>
        <w:rPr>
          <w:rFonts w:ascii="Times New Roman" w:hAnsi="Times New Roman"/>
          <w:color w:val="000000"/>
          <w:sz w:val="24"/>
          <w:szCs w:val="24"/>
        </w:rPr>
      </w:pPr>
    </w:p>
    <w:p w:rsidR="0060797C" w:rsidRDefault="0060797C" w:rsidP="0060797C">
      <w:pPr>
        <w:widowControl w:val="0"/>
        <w:autoSpaceDE w:val="0"/>
        <w:autoSpaceDN w:val="0"/>
        <w:adjustRightInd w:val="0"/>
        <w:spacing w:before="1" w:after="0"/>
        <w:ind w:left="180" w:firstLine="0"/>
        <w:rPr>
          <w:rFonts w:ascii="Times New Roman" w:hAnsi="Times New Roman"/>
          <w:color w:val="000000"/>
          <w:sz w:val="27"/>
          <w:szCs w:val="27"/>
        </w:rPr>
      </w:pPr>
      <w:r>
        <w:rPr>
          <w:rFonts w:ascii="Times New Roman" w:hAnsi="Times New Roman"/>
          <w:b/>
          <w:bCs/>
          <w:color w:val="191919"/>
          <w:sz w:val="36"/>
          <w:szCs w:val="36"/>
        </w:rPr>
        <w:t>C</w:t>
      </w:r>
      <w:r>
        <w:rPr>
          <w:rFonts w:ascii="Times New Roman" w:hAnsi="Times New Roman"/>
          <w:b/>
          <w:bCs/>
          <w:color w:val="191919"/>
          <w:sz w:val="27"/>
          <w:szCs w:val="27"/>
        </w:rPr>
        <w:t>ONTENTS</w:t>
      </w:r>
    </w:p>
    <w:p w:rsidR="0060797C" w:rsidRDefault="00566B75" w:rsidP="004D157D">
      <w:pPr>
        <w:pStyle w:val="ListParagraph"/>
        <w:tabs>
          <w:tab w:val="left" w:pos="720"/>
        </w:tabs>
        <w:spacing w:after="0" w:line="240" w:lineRule="auto"/>
        <w:ind w:left="180" w:right="130"/>
        <w:rPr>
          <w:rFonts w:ascii="Times New Roman" w:hAnsi="Times New Roman"/>
          <w:color w:val="000000"/>
          <w:sz w:val="32"/>
          <w:szCs w:val="32"/>
        </w:rPr>
      </w:pPr>
      <w:r w:rsidRPr="00566B75">
        <w:rPr>
          <w:noProof/>
        </w:rPr>
        <w:pict>
          <v:polyline id="Freeform 1610" o:spid="_x0000_s1065" style="position:absolute;left:0;text-align:left;z-index:-251618304;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points="39.7pt,3.35pt,543.7pt,3.35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" o:allowincell="f" filled="f" strokecolor="#191919" strokeweight=".04408mm">
            <v:path arrowok="t" o:connecttype="custom" o:connectlocs="0,0;6400800,0" o:connectangles="0,0"/>
            <w10:wrap anchorx="page"/>
          </v:polyline>
        </w:pict>
      </w: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4D157D">
      <w:pPr>
        <w:pStyle w:val="ListParagraph"/>
        <w:tabs>
          <w:tab w:val="left" w:pos="720"/>
        </w:tabs>
        <w:spacing w:after="0" w:line="240" w:lineRule="auto"/>
        <w:ind w:left="180" w:right="130"/>
        <w:rPr>
          <w:rFonts w:ascii="Times New Roman" w:hAnsi="Times New Roman"/>
          <w:color w:val="191919"/>
          <w:spacing w:val="-4"/>
          <w:sz w:val="72"/>
          <w:szCs w:val="72"/>
        </w:rPr>
        <w:sectPr w:rsidR="00F814B2" w:rsidSect="005D3196">
          <w:headerReference w:type="even" r:id="rId75"/>
          <w:type w:val="continuous"/>
          <w:pgSz w:w="12240" w:h="15840" w:code="1"/>
          <w:pgMar w:top="533" w:right="1123" w:bottom="274" w:left="547" w:header="720" w:footer="288" w:gutter="0"/>
          <w:cols w:space="720"/>
          <w:docGrid w:linePitch="360"/>
        </w:sectPr>
      </w:pPr>
    </w:p>
    <w:p w:rsidR="00A16499" w:rsidRDefault="00A16499" w:rsidP="004D157D">
      <w:pPr>
        <w:pStyle w:val="ListParagraph"/>
        <w:tabs>
          <w:tab w:val="left" w:pos="720"/>
        </w:tabs>
        <w:spacing w:after="0" w:line="240" w:lineRule="auto"/>
        <w:ind w:left="180" w:right="130"/>
        <w:rPr>
          <w:rFonts w:ascii="Times New Roman" w:hAnsi="Times New Roman"/>
          <w:color w:val="191919"/>
          <w:spacing w:val="-4"/>
          <w:sz w:val="54"/>
          <w:szCs w:val="54"/>
        </w:rPr>
      </w:pPr>
      <w:r w:rsidRPr="00D07B15">
        <w:rPr>
          <w:rFonts w:ascii="Times New Roman" w:hAnsi="Times New Roman"/>
          <w:color w:val="191919"/>
          <w:spacing w:val="-4"/>
          <w:sz w:val="72"/>
          <w:szCs w:val="72"/>
        </w:rPr>
        <w:lastRenderedPageBreak/>
        <w:t>A</w:t>
      </w:r>
      <w:r w:rsidRPr="00D07B15">
        <w:rPr>
          <w:rFonts w:ascii="Times New Roman" w:hAnsi="Times New Roman"/>
          <w:color w:val="191919"/>
          <w:spacing w:val="-4"/>
          <w:sz w:val="54"/>
          <w:szCs w:val="54"/>
        </w:rPr>
        <w:t>CADEMI</w:t>
      </w:r>
      <w:r w:rsidRPr="00D07B15">
        <w:rPr>
          <w:rFonts w:ascii="Times New Roman" w:hAnsi="Times New Roman"/>
          <w:color w:val="191919"/>
          <w:sz w:val="54"/>
          <w:szCs w:val="54"/>
        </w:rPr>
        <w:t>C</w:t>
      </w:r>
      <w:r w:rsidRPr="00D07B15">
        <w:rPr>
          <w:rFonts w:ascii="Times New Roman" w:hAnsi="Times New Roman"/>
          <w:color w:val="191919"/>
          <w:spacing w:val="3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UPPO</w:t>
      </w:r>
      <w:r w:rsidRPr="00D07B15">
        <w:rPr>
          <w:rFonts w:ascii="Times New Roman" w:hAnsi="Times New Roman"/>
          <w:color w:val="191919"/>
          <w:spacing w:val="-36"/>
          <w:sz w:val="54"/>
          <w:szCs w:val="54"/>
        </w:rPr>
        <w:t>R</w:t>
      </w:r>
      <w:r w:rsidRPr="00D07B15">
        <w:rPr>
          <w:rFonts w:ascii="Times New Roman" w:hAnsi="Times New Roman"/>
          <w:color w:val="191919"/>
          <w:sz w:val="54"/>
          <w:szCs w:val="54"/>
        </w:rPr>
        <w:t>T</w:t>
      </w:r>
      <w:r w:rsidRPr="00D07B15">
        <w:rPr>
          <w:rFonts w:ascii="Times New Roman" w:hAnsi="Times New Roman"/>
          <w:color w:val="191919"/>
          <w:spacing w:val="2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E</w:t>
      </w:r>
      <w:r w:rsidRPr="00D07B15">
        <w:rPr>
          <w:rFonts w:ascii="Times New Roman" w:hAnsi="Times New Roman"/>
          <w:color w:val="191919"/>
          <w:spacing w:val="-47"/>
          <w:sz w:val="54"/>
          <w:szCs w:val="54"/>
        </w:rPr>
        <w:t>R</w:t>
      </w:r>
      <w:r w:rsidRPr="00D07B15">
        <w:rPr>
          <w:rFonts w:ascii="Times New Roman" w:hAnsi="Times New Roman"/>
          <w:color w:val="191919"/>
          <w:spacing w:val="-4"/>
          <w:sz w:val="54"/>
          <w:szCs w:val="54"/>
        </w:rPr>
        <w:t>VICES</w:t>
      </w:r>
    </w:p>
    <w:p w:rsidR="00A16499" w:rsidRDefault="00A16499" w:rsidP="00A16499">
      <w:pPr>
        <w:pStyle w:val="Heading2"/>
        <w:spacing w:before="0"/>
        <w:ind w:left="180" w:right="130" w:firstLine="0"/>
        <w:rPr>
          <w:rFonts w:ascii="Times New Roman" w:hAnsi="Times New Roman"/>
          <w:color w:val="000000"/>
          <w:sz w:val="18"/>
          <w:szCs w:val="18"/>
        </w:rPr>
      </w:pPr>
      <w:bookmarkStart w:id="1090" w:name="_Toc295559094"/>
      <w:bookmarkStart w:id="1091" w:name="_Toc297152619"/>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1090"/>
      <w:bookmarkEnd w:id="1091"/>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plannin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study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educational-vocationa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objectives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selectin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pacing w:val="-3"/>
          <w:sz w:val="18"/>
          <w:szCs w:val="18"/>
        </w:rPr>
        <w:t>n</w:t>
      </w:r>
      <w:r>
        <w:rPr>
          <w:rFonts w:ascii="Times New Roman" w:hAnsi="Times New Roman"/>
          <w:color w:val="191919"/>
          <w:spacing w:val="-2"/>
          <w:sz w:val="18"/>
          <w:szCs w:val="18"/>
        </w:rPr>
        <w:t>terpretin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correc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sequence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w:t>
      </w:r>
      <w:r>
        <w:rPr>
          <w:rFonts w:ascii="Times New Roman" w:hAnsi="Times New Roman"/>
          <w:color w:val="191919"/>
          <w:spacing w:val="-3"/>
          <w:sz w:val="18"/>
          <w:szCs w:val="18"/>
        </w:rPr>
        <w:t>u</w:t>
      </w:r>
      <w:r>
        <w:rPr>
          <w:rFonts w:ascii="Times New Roman" w:hAnsi="Times New Roman"/>
          <w:color w:val="191919"/>
          <w:spacing w:val="-2"/>
          <w:sz w:val="18"/>
          <w:szCs w:val="18"/>
        </w:rPr>
        <w:t>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academic 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A16499" w:rsidRDefault="00A16499" w:rsidP="00A16499">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aspect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 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confere</w:t>
      </w:r>
      <w:r>
        <w:rPr>
          <w:rFonts w:ascii="Times New Roman" w:hAnsi="Times New Roman"/>
          <w:color w:val="191919"/>
          <w:spacing w:val="-3"/>
          <w:sz w:val="18"/>
          <w:szCs w:val="18"/>
        </w:rPr>
        <w:t>n</w:t>
      </w:r>
      <w:r>
        <w:rPr>
          <w:rFonts w:ascii="Times New Roman" w:hAnsi="Times New Roman"/>
          <w:color w:val="191919"/>
          <w:spacing w:val="-2"/>
          <w:sz w:val="18"/>
          <w:szCs w:val="18"/>
        </w:rPr>
        <w:t>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 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A16499" w:rsidRDefault="00A16499" w:rsidP="00A16499">
      <w:pPr>
        <w:pStyle w:val="Heading2"/>
        <w:spacing w:before="0"/>
        <w:ind w:left="180" w:right="130" w:firstLine="0"/>
        <w:rPr>
          <w:rFonts w:ascii="Times New Roman" w:hAnsi="Times New Roman"/>
          <w:color w:val="000000"/>
          <w:sz w:val="18"/>
          <w:szCs w:val="18"/>
        </w:rPr>
      </w:pPr>
      <w:bookmarkStart w:id="1092" w:name="_Toc295559095"/>
      <w:bookmarkStart w:id="1093" w:name="_Toc297152620"/>
      <w:r>
        <w:rPr>
          <w:rFonts w:ascii="Times New Roman" w:hAnsi="Times New Roman"/>
          <w:color w:val="191919"/>
          <w:spacing w:val="-2"/>
          <w:sz w:val="24"/>
          <w:szCs w:val="24"/>
        </w:rPr>
        <w:t>G</w:t>
      </w:r>
      <w:r>
        <w:rPr>
          <w:rFonts w:ascii="Times New Roman" w:hAnsi="Times New Roman"/>
          <w:color w:val="191919"/>
          <w:spacing w:val="-2"/>
          <w:sz w:val="18"/>
          <w:szCs w:val="18"/>
        </w:rPr>
        <w:t>RADIN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YSTEM</w:t>
      </w:r>
      <w:bookmarkEnd w:id="1092"/>
      <w:bookmarkEnd w:id="1093"/>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ins w:id="1094" w:author="jhawkins" w:date="2011-04-01T09:07:00Z">
        <w:r>
          <w:rPr>
            <w:rFonts w:ascii="Times New Roman" w:hAnsi="Times New Roman"/>
            <w:color w:val="191919"/>
            <w:spacing w:val="-5"/>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095" w:author="jhawkins" w:date="2011-04-01T09:07: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5"/>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w:t>
      </w:r>
      <w:r>
        <w:rPr>
          <w:rFonts w:ascii="Times New Roman" w:hAnsi="Times New Roman"/>
          <w:color w:val="191919"/>
          <w:spacing w:val="-3"/>
          <w:sz w:val="18"/>
          <w:szCs w:val="18"/>
        </w:rPr>
        <w:t>a</w:t>
      </w:r>
      <w:r>
        <w:rPr>
          <w:rFonts w:ascii="Times New Roman" w:hAnsi="Times New Roman"/>
          <w:color w:val="191919"/>
          <w:spacing w:val="-2"/>
          <w:sz w:val="18"/>
          <w:szCs w:val="18"/>
        </w:rPr>
        <w:t>nen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Copies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Banne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chairpersons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release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w:t>
      </w:r>
      <w:r>
        <w:rPr>
          <w:rFonts w:ascii="Times New Roman" w:hAnsi="Times New Roman"/>
          <w:color w:val="191919"/>
          <w:spacing w:val="-4"/>
          <w:sz w:val="18"/>
          <w:szCs w:val="18"/>
        </w:rPr>
        <w:t>u</w:t>
      </w:r>
      <w:r>
        <w:rPr>
          <w:rFonts w:ascii="Times New Roman" w:hAnsi="Times New Roman"/>
          <w:color w:val="191919"/>
          <w:spacing w:val="-2"/>
          <w:sz w:val="18"/>
          <w:szCs w:val="18"/>
        </w:rPr>
        <w:t>ardian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approved request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meaning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w:t>
      </w:r>
    </w:p>
    <w:p w:rsidR="00A16499" w:rsidRDefault="00A16499" w:rsidP="00A16499">
      <w:pPr>
        <w:widowControl w:val="0"/>
        <w:autoSpaceDE w:val="0"/>
        <w:autoSpaceDN w:val="0"/>
        <w:adjustRightInd w:val="0"/>
        <w:spacing w:before="16" w:after="0" w:line="200" w:lineRule="exact"/>
        <w:rPr>
          <w:rFonts w:ascii="Times New Roman" w:hAnsi="Times New Roman"/>
          <w:color w:val="000000"/>
          <w:sz w:val="20"/>
          <w:szCs w:val="20"/>
        </w:rPr>
      </w:pP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191919"/>
          <w:sz w:val="18"/>
          <w:szCs w:val="18"/>
        </w:rPr>
      </w:pP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A</w:t>
      </w:r>
      <w:proofErr w:type="gramEnd"/>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EXCELLEN</w:t>
      </w:r>
      <w:r>
        <w:rPr>
          <w:rFonts w:ascii="Times New Roman" w:hAnsi="Times New Roman"/>
          <w:color w:val="191919"/>
          <w:spacing w:val="-11"/>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 xml:space="preserve">. </w:t>
      </w: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GOOD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8" w:after="0"/>
        <w:ind w:left="900" w:right="130" w:hanging="450"/>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TIS</w:t>
      </w:r>
      <w:r>
        <w:rPr>
          <w:rFonts w:ascii="Times New Roman" w:hAnsi="Times New Roman"/>
          <w:color w:val="191919"/>
          <w:spacing w:val="-15"/>
          <w:sz w:val="18"/>
          <w:szCs w:val="18"/>
        </w:rPr>
        <w:t>F</w:t>
      </w:r>
      <w:r>
        <w:rPr>
          <w:rFonts w:ascii="Times New Roman" w:hAnsi="Times New Roman"/>
          <w:color w:val="191919"/>
          <w:spacing w:val="-2"/>
          <w:sz w:val="18"/>
          <w:szCs w:val="18"/>
        </w:rPr>
        <w:t>AC</w:t>
      </w:r>
      <w:r>
        <w:rPr>
          <w:rFonts w:ascii="Times New Roman" w:hAnsi="Times New Roman"/>
          <w:color w:val="191919"/>
          <w:spacing w:val="-5"/>
          <w:sz w:val="18"/>
          <w:szCs w:val="18"/>
        </w:rPr>
        <w:t>T</w:t>
      </w:r>
      <w:r>
        <w:rPr>
          <w:rFonts w:ascii="Times New Roman" w:hAnsi="Times New Roman"/>
          <w:color w:val="191919"/>
          <w:spacing w:val="-2"/>
          <w:sz w:val="18"/>
          <w:szCs w:val="18"/>
        </w:rPr>
        <w:t>O</w:t>
      </w:r>
      <w:r>
        <w:rPr>
          <w:rFonts w:ascii="Times New Roman" w:hAnsi="Times New Roman"/>
          <w:color w:val="191919"/>
          <w:spacing w:val="-12"/>
          <w:sz w:val="18"/>
          <w:szCs w:val="18"/>
        </w:rPr>
        <w:t>R</w:t>
      </w:r>
      <w:r>
        <w:rPr>
          <w:rFonts w:ascii="Times New Roman" w:hAnsi="Times New Roman"/>
          <w:color w:val="191919"/>
          <w:spacing w:val="-18"/>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630"/>
        </w:tabs>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LOWES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8"/>
          <w:sz w:val="18"/>
          <w:szCs w:val="18"/>
        </w:rPr>
        <w:t>P</w:t>
      </w:r>
      <w:r>
        <w:rPr>
          <w:rFonts w:ascii="Times New Roman" w:hAnsi="Times New Roman"/>
          <w:color w:val="191919"/>
          <w:spacing w:val="-2"/>
          <w:sz w:val="18"/>
          <w:szCs w:val="18"/>
        </w:rPr>
        <w:t>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line="250" w:lineRule="auto"/>
        <w:ind w:left="900" w:right="130" w:hanging="419"/>
        <w:rPr>
          <w:rFonts w:ascii="Times New Roman" w:hAnsi="Times New Roman"/>
          <w:color w:val="000000"/>
          <w:sz w:val="18"/>
          <w:szCs w:val="18"/>
        </w:rPr>
      </w:pPr>
      <w:r>
        <w:rPr>
          <w:rFonts w:ascii="Times New Roman" w:hAnsi="Times New Roman"/>
          <w:color w:val="191919"/>
          <w:spacing w:val="-2"/>
          <w:sz w:val="18"/>
          <w:szCs w:val="18"/>
        </w:rPr>
        <w:t>"F</w:t>
      </w:r>
      <w:r>
        <w:rPr>
          <w:rFonts w:ascii="Times New Roman" w:hAnsi="Times New Roman"/>
          <w:color w:val="191919"/>
          <w:sz w:val="18"/>
          <w:szCs w:val="18"/>
        </w:rPr>
        <w:t xml:space="preserve">"  </w:t>
      </w:r>
      <w:r>
        <w:rPr>
          <w:rFonts w:ascii="Times New Roman" w:hAnsi="Times New Roman"/>
          <w:color w:val="191919"/>
          <w:spacing w:val="40"/>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AILURE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nex</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opportunit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repea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z w:val="18"/>
          <w:szCs w:val="18"/>
        </w:rPr>
        <w:tab/>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reaso</w:t>
      </w:r>
      <w:r>
        <w:rPr>
          <w:rFonts w:ascii="Times New Roman" w:hAnsi="Times New Roman"/>
          <w:color w:val="191919"/>
          <w:spacing w:val="-3"/>
          <w:sz w:val="18"/>
          <w:szCs w:val="18"/>
        </w:rPr>
        <w:t>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beyond 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control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illnes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Normall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 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matriculation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096" w:author="jhawkins" w:date="2011-04-01T09:07: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Registrar</w:t>
      </w:r>
      <w:del w:id="1097" w:author="jhawkins" w:date="2011-04-01T09:07:00Z">
        <w:r w:rsidDel="005622C5">
          <w:rPr>
            <w:rFonts w:ascii="Times New Roman" w:hAnsi="Times New Roman"/>
            <w:color w:val="191919"/>
            <w:spacing w:val="-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execut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w:t>
      </w:r>
      <w:r>
        <w:rPr>
          <w:rFonts w:ascii="Times New Roman" w:hAnsi="Times New Roman"/>
          <w:color w:val="191919"/>
          <w:spacing w:val="-3"/>
          <w:sz w:val="18"/>
          <w:szCs w:val="18"/>
        </w:rPr>
        <w:t>e</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“IP</w:t>
      </w:r>
      <w:proofErr w:type="gramStart"/>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w:t>
      </w:r>
      <w:r>
        <w:rPr>
          <w:rFonts w:ascii="Times New Roman" w:hAnsi="Times New Roman"/>
          <w:color w:val="191919"/>
          <w:spacing w:val="-3"/>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w:t>
      </w:r>
      <w:r>
        <w:rPr>
          <w:rFonts w:ascii="Times New Roman" w:hAnsi="Times New Roman"/>
          <w:color w:val="191919"/>
          <w:spacing w:val="-3"/>
          <w:sz w:val="18"/>
          <w:szCs w:val="18"/>
        </w:rPr>
        <w:t>r</w:t>
      </w:r>
      <w:r>
        <w:rPr>
          <w:rFonts w:ascii="Times New Roman" w:hAnsi="Times New Roman"/>
          <w:color w:val="191919"/>
          <w:spacing w:val="-2"/>
          <w:sz w:val="18"/>
          <w:szCs w:val="18"/>
        </w:rPr>
        <w:t xml:space="preserve">ning </w:t>
      </w:r>
      <w:r>
        <w:rPr>
          <w:rFonts w:ascii="Times New Roman" w:hAnsi="Times New Roman"/>
          <w:color w:val="191919"/>
          <w:spacing w:val="-3"/>
          <w:sz w:val="18"/>
          <w:szCs w:val="18"/>
        </w:rPr>
        <w:t>Suppor</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Regents</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16"/>
          <w:sz w:val="18"/>
          <w:szCs w:val="18"/>
        </w:rPr>
        <w:t>T</w:t>
      </w:r>
      <w:r>
        <w:rPr>
          <w:rFonts w:ascii="Times New Roman" w:hAnsi="Times New Roman"/>
          <w:color w:val="191919"/>
          <w:spacing w:val="-3"/>
          <w:sz w:val="18"/>
          <w:szCs w:val="18"/>
        </w:rPr>
        <w:t>es</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remediatio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canno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use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course(s)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Chai</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substitute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“W</w:t>
      </w:r>
      <w:proofErr w:type="gramStart"/>
      <w:r>
        <w:rPr>
          <w:rFonts w:ascii="Times New Roman" w:hAnsi="Times New Roman"/>
          <w:color w:val="191919"/>
          <w:sz w:val="18"/>
          <w:szCs w:val="18"/>
        </w:rPr>
        <w:t xml:space="preserve">” </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8"/>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ithdrawal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w:t>
      </w:r>
      <w:r>
        <w:rPr>
          <w:rFonts w:ascii="Times New Roman" w:hAnsi="Times New Roman"/>
          <w:color w:val="191919"/>
          <w:spacing w:val="-3"/>
          <w:sz w:val="18"/>
          <w:szCs w:val="18"/>
        </w:rPr>
        <w:t>r</w:t>
      </w:r>
      <w:r>
        <w:rPr>
          <w:rFonts w:ascii="Times New Roman" w:hAnsi="Times New Roman"/>
          <w:color w:val="191919"/>
          <w:spacing w:val="-2"/>
          <w:sz w:val="18"/>
          <w:szCs w:val="18"/>
        </w:rPr>
        <w:t>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after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midpoin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ind w:left="900" w:right="130" w:hanging="420"/>
        <w:jc w:val="both"/>
        <w:rPr>
          <w:rFonts w:ascii="Times New Roman" w:hAnsi="Times New Roman"/>
          <w:color w:val="000000"/>
          <w:sz w:val="18"/>
          <w:szCs w:val="18"/>
        </w:rPr>
      </w:pPr>
      <w:r>
        <w:rPr>
          <w:rFonts w:ascii="Times New Roman" w:hAnsi="Times New Roman"/>
          <w:color w:val="191919"/>
          <w:spacing w:val="-2"/>
          <w:sz w:val="18"/>
          <w:szCs w:val="18"/>
        </w:rPr>
        <w:t>“S</w:t>
      </w: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 Us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requirements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 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jc w:val="both"/>
        <w:rPr>
          <w:rFonts w:ascii="Times New Roman" w:hAnsi="Times New Roman"/>
          <w:color w:val="000000"/>
          <w:sz w:val="18"/>
          <w:szCs w:val="18"/>
        </w:rPr>
      </w:pPr>
      <w:r>
        <w:rPr>
          <w:rFonts w:ascii="Times New Roman" w:hAnsi="Times New Roman"/>
          <w:color w:val="191919"/>
          <w:spacing w:val="-2"/>
          <w:sz w:val="18"/>
          <w:szCs w:val="18"/>
        </w:rPr>
        <w:t>“U</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proofErr w:type="gramEnd"/>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indicate</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unsatisfactor</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performanc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attemp</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3"/>
          <w:sz w:val="18"/>
          <w:szCs w:val="18"/>
        </w:rPr>
        <w:t>cours</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work.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clinica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ficiency 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w:t>
      </w:r>
      <w:r>
        <w:rPr>
          <w:rFonts w:ascii="Times New Roman" w:hAnsi="Times New Roman"/>
          <w:color w:val="191919"/>
          <w:spacing w:val="-3"/>
          <w:sz w:val="18"/>
          <w:szCs w:val="18"/>
        </w:rPr>
        <w:t>c</w:t>
      </w:r>
      <w:r>
        <w:rPr>
          <w:rFonts w:ascii="Times New Roman" w:hAnsi="Times New Roman"/>
          <w:color w:val="191919"/>
          <w:spacing w:val="-2"/>
          <w:sz w:val="18"/>
          <w:szCs w:val="18"/>
        </w:rPr>
        <w:t>ellor 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r>
        <w:rPr>
          <w:rFonts w:ascii="Times New Roman" w:hAnsi="Times New Roman"/>
          <w:color w:val="191919"/>
          <w:spacing w:val="-2"/>
          <w:sz w:val="18"/>
          <w:szCs w:val="18"/>
        </w:rPr>
        <w:t>“V</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w:t>
      </w:r>
      <w:r>
        <w:rPr>
          <w:rFonts w:ascii="Times New Roman" w:hAnsi="Times New Roman"/>
          <w:color w:val="191919"/>
          <w:spacing w:val="-3"/>
          <w:sz w:val="18"/>
          <w:szCs w:val="18"/>
        </w:rPr>
        <w:t>d</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 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vers</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widowControl w:val="0"/>
        <w:autoSpaceDE w:val="0"/>
        <w:autoSpaceDN w:val="0"/>
        <w:adjustRightInd w:val="0"/>
        <w:spacing w:before="30"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lastRenderedPageBreak/>
        <w:t>“K</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w:t>
      </w:r>
      <w:r>
        <w:rPr>
          <w:rFonts w:ascii="Times New Roman" w:hAnsi="Times New Roman"/>
          <w:color w:val="191919"/>
          <w:spacing w:val="-3"/>
          <w:sz w:val="18"/>
          <w:szCs w:val="18"/>
        </w:rPr>
        <w:t>e</w:t>
      </w:r>
      <w:r>
        <w:rPr>
          <w:rFonts w:ascii="Times New Roman" w:hAnsi="Times New Roman"/>
          <w:color w:val="191919"/>
          <w:spacing w:val="-2"/>
          <w:sz w:val="18"/>
          <w:szCs w:val="18"/>
        </w:rPr>
        <w:t>ctive 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(CLE</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“NR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7" w:after="0" w:line="200" w:lineRule="exact"/>
        <w:ind w:left="900" w:right="130"/>
        <w:rPr>
          <w:rFonts w:ascii="Times New Roman" w:hAnsi="Times New Roman"/>
          <w:color w:val="000000"/>
          <w:sz w:val="20"/>
          <w:szCs w:val="20"/>
        </w:rPr>
      </w:pPr>
    </w:p>
    <w:p w:rsidR="00A16499" w:rsidRDefault="00A16499" w:rsidP="00A16499">
      <w:pPr>
        <w:pStyle w:val="Heading2"/>
        <w:spacing w:before="0"/>
        <w:ind w:left="180" w:right="130" w:firstLine="0"/>
        <w:rPr>
          <w:rFonts w:ascii="Times New Roman" w:hAnsi="Times New Roman"/>
          <w:color w:val="000000"/>
          <w:sz w:val="18"/>
          <w:szCs w:val="18"/>
        </w:rPr>
      </w:pPr>
      <w:bookmarkStart w:id="1098" w:name="_Toc295559096"/>
      <w:bookmarkStart w:id="1099" w:name="_Toc297152621"/>
      <w:r>
        <w:rPr>
          <w:rFonts w:ascii="Times New Roman" w:hAnsi="Times New Roman"/>
          <w:color w:val="191919"/>
          <w:spacing w:val="-2"/>
          <w:sz w:val="24"/>
          <w:szCs w:val="24"/>
        </w:rPr>
        <w:t>G</w:t>
      </w:r>
      <w:r>
        <w:rPr>
          <w:rFonts w:ascii="Times New Roman" w:hAnsi="Times New Roman"/>
          <w:color w:val="191919"/>
          <w:spacing w:val="-2"/>
          <w:sz w:val="18"/>
          <w:szCs w:val="18"/>
        </w:rPr>
        <w:t>RADU</w:t>
      </w:r>
      <w:r>
        <w:rPr>
          <w:rFonts w:ascii="Times New Roman" w:hAnsi="Times New Roman"/>
          <w:color w:val="191919"/>
          <w:spacing w:val="-16"/>
          <w:sz w:val="18"/>
          <w:szCs w:val="18"/>
        </w:rPr>
        <w:t>A</w:t>
      </w:r>
      <w:r>
        <w:rPr>
          <w:rFonts w:ascii="Times New Roman" w:hAnsi="Times New Roman"/>
          <w:color w:val="191919"/>
          <w:spacing w:val="-2"/>
          <w:sz w:val="18"/>
          <w:szCs w:val="18"/>
        </w:rPr>
        <w:t>TION</w:t>
      </w:r>
      <w:r>
        <w:rPr>
          <w:rFonts w:ascii="Times New Roman" w:hAnsi="Times New Roman"/>
          <w:color w:val="191919"/>
          <w:spacing w:val="-2"/>
          <w:sz w:val="24"/>
          <w:szCs w:val="24"/>
        </w:rPr>
        <w:t>/D</w:t>
      </w:r>
      <w:r>
        <w:rPr>
          <w:rFonts w:ascii="Times New Roman" w:hAnsi="Times New Roman"/>
          <w:color w:val="191919"/>
          <w:spacing w:val="-2"/>
          <w:sz w:val="18"/>
          <w:szCs w:val="18"/>
        </w:rPr>
        <w:t>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UDIT</w:t>
      </w:r>
      <w:bookmarkEnd w:id="1098"/>
      <w:bookmarkEnd w:id="1099"/>
    </w:p>
    <w:p w:rsidR="00A16499" w:rsidRDefault="00A16499" w:rsidP="00A16499">
      <w:pPr>
        <w:widowControl w:val="0"/>
        <w:autoSpaceDE w:val="0"/>
        <w:autoSpaceDN w:val="0"/>
        <w:adjustRightInd w:val="0"/>
        <w:spacing w:before="30" w:after="0"/>
        <w:ind w:left="90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initiate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100" w:author="jhawkins" w:date="2011-04-01T09:08: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01" w:author="jhawkins" w:date="2011-04-01T09:08: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a</w:t>
      </w:r>
      <w:r>
        <w:rPr>
          <w:rFonts w:ascii="Times New Roman" w:hAnsi="Times New Roman"/>
          <w:color w:val="191919"/>
          <w:spacing w:val="-2"/>
          <w:sz w:val="18"/>
          <w:szCs w:val="18"/>
        </w:rPr>
        <w:t>tisfy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hours-Bachelors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20-Master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hours-Specialist.</w:t>
      </w:r>
    </w:p>
    <w:p w:rsidR="00A16499" w:rsidRDefault="00A16499" w:rsidP="00A16499">
      <w:pPr>
        <w:widowControl w:val="0"/>
        <w:tabs>
          <w:tab w:val="left" w:pos="135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valid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required 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majo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080"/>
        </w:tabs>
        <w:autoSpaceDE w:val="0"/>
        <w:autoSpaceDN w:val="0"/>
        <w:adjustRightInd w:val="0"/>
        <w:spacing w:after="0"/>
        <w:ind w:left="90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102" w:author="jhawkins" w:date="2011-04-01T09:08: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03" w:author="jhawkins" w:date="2011-04-01T09:08: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pacing w:val="-2"/>
          <w:sz w:val="18"/>
          <w:szCs w:val="18"/>
        </w:rPr>
        <w:t>.</w:t>
      </w:r>
    </w:p>
    <w:p w:rsidR="00A16499" w:rsidRDefault="00A16499" w:rsidP="00A16499">
      <w:pPr>
        <w:widowControl w:val="0"/>
        <w:tabs>
          <w:tab w:val="left" w:pos="1080"/>
        </w:tabs>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questions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ins w:id="1104" w:author="jhawkins" w:date="2011-04-04T17:15:00Z">
        <w:r>
          <w:rPr>
            <w:rFonts w:ascii="Times New Roman" w:hAnsi="Times New Roman"/>
            <w:color w:val="191919"/>
            <w:sz w:val="18"/>
            <w:szCs w:val="18"/>
          </w:rPr>
          <w:t>/she</w:t>
        </w:r>
      </w:ins>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ins w:id="1105" w:author="jhawkins" w:date="2011-04-04T17:15:00Z">
        <w:r>
          <w:rPr>
            <w:rFonts w:ascii="Times New Roman" w:hAnsi="Times New Roman"/>
            <w:color w:val="191919"/>
            <w:sz w:val="18"/>
            <w:szCs w:val="18"/>
          </w:rPr>
          <w:t xml:space="preserve"> th</w:t>
        </w:r>
      </w:ins>
      <w:ins w:id="1106" w:author="jhawkins" w:date="2011-04-04T17:16:00Z">
        <w:r>
          <w:rPr>
            <w:rFonts w:ascii="Times New Roman" w:hAnsi="Times New Roman"/>
            <w:color w:val="191919"/>
            <w:sz w:val="18"/>
            <w:szCs w:val="18"/>
          </w:rPr>
          <w:t>eir</w:t>
        </w:r>
      </w:ins>
      <w:r>
        <w:rPr>
          <w:rFonts w:ascii="Times New Roman" w:hAnsi="Times New Roman"/>
          <w:color w:val="191919"/>
          <w:spacing w:val="-4"/>
          <w:sz w:val="18"/>
          <w:szCs w:val="18"/>
        </w:rPr>
        <w:t xml:space="preserve"> </w:t>
      </w:r>
      <w:del w:id="1107" w:author="jhawkins" w:date="2011-04-04T17:15:00Z">
        <w:r w:rsidDel="00562D3B">
          <w:rPr>
            <w:rFonts w:ascii="Times New Roman" w:hAnsi="Times New Roman"/>
            <w:color w:val="191919"/>
            <w:spacing w:val="-2"/>
            <w:sz w:val="18"/>
            <w:szCs w:val="18"/>
          </w:rPr>
          <w:delText>hi</w:delText>
        </w:r>
        <w:r w:rsidDel="00562D3B">
          <w:rPr>
            <w:rFonts w:ascii="Times New Roman" w:hAnsi="Times New Roman"/>
            <w:color w:val="191919"/>
            <w:sz w:val="18"/>
            <w:szCs w:val="18"/>
          </w:rPr>
          <w:delText>s</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resolv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problems.</w:t>
      </w:r>
    </w:p>
    <w:p w:rsidR="00A16499" w:rsidRDefault="00A16499" w:rsidP="00A16499">
      <w:pPr>
        <w:widowControl w:val="0"/>
        <w:tabs>
          <w:tab w:val="left" w:pos="1350"/>
        </w:tabs>
        <w:autoSpaceDE w:val="0"/>
        <w:autoSpaceDN w:val="0"/>
        <w:adjustRightInd w:val="0"/>
        <w:spacing w:before="16" w:after="0" w:line="200" w:lineRule="exact"/>
        <w:ind w:left="900" w:right="130" w:hanging="18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7</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e</w:t>
      </w:r>
      <w:r>
        <w:rPr>
          <w:rFonts w:ascii="Times New Roman" w:hAnsi="Times New Roman"/>
          <w:color w:val="191919"/>
          <w:spacing w:val="-2"/>
          <w:sz w:val="18"/>
          <w:szCs w:val="18"/>
        </w:rPr>
        <w:t>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 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3" w:after="0" w:line="160" w:lineRule="exact"/>
        <w:ind w:left="900"/>
        <w:rPr>
          <w:rFonts w:ascii="Times New Roman" w:hAnsi="Times New Roman"/>
          <w:color w:val="000000"/>
          <w:sz w:val="16"/>
          <w:szCs w:val="16"/>
        </w:rPr>
      </w:pPr>
    </w:p>
    <w:p w:rsidR="00A16499" w:rsidRDefault="00A16499" w:rsidP="00A16499">
      <w:pPr>
        <w:pStyle w:val="Heading2"/>
        <w:spacing w:before="0"/>
        <w:ind w:left="180" w:right="130" w:firstLine="0"/>
        <w:rPr>
          <w:rFonts w:ascii="Times New Roman" w:hAnsi="Times New Roman"/>
          <w:color w:val="000000"/>
          <w:sz w:val="18"/>
          <w:szCs w:val="18"/>
        </w:rPr>
      </w:pPr>
      <w:bookmarkStart w:id="1108" w:name="_Toc295559097"/>
      <w:bookmarkStart w:id="1109" w:name="_Toc297152622"/>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2"/>
          <w:sz w:val="24"/>
          <w:szCs w:val="24"/>
        </w:rPr>
        <w:t>A</w:t>
      </w:r>
      <w:r>
        <w:rPr>
          <w:rFonts w:ascii="Times New Roman" w:hAnsi="Times New Roman"/>
          <w:color w:val="191919"/>
          <w:spacing w:val="-22"/>
          <w:sz w:val="18"/>
          <w:szCs w:val="18"/>
        </w:rPr>
        <w:t>W</w:t>
      </w:r>
      <w:r>
        <w:rPr>
          <w:rFonts w:ascii="Times New Roman" w:hAnsi="Times New Roman"/>
          <w:color w:val="191919"/>
          <w:spacing w:val="-2"/>
          <w:sz w:val="18"/>
          <w:szCs w:val="18"/>
        </w:rPr>
        <w:t>ARDS</w:t>
      </w:r>
      <w:bookmarkEnd w:id="1108"/>
      <w:bookmarkEnd w:id="1109"/>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List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carrie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e</w:t>
      </w:r>
      <w:r>
        <w:rPr>
          <w:rFonts w:ascii="Times New Roman" w:hAnsi="Times New Roman"/>
          <w:color w:val="191919"/>
          <w:spacing w:val="-2"/>
          <w:sz w:val="18"/>
          <w:szCs w:val="18"/>
        </w:rPr>
        <w:t>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w:t>
      </w:r>
      <w:r>
        <w:rPr>
          <w:rFonts w:ascii="Times New Roman" w:hAnsi="Times New Roman"/>
          <w:color w:val="191919"/>
          <w:spacing w:val="-3"/>
          <w:sz w:val="18"/>
          <w:szCs w:val="18"/>
        </w:rPr>
        <w:t>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achievemen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recognize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electio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membershi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int</w:t>
      </w:r>
      <w:r>
        <w:rPr>
          <w:rFonts w:ascii="Times New Roman" w:hAnsi="Times New Roman"/>
          <w:color w:val="191919"/>
          <w:sz w:val="18"/>
          <w:szCs w:val="18"/>
        </w:rPr>
        <w:t>o</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Alph</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Kapp</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w:t>
      </w:r>
      <w:r>
        <w:rPr>
          <w:rFonts w:ascii="Times New Roman" w:hAnsi="Times New Roman"/>
          <w:color w:val="191919"/>
          <w:sz w:val="18"/>
          <w:szCs w:val="18"/>
        </w:rPr>
        <w:t>u</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Hono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Societ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and/o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disciplin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honor </w:t>
      </w:r>
      <w:r>
        <w:rPr>
          <w:rFonts w:ascii="Times New Roman" w:hAnsi="Times New Roman"/>
          <w:color w:val="191919"/>
          <w:spacing w:val="-2"/>
          <w:sz w:val="18"/>
          <w:szCs w:val="18"/>
        </w:rPr>
        <w:t>societie</w:t>
      </w:r>
      <w:r>
        <w:rPr>
          <w:rFonts w:ascii="Times New Roman" w:hAnsi="Times New Roman"/>
          <w:color w:val="191919"/>
          <w:sz w:val="18"/>
          <w:szCs w:val="18"/>
        </w:rPr>
        <w:t>s</w:t>
      </w:r>
      <w:r>
        <w:rPr>
          <w:rFonts w:ascii="Times New Roman" w:hAnsi="Times New Roman"/>
          <w:color w:val="191919"/>
          <w:spacing w:val="-2"/>
          <w:sz w:val="18"/>
          <w:szCs w:val="18"/>
        </w:rPr>
        <w:t xml:space="preserve"> durin</w:t>
      </w:r>
      <w:r>
        <w:rPr>
          <w:rFonts w:ascii="Times New Roman" w:hAnsi="Times New Roman"/>
          <w:color w:val="191919"/>
          <w:sz w:val="18"/>
          <w:szCs w:val="18"/>
        </w:rPr>
        <w:t>g</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junio</w:t>
      </w:r>
      <w:r>
        <w:rPr>
          <w:rFonts w:ascii="Times New Roman" w:hAnsi="Times New Roman"/>
          <w:color w:val="191919"/>
          <w:sz w:val="18"/>
          <w:szCs w:val="18"/>
        </w:rPr>
        <w:t>r</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senio</w:t>
      </w:r>
      <w:r>
        <w:rPr>
          <w:rFonts w:ascii="Times New Roman" w:hAnsi="Times New Roman"/>
          <w:color w:val="191919"/>
          <w:sz w:val="18"/>
          <w:szCs w:val="18"/>
        </w:rPr>
        <w:t>r</w:t>
      </w:r>
      <w:r>
        <w:rPr>
          <w:rFonts w:ascii="Times New Roman" w:hAnsi="Times New Roman"/>
          <w:color w:val="191919"/>
          <w:spacing w:val="-2"/>
          <w:sz w:val="18"/>
          <w:szCs w:val="18"/>
        </w:rPr>
        <w:t xml:space="preserve"> 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honors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cumulativ</w:t>
      </w:r>
      <w:r>
        <w:rPr>
          <w:rFonts w:ascii="Times New Roman" w:hAnsi="Times New Roman"/>
          <w:color w:val="191919"/>
          <w:sz w:val="18"/>
          <w:szCs w:val="18"/>
        </w:rPr>
        <w:t>e</w:t>
      </w:r>
      <w:r>
        <w:rPr>
          <w:rFonts w:ascii="Times New Roman" w:hAnsi="Times New Roman"/>
          <w:color w:val="191919"/>
          <w:spacing w:val="-2"/>
          <w:sz w:val="18"/>
          <w:szCs w:val="18"/>
        </w:rPr>
        <w:t xml:space="preserve"> grad</w:t>
      </w:r>
      <w:r>
        <w:rPr>
          <w:rFonts w:ascii="Times New Roman" w:hAnsi="Times New Roman"/>
          <w:color w:val="191919"/>
          <w:sz w:val="18"/>
          <w:szCs w:val="18"/>
        </w:rPr>
        <w:t>e</w:t>
      </w:r>
      <w:r>
        <w:rPr>
          <w:rFonts w:ascii="Times New Roman" w:hAnsi="Times New Roman"/>
          <w:color w:val="191919"/>
          <w:spacing w:val="-2"/>
          <w:sz w:val="18"/>
          <w:szCs w:val="18"/>
        </w:rPr>
        <w:t xml:space="preserve"> 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3</w:t>
      </w:r>
      <w:r>
        <w:rPr>
          <w:rFonts w:ascii="Times New Roman" w:hAnsi="Times New Roman"/>
          <w:color w:val="191919"/>
          <w:spacing w:val="-3"/>
          <w:sz w:val="18"/>
          <w:szCs w:val="18"/>
        </w:rPr>
        <w:t>.</w:t>
      </w:r>
      <w:r>
        <w:rPr>
          <w:rFonts w:ascii="Times New Roman" w:hAnsi="Times New Roman"/>
          <w:color w:val="191919"/>
          <w:sz w:val="18"/>
          <w:szCs w:val="18"/>
        </w:rPr>
        <w:t>5</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highe</w:t>
      </w:r>
      <w:r>
        <w:rPr>
          <w:rFonts w:ascii="Times New Roman" w:hAnsi="Times New Roman"/>
          <w:color w:val="191919"/>
          <w:sz w:val="18"/>
          <w:szCs w:val="18"/>
        </w:rPr>
        <w:t>r</w:t>
      </w:r>
      <w:r>
        <w:rPr>
          <w:rFonts w:ascii="Times New Roman" w:hAnsi="Times New Roman"/>
          <w:color w:val="191919"/>
          <w:spacing w:val="-2"/>
          <w:sz w:val="18"/>
          <w:szCs w:val="18"/>
        </w:rPr>
        <w:t xml:space="preserve"> based o</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4.</w:t>
      </w:r>
      <w:r>
        <w:rPr>
          <w:rFonts w:ascii="Times New Roman" w:hAnsi="Times New Roman"/>
          <w:color w:val="191919"/>
          <w:sz w:val="18"/>
          <w:szCs w:val="18"/>
        </w:rPr>
        <w:t>0</w:t>
      </w:r>
      <w:r>
        <w:rPr>
          <w:rFonts w:ascii="Times New Roman" w:hAnsi="Times New Roman"/>
          <w:color w:val="191919"/>
          <w:spacing w:val="-2"/>
          <w:sz w:val="18"/>
          <w:szCs w:val="18"/>
        </w:rPr>
        <w:t xml:space="preserve"> system</w:t>
      </w:r>
      <w:r>
        <w:rPr>
          <w:rFonts w:ascii="Times New Roman" w:hAnsi="Times New Roman"/>
          <w:color w:val="191919"/>
          <w:sz w:val="18"/>
          <w:szCs w:val="18"/>
        </w:rPr>
        <w: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residenc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6</w:t>
      </w:r>
      <w:r>
        <w:rPr>
          <w:rFonts w:ascii="Times New Roman" w:hAnsi="Times New Roman"/>
          <w:color w:val="191919"/>
          <w:sz w:val="18"/>
          <w:szCs w:val="18"/>
        </w:rPr>
        <w:t>0</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ho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notatio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4"/>
          <w:sz w:val="18"/>
          <w:szCs w:val="18"/>
        </w:rPr>
        <w:t>honor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mad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commencemen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program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permanen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record 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4"/>
          <w:sz w:val="18"/>
          <w:szCs w:val="18"/>
        </w:rPr>
        <w:t>transcript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follows:</w:t>
      </w:r>
    </w:p>
    <w:p w:rsidR="00A16499" w:rsidRDefault="00A16499" w:rsidP="00A16499">
      <w:pPr>
        <w:widowControl w:val="0"/>
        <w:autoSpaceDE w:val="0"/>
        <w:autoSpaceDN w:val="0"/>
        <w:adjustRightInd w:val="0"/>
        <w:spacing w:before="3" w:after="0" w:line="140" w:lineRule="exact"/>
        <w:ind w:left="180" w:right="130" w:firstLine="0"/>
        <w:rPr>
          <w:rFonts w:ascii="Times New Roman" w:hAnsi="Times New Roman"/>
          <w:color w:val="000000"/>
          <w:sz w:val="14"/>
          <w:szCs w:val="14"/>
        </w:rPr>
      </w:pPr>
    </w:p>
    <w:tbl>
      <w:tblPr>
        <w:tblW w:w="0" w:type="auto"/>
        <w:tblInd w:w="1010" w:type="dxa"/>
        <w:tblLayout w:type="fixed"/>
        <w:tblCellMar>
          <w:left w:w="0" w:type="dxa"/>
          <w:right w:w="0" w:type="dxa"/>
        </w:tblCellMar>
        <w:tblLook w:val="0000"/>
      </w:tblPr>
      <w:tblGrid>
        <w:gridCol w:w="2937"/>
        <w:gridCol w:w="3681"/>
        <w:gridCol w:w="1530"/>
      </w:tblGrid>
      <w:tr w:rsidR="00A16499" w:rsidRPr="007A7452" w:rsidTr="00680470">
        <w:trPr>
          <w:trHeight w:hRule="exact" w:val="490"/>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firstLine="44"/>
              <w:rPr>
                <w:rFonts w:ascii="Times New Roman" w:hAnsi="Times New Roman"/>
                <w:sz w:val="24"/>
                <w:szCs w:val="24"/>
              </w:rPr>
            </w:pPr>
            <w:r w:rsidRPr="007A7452">
              <w:rPr>
                <w:rFonts w:ascii="Times New Roman" w:hAnsi="Times New Roman"/>
                <w:b/>
                <w:bCs/>
                <w:color w:val="191919"/>
                <w:spacing w:val="-2"/>
                <w:sz w:val="18"/>
                <w:szCs w:val="18"/>
              </w:rPr>
              <w:t>Baccalau</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eat</w:t>
            </w:r>
            <w:r w:rsidRPr="007A7452">
              <w:rPr>
                <w:rFonts w:ascii="Times New Roman" w:hAnsi="Times New Roman"/>
                <w:b/>
                <w:bCs/>
                <w:color w:val="191919"/>
                <w:sz w:val="18"/>
                <w:szCs w:val="18"/>
              </w:rPr>
              <w:t>e</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Deg</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ee</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rPr>
                <w:rFonts w:ascii="Times New Roman" w:hAnsi="Times New Roman"/>
                <w:sz w:val="24"/>
                <w:szCs w:val="24"/>
              </w:rPr>
            </w:pPr>
          </w:p>
        </w:tc>
      </w:tr>
      <w:tr w:rsidR="00A16499" w:rsidRPr="007A7452" w:rsidTr="00680470">
        <w:trPr>
          <w:trHeight w:hRule="exact" w:val="35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hanging="20"/>
              <w:rPr>
                <w:rFonts w:ascii="Times New Roman" w:hAnsi="Times New Roman"/>
                <w:sz w:val="24"/>
                <w:szCs w:val="24"/>
              </w:rPr>
            </w:pPr>
            <w:r w:rsidRPr="007A7452">
              <w:rPr>
                <w:rFonts w:ascii="Times New Roman" w:hAnsi="Times New Roman"/>
                <w:color w:val="191919"/>
                <w:spacing w:val="-2"/>
                <w:sz w:val="18"/>
                <w:szCs w:val="18"/>
              </w:rPr>
              <w:t>Summ</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firstLine="44"/>
              <w:rPr>
                <w:rFonts w:ascii="Times New Roman" w:hAnsi="Times New Roman"/>
                <w:sz w:val="24"/>
                <w:szCs w:val="24"/>
              </w:rPr>
            </w:pPr>
            <w:r w:rsidRPr="007A7452">
              <w:rPr>
                <w:rFonts w:ascii="Times New Roman" w:hAnsi="Times New Roman"/>
                <w:color w:val="191919"/>
                <w:spacing w:val="-2"/>
                <w:sz w:val="18"/>
                <w:szCs w:val="18"/>
              </w:rPr>
              <w:t>3.9</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4.0</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rPr>
                <w:rFonts w:ascii="Times New Roman" w:hAnsi="Times New Roman"/>
                <w:sz w:val="24"/>
                <w:szCs w:val="24"/>
              </w:rPr>
            </w:pPr>
          </w:p>
        </w:tc>
      </w:tr>
      <w:tr w:rsidR="00A16499" w:rsidRPr="007A7452" w:rsidTr="00680470">
        <w:trPr>
          <w:trHeight w:hRule="exact" w:val="352"/>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Magn</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firstLine="44"/>
              <w:rPr>
                <w:rFonts w:ascii="Times New Roman" w:hAnsi="Times New Roman"/>
                <w:sz w:val="24"/>
                <w:szCs w:val="24"/>
              </w:rPr>
            </w:pPr>
            <w:r w:rsidRPr="007A7452">
              <w:rPr>
                <w:rFonts w:ascii="Times New Roman" w:hAnsi="Times New Roman"/>
                <w:color w:val="191919"/>
                <w:spacing w:val="-2"/>
                <w:sz w:val="18"/>
                <w:szCs w:val="18"/>
              </w:rPr>
              <w:t>3.7</w:t>
            </w:r>
            <w:r w:rsidRPr="007A7452">
              <w:rPr>
                <w:rFonts w:ascii="Times New Roman" w:hAnsi="Times New Roman"/>
                <w:color w:val="191919"/>
                <w:sz w:val="18"/>
                <w:szCs w:val="18"/>
              </w:rPr>
              <w:t>5</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3.8</w:t>
            </w:r>
            <w:r w:rsidRPr="007A7452">
              <w:rPr>
                <w:rFonts w:ascii="Times New Roman" w:hAnsi="Times New Roman"/>
                <w:color w:val="191919"/>
                <w:sz w:val="18"/>
                <w:szCs w:val="18"/>
              </w:rPr>
              <w:t>9</w:t>
            </w:r>
            <w:r w:rsidRPr="007A7452">
              <w:rPr>
                <w:rFonts w:ascii="Times New Roman" w:hAnsi="Times New Roman"/>
                <w:color w:val="191919"/>
                <w:spacing w:val="-7"/>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Pr>
                <w:rFonts w:ascii="Times New Roman" w:hAnsi="Times New Roman"/>
                <w:sz w:val="24"/>
                <w:szCs w:val="24"/>
              </w:rPr>
            </w:pPr>
          </w:p>
        </w:tc>
      </w:tr>
      <w:tr w:rsidR="00A16499" w:rsidRPr="007A7452" w:rsidTr="00680470">
        <w:trPr>
          <w:trHeight w:hRule="exact" w:val="48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ight="1353" w:hanging="12"/>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3.5</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3.74</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r>
    </w:tbl>
    <w:p w:rsidR="00A16499" w:rsidRDefault="00A16499" w:rsidP="00A16499">
      <w:pPr>
        <w:widowControl w:val="0"/>
        <w:autoSpaceDE w:val="0"/>
        <w:autoSpaceDN w:val="0"/>
        <w:adjustRightInd w:val="0"/>
        <w:spacing w:after="0"/>
        <w:ind w:left="900" w:right="8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exclusio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110" w:author="jhawkins" w:date="2011-04-01T09:09:00Z">
        <w:r>
          <w:rPr>
            <w:rFonts w:ascii="Times New Roman" w:hAnsi="Times New Roman"/>
            <w:color w:val="191919"/>
            <w:spacing w:val="-4"/>
            <w:sz w:val="18"/>
            <w:szCs w:val="18"/>
          </w:rPr>
          <w:t>Office</w:t>
        </w:r>
      </w:ins>
      <w:ins w:id="1111" w:author="jhawkins" w:date="2011-04-01T09:47:00Z">
        <w:r>
          <w:rPr>
            <w:rFonts w:ascii="Times New Roman" w:hAnsi="Times New Roman"/>
            <w:color w:val="191919"/>
            <w:spacing w:val="-4"/>
            <w:sz w:val="18"/>
            <w:szCs w:val="18"/>
          </w:rPr>
          <w:t xml:space="preserve"> </w:t>
        </w:r>
      </w:ins>
      <w:ins w:id="1112" w:author="jhawkins" w:date="2011-04-01T09:09:00Z">
        <w:r>
          <w:rPr>
            <w:rFonts w:ascii="Times New Roman" w:hAnsi="Times New Roman"/>
            <w:color w:val="191919"/>
            <w:spacing w:val="-4"/>
            <w:sz w:val="18"/>
            <w:szCs w:val="18"/>
          </w:rPr>
          <w:t xml:space="preserve">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13" w:author="jhawkins" w:date="2011-04-01T09:09: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pacing w:val="-2"/>
          <w:sz w:val="18"/>
          <w:szCs w:val="18"/>
        </w:rPr>
        <w:t>.</w:t>
      </w:r>
    </w:p>
    <w:p w:rsidR="00A16499" w:rsidRDefault="00A16499"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696FCF" w:rsidRPr="00437E04" w:rsidRDefault="00696FCF" w:rsidP="00165743">
      <w:pPr>
        <w:pStyle w:val="Heading2"/>
        <w:ind w:left="180" w:firstLine="0"/>
        <w:rPr>
          <w:rFonts w:ascii="Times New Roman" w:hAnsi="Times New Roman" w:cs="Times New Roman"/>
          <w:b w:val="0"/>
          <w:color w:val="000000"/>
        </w:rPr>
      </w:pPr>
      <w:bookmarkStart w:id="1114" w:name="_Toc297152623"/>
      <w:r w:rsidRPr="00437E04">
        <w:rPr>
          <w:rFonts w:ascii="Times New Roman" w:hAnsi="Times New Roman" w:cs="Times New Roman"/>
          <w:color w:val="191919"/>
          <w:sz w:val="28"/>
          <w:szCs w:val="28"/>
        </w:rPr>
        <w:t>A</w:t>
      </w:r>
      <w:r w:rsidRPr="00437E04">
        <w:rPr>
          <w:rFonts w:ascii="Times New Roman" w:hAnsi="Times New Roman" w:cs="Times New Roman"/>
          <w:color w:val="191919"/>
        </w:rPr>
        <w:t xml:space="preserve">CADEMIC </w:t>
      </w:r>
      <w:r w:rsidRPr="00437E04">
        <w:rPr>
          <w:rFonts w:ascii="Times New Roman" w:hAnsi="Times New Roman" w:cs="Times New Roman"/>
          <w:color w:val="191919"/>
          <w:sz w:val="28"/>
          <w:szCs w:val="28"/>
        </w:rPr>
        <w:t>S</w:t>
      </w:r>
      <w:r w:rsidRPr="00437E04">
        <w:rPr>
          <w:rFonts w:ascii="Times New Roman" w:hAnsi="Times New Roman" w:cs="Times New Roman"/>
          <w:color w:val="191919"/>
        </w:rPr>
        <w:t xml:space="preserve">TATUS </w:t>
      </w:r>
      <w:r w:rsidRPr="00437E04">
        <w:rPr>
          <w:rFonts w:ascii="Times New Roman" w:hAnsi="Times New Roman" w:cs="Times New Roman"/>
          <w:color w:val="191919"/>
          <w:sz w:val="28"/>
          <w:szCs w:val="28"/>
        </w:rPr>
        <w:t>P</w:t>
      </w:r>
      <w:r w:rsidRPr="00437E04">
        <w:rPr>
          <w:rFonts w:ascii="Times New Roman" w:hAnsi="Times New Roman" w:cs="Times New Roman"/>
          <w:color w:val="191919"/>
        </w:rPr>
        <w:t>OLICY</w:t>
      </w:r>
      <w:bookmarkEnd w:id="1114"/>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Albany State University seeks to maintain quality degree programs that enable all students to graduate in a timely manner and to compete successfully in their chosen discipline. To ensure this high priority goal, the University requires its students to make reasonable academic progress. Albany State University requires a minimum grade point average of 2.00 (C average) for graduation, although some majors may require a higher average. If a student is to make and maintain satisfactory progress toward graduation, he must adhere to certain standards. Three primary factors affect a student’s academic status:  a) the cumulative grade point average (CGPA); the number of semester hours earned; and the number of semesters completed.</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 whose cumulative GPA falls below 2.00 exhibits academic deficiencies and appropriate action is required.  Academic probation serves as the initial notice that the student’s performance is not currently meeting the minimum grade point average required for graduation.  Probation is designed to achieve three goals:  1) to make clear to all concerned the inadequacy of a student’s performance; 2) to provide occasion for necessary counseling; and 3) to give students whose success is in doubt an additional opportunity to demonstrate performance.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retention of students, who demonstrate, even with proactive academic advisement and other institutional support, a lack of ability, industry, maturity, and/or preparation, would be inconsistent with the mission and vision of Albany State University. Students with continuous   unsatisfactory academic progress will be placed on academic suspension, and ultimately such unsatisfactory academic progress could lead to dismissal from the University.  Suspension is imposed as a strong indication that the student being suspended should withdraw from the University, at least for a time (one or two semesters) to reassess the appropriateness of a college career, or to make necessary fundamental adjustments in attitudes, behavior, or other circumstances impeding satisfactory academic progress. </w:t>
      </w:r>
    </w:p>
    <w:p w:rsid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696FCF" w:rsidP="00165743">
      <w:pPr>
        <w:pStyle w:val="Heading2"/>
        <w:ind w:firstLine="180"/>
        <w:rPr>
          <w:rFonts w:ascii="Times New Roman" w:hAnsi="Times New Roman" w:cs="Times New Roman"/>
          <w:b w:val="0"/>
          <w:color w:val="000000"/>
          <w:sz w:val="18"/>
          <w:szCs w:val="18"/>
        </w:rPr>
      </w:pPr>
      <w:bookmarkStart w:id="1115" w:name="_Toc297152624"/>
      <w:r w:rsidRPr="00165743">
        <w:rPr>
          <w:rFonts w:ascii="Times New Roman" w:hAnsi="Times New Roman" w:cs="Times New Roman"/>
          <w:color w:val="000000"/>
          <w:sz w:val="24"/>
          <w:szCs w:val="24"/>
        </w:rPr>
        <w:lastRenderedPageBreak/>
        <w:t>S</w:t>
      </w:r>
      <w:r w:rsidRPr="00696FCF">
        <w:rPr>
          <w:rFonts w:ascii="Times New Roman" w:hAnsi="Times New Roman" w:cs="Times New Roman"/>
          <w:color w:val="000000"/>
          <w:sz w:val="18"/>
          <w:szCs w:val="18"/>
        </w:rPr>
        <w:t xml:space="preserve">TAGES OF </w:t>
      </w:r>
      <w:r w:rsidRPr="00005A6A">
        <w:rPr>
          <w:rFonts w:ascii="Times New Roman" w:hAnsi="Times New Roman" w:cs="Times New Roman"/>
          <w:color w:val="000000"/>
          <w:sz w:val="24"/>
          <w:szCs w:val="24"/>
        </w:rPr>
        <w:t>P</w:t>
      </w:r>
      <w:r w:rsidRPr="00696FCF">
        <w:rPr>
          <w:rFonts w:ascii="Times New Roman" w:hAnsi="Times New Roman" w:cs="Times New Roman"/>
          <w:color w:val="000000"/>
          <w:sz w:val="18"/>
          <w:szCs w:val="18"/>
        </w:rPr>
        <w:t xml:space="preserve">ROGRESS WITH </w:t>
      </w:r>
      <w:r w:rsidRPr="00005A6A">
        <w:rPr>
          <w:rFonts w:ascii="Times New Roman" w:hAnsi="Times New Roman" w:cs="Times New Roman"/>
          <w:color w:val="000000"/>
          <w:sz w:val="24"/>
          <w:szCs w:val="24"/>
        </w:rPr>
        <w:t>M</w:t>
      </w:r>
      <w:r w:rsidRPr="00696FCF">
        <w:rPr>
          <w:rFonts w:ascii="Times New Roman" w:hAnsi="Times New Roman" w:cs="Times New Roman"/>
          <w:color w:val="000000"/>
          <w:sz w:val="18"/>
          <w:szCs w:val="18"/>
        </w:rPr>
        <w:t xml:space="preserve">INIMUM </w:t>
      </w:r>
      <w:r w:rsidRPr="00005A6A">
        <w:rPr>
          <w:rFonts w:ascii="Times New Roman" w:hAnsi="Times New Roman" w:cs="Times New Roman"/>
          <w:color w:val="000000"/>
          <w:sz w:val="24"/>
          <w:szCs w:val="24"/>
        </w:rPr>
        <w:t>GPA</w:t>
      </w:r>
      <w:r w:rsidRPr="00696FCF">
        <w:rPr>
          <w:rFonts w:ascii="Times New Roman" w:hAnsi="Times New Roman" w:cs="Times New Roman"/>
          <w:color w:val="000000"/>
          <w:sz w:val="18"/>
          <w:szCs w:val="18"/>
        </w:rPr>
        <w:t xml:space="preserve"> </w:t>
      </w:r>
      <w:r w:rsidRPr="00005A6A">
        <w:rPr>
          <w:rFonts w:ascii="Times New Roman" w:hAnsi="Times New Roman" w:cs="Times New Roman"/>
          <w:color w:val="000000"/>
          <w:sz w:val="24"/>
          <w:szCs w:val="24"/>
        </w:rPr>
        <w:t>R</w:t>
      </w:r>
      <w:r w:rsidRPr="00696FCF">
        <w:rPr>
          <w:rFonts w:ascii="Times New Roman" w:hAnsi="Times New Roman" w:cs="Times New Roman"/>
          <w:color w:val="000000"/>
          <w:sz w:val="18"/>
          <w:szCs w:val="18"/>
        </w:rPr>
        <w:t>EQUIRED</w:t>
      </w:r>
      <w:bookmarkEnd w:id="1115"/>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student’s academic progress is determined by the cumulative GPA earned from the semester hours attempted at Albany State University.  Transfer credits are not included in computing grade-point averages.  For the purpose of assessing the student’s academic progress, each student’s transcript will be evaluated at the end of the </w:t>
      </w:r>
      <w:proofErr w:type="gramStart"/>
      <w:r w:rsidRPr="00696FCF">
        <w:rPr>
          <w:rFonts w:ascii="Times New Roman" w:hAnsi="Times New Roman" w:cs="Times New Roman"/>
          <w:color w:val="000000"/>
          <w:sz w:val="18"/>
          <w:szCs w:val="18"/>
        </w:rPr>
        <w:t>Spring</w:t>
      </w:r>
      <w:proofErr w:type="gramEnd"/>
      <w:r w:rsidRPr="00696FCF">
        <w:rPr>
          <w:rFonts w:ascii="Times New Roman" w:hAnsi="Times New Roman" w:cs="Times New Roman"/>
          <w:color w:val="000000"/>
          <w:sz w:val="18"/>
          <w:szCs w:val="18"/>
        </w:rPr>
        <w:t xml:space="preserve"> and Fall Semesters.  Any student whose cumulative grade point average is less than 2.00 will be placed on probation the first semester after the cumulative GPA drops below 2.00.  After the initial semester of academic probation, the academic sanctions in the chart below will apply. </w:t>
      </w:r>
    </w:p>
    <w:p w:rsidR="00696FCF" w:rsidRPr="00696FCF" w:rsidRDefault="00696FCF" w:rsidP="00D438E2">
      <w:pPr>
        <w:ind w:left="180" w:right="130" w:firstLine="0"/>
        <w:jc w:val="both"/>
        <w:rPr>
          <w:rFonts w:ascii="Times New Roman" w:hAnsi="Times New Roman" w:cs="Times New Roman"/>
          <w:b/>
          <w:color w:val="000000"/>
          <w:sz w:val="18"/>
          <w:szCs w:val="18"/>
        </w:rPr>
      </w:pPr>
    </w:p>
    <w:tbl>
      <w:tblPr>
        <w:tblW w:w="0" w:type="auto"/>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88"/>
        <w:gridCol w:w="2052"/>
        <w:gridCol w:w="3528"/>
      </w:tblGrid>
      <w:tr w:rsidR="00696FCF" w:rsidRPr="00696FCF" w:rsidTr="00437E04">
        <w:trPr>
          <w:trHeight w:val="465"/>
        </w:trPr>
        <w:tc>
          <w:tcPr>
            <w:tcW w:w="298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Semester Hours Earned</w:t>
            </w:r>
          </w:p>
        </w:tc>
        <w:tc>
          <w:tcPr>
            <w:tcW w:w="2052" w:type="dxa"/>
            <w:shd w:val="clear" w:color="auto" w:fill="D9D9D9" w:themeFill="background1" w:themeFillShade="D9"/>
          </w:tcPr>
          <w:p w:rsidR="00696FCF" w:rsidRPr="00696FCF" w:rsidRDefault="00696FCF" w:rsidP="00EE4835">
            <w:pPr>
              <w:spacing w:after="0"/>
              <w:ind w:left="34" w:right="-88"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Cumulative GPA</w:t>
            </w:r>
          </w:p>
        </w:tc>
        <w:tc>
          <w:tcPr>
            <w:tcW w:w="352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Academic Sanction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1-30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1.50-1.99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1.50</w:t>
            </w:r>
          </w:p>
        </w:tc>
        <w:tc>
          <w:tcPr>
            <w:tcW w:w="3528" w:type="dxa"/>
          </w:tcPr>
          <w:p w:rsid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r>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31-60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1.75-1.99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1.75</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61-90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1.90</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&gt; 90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Probation (with Semester GPA</w:t>
            </w:r>
            <w:r>
              <w:rPr>
                <w:rFonts w:ascii="Times New Roman" w:hAnsi="Times New Roman" w:cs="Times New Roman"/>
                <w:color w:val="000000"/>
                <w:sz w:val="18"/>
                <w:szCs w:val="18"/>
              </w:rPr>
              <w:t xml:space="preserve"> </w:t>
            </w:r>
            <w:r w:rsidRPr="00696FCF">
              <w:rPr>
                <w:rFonts w:ascii="Times New Roman" w:hAnsi="Times New Roman" w:cs="Times New Roman"/>
                <w:color w:val="000000"/>
                <w:sz w:val="18"/>
                <w:szCs w:val="18"/>
              </w:rPr>
              <w:t xml:space="preserve"> &gt;= 2.00)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 (with Semester GPA &lt; 2.00)</w:t>
            </w:r>
          </w:p>
        </w:tc>
      </w:tr>
    </w:tbl>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437E04" w:rsidP="00165743">
      <w:pPr>
        <w:pStyle w:val="Heading2"/>
        <w:ind w:firstLine="180"/>
        <w:rPr>
          <w:rFonts w:ascii="Times New Roman" w:hAnsi="Times New Roman" w:cs="Times New Roman"/>
          <w:b w:val="0"/>
          <w:color w:val="000000"/>
          <w:sz w:val="18"/>
          <w:szCs w:val="18"/>
        </w:rPr>
      </w:pPr>
      <w:bookmarkStart w:id="1116" w:name="_Toc297152625"/>
      <w:r w:rsidRPr="00165743">
        <w:rPr>
          <w:rFonts w:ascii="Times New Roman" w:hAnsi="Times New Roman" w:cs="Times New Roman"/>
          <w:color w:val="000000"/>
          <w:sz w:val="24"/>
          <w:szCs w:val="24"/>
        </w:rPr>
        <w:t>G</w:t>
      </w:r>
      <w:r w:rsidRPr="00696FCF">
        <w:rPr>
          <w:rFonts w:ascii="Times New Roman" w:hAnsi="Times New Roman" w:cs="Times New Roman"/>
          <w:color w:val="000000"/>
          <w:sz w:val="18"/>
          <w:szCs w:val="18"/>
        </w:rPr>
        <w:t xml:space="preserve">OOD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TANDING</w:t>
      </w:r>
      <w:bookmarkEnd w:id="1116"/>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is considered in Good Standing with the University as long as his/her Institutional cumulative GPA is at least 2.00.  A student may be in good standing with an Institutional cumulative GPA of 2.00 but may be required to have a higher GPA for progression in a major or for graduation as determined by the major department.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1117" w:name="_Toc297152626"/>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ROBATION</w:t>
      </w:r>
      <w:bookmarkEnd w:id="1117"/>
    </w:p>
    <w:p w:rsid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will be placed on academic probation at the end of any semester in which the Institutional cumulative grade point average falls below 2.00.  A student who is placed on academic probation must meet with an academic advisor in the Advisement Center and his/her academic advisor in his or her academic department prior to registration and is restricted to registering for no more than four (4) courses, not to exceed 13 semester-hours.  In addition, a student on probation, especially those on probation for the first time will be required to develop an academic success plan.   A student will remain on probation until the cumulative GPA is 2.00.</w:t>
      </w:r>
    </w:p>
    <w:p w:rsidR="00D438E2" w:rsidRPr="00696FCF" w:rsidRDefault="00D438E2" w:rsidP="00D438E2">
      <w:pPr>
        <w:ind w:left="180" w:right="130" w:firstLine="0"/>
        <w:jc w:val="both"/>
        <w:rPr>
          <w:rFonts w:ascii="Times New Roman" w:hAnsi="Times New Roman" w:cs="Times New Roman"/>
          <w:color w:val="000000"/>
          <w:sz w:val="18"/>
          <w:szCs w:val="18"/>
        </w:rPr>
      </w:pP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w:t>
      </w:r>
      <w:r>
        <w:rPr>
          <w:rFonts w:ascii="Times New Roman" w:hAnsi="Times New Roman"/>
          <w:color w:val="191919"/>
          <w:sz w:val="18"/>
          <w:szCs w:val="18"/>
        </w:rPr>
        <w:t>2</w:t>
      </w:r>
      <w:r>
        <w:rPr>
          <w:rFonts w:ascii="Times New Roman" w:hAnsi="Times New Roman"/>
          <w:color w:val="191919"/>
          <w:spacing w:val="-2"/>
          <w:sz w:val="18"/>
          <w:szCs w:val="18"/>
        </w:rPr>
        <w:t xml:space="preserve"> hour</w:t>
      </w:r>
      <w:r>
        <w:rPr>
          <w:rFonts w:ascii="Times New Roman" w:hAnsi="Times New Roman"/>
          <w:color w:val="191919"/>
          <w:sz w:val="18"/>
          <w:szCs w:val="18"/>
        </w:rPr>
        <w:t>s</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part-tim</w:t>
      </w:r>
      <w:r>
        <w:rPr>
          <w:rFonts w:ascii="Times New Roman" w:hAnsi="Times New Roman"/>
          <w:color w:val="191919"/>
          <w:sz w:val="18"/>
          <w:szCs w:val="18"/>
        </w:rPr>
        <w:t>e</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en</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firs</w:t>
      </w:r>
      <w:r>
        <w:rPr>
          <w:rFonts w:ascii="Times New Roman" w:hAnsi="Times New Roman"/>
          <w:color w:val="191919"/>
          <w:sz w:val="18"/>
          <w:szCs w:val="18"/>
        </w:rPr>
        <w:t>t</w:t>
      </w:r>
      <w:r>
        <w:rPr>
          <w:rFonts w:ascii="Times New Roman" w:hAnsi="Times New Roman"/>
          <w:color w:val="191919"/>
          <w:spacing w:val="-2"/>
          <w:sz w:val="18"/>
          <w:szCs w:val="18"/>
        </w:rPr>
        <w:t xml:space="preserve"> tw</w:t>
      </w:r>
      <w:r>
        <w:rPr>
          <w:rFonts w:ascii="Times New Roman" w:hAnsi="Times New Roman"/>
          <w:color w:val="191919"/>
          <w:sz w:val="18"/>
          <w:szCs w:val="18"/>
        </w:rPr>
        <w:t>o</w:t>
      </w:r>
      <w:r>
        <w:rPr>
          <w:rFonts w:ascii="Times New Roman" w:hAnsi="Times New Roman"/>
          <w:color w:val="191919"/>
          <w:spacing w:val="-2"/>
          <w:sz w:val="18"/>
          <w:szCs w:val="18"/>
        </w:rPr>
        <w:t xml:space="preserve"> semesters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omplet</w:t>
      </w:r>
      <w:r>
        <w:rPr>
          <w:rFonts w:ascii="Times New Roman" w:hAnsi="Times New Roman"/>
          <w:color w:val="191919"/>
          <w:sz w:val="18"/>
          <w:szCs w:val="18"/>
        </w:rPr>
        <w:t>e</w:t>
      </w:r>
      <w:r>
        <w:rPr>
          <w:rFonts w:ascii="Times New Roman" w:hAnsi="Times New Roman"/>
          <w:color w:val="191919"/>
          <w:spacing w:val="-2"/>
          <w:sz w:val="18"/>
          <w:szCs w:val="18"/>
        </w:rPr>
        <w:t xml:space="preserve"> one- hal</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place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academic probation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w:t>
      </w:r>
      <w:r>
        <w:rPr>
          <w:rFonts w:ascii="Times New Roman" w:hAnsi="Times New Roman"/>
          <w:color w:val="191919"/>
          <w:spacing w:val="-3"/>
          <w:sz w:val="18"/>
          <w:szCs w:val="18"/>
        </w:rPr>
        <w:t>e</w:t>
      </w:r>
      <w:r>
        <w:rPr>
          <w:rFonts w:ascii="Times New Roman" w:hAnsi="Times New Roman"/>
          <w:color w:val="191919"/>
          <w:spacing w:val="-2"/>
          <w:sz w:val="18"/>
          <w:szCs w:val="18"/>
        </w:rPr>
        <w:t>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 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suspende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elect</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hi</w:t>
      </w:r>
      <w:r>
        <w:rPr>
          <w:rFonts w:ascii="Times New Roman" w:hAnsi="Times New Roman"/>
          <w:color w:val="191919"/>
          <w:sz w:val="18"/>
          <w:szCs w:val="18"/>
        </w:rPr>
        <w:t xml:space="preserve">s </w:t>
      </w:r>
      <w:r>
        <w:rPr>
          <w:rFonts w:ascii="Times New Roman" w:hAnsi="Times New Roman"/>
          <w:color w:val="191919"/>
          <w:spacing w:val="-2"/>
          <w:sz w:val="18"/>
          <w:szCs w:val="18"/>
        </w:rPr>
        <w:t>majo</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w:t>
      </w:r>
      <w:r>
        <w:rPr>
          <w:rFonts w:ascii="Times New Roman" w:hAnsi="Times New Roman"/>
          <w:color w:val="191919"/>
          <w:sz w:val="18"/>
          <w:szCs w:val="18"/>
        </w:rPr>
        <w:t xml:space="preserve">y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7</w:t>
      </w:r>
      <w:r>
        <w:rPr>
          <w:rFonts w:ascii="Times New Roman" w:hAnsi="Times New Roman"/>
          <w:color w:val="191919"/>
          <w:sz w:val="18"/>
          <w:szCs w:val="18"/>
        </w:rPr>
        <w:t xml:space="preserve">6 </w:t>
      </w:r>
      <w:r>
        <w:rPr>
          <w:rFonts w:ascii="Times New Roman" w:hAnsi="Times New Roman"/>
          <w:color w:val="191919"/>
          <w:spacing w:val="-2"/>
          <w:sz w:val="18"/>
          <w:szCs w:val="18"/>
        </w:rPr>
        <w:t>semeste</w:t>
      </w:r>
      <w:r>
        <w:rPr>
          <w:rFonts w:ascii="Times New Roman" w:hAnsi="Times New Roman"/>
          <w:color w:val="191919"/>
          <w:sz w:val="18"/>
          <w:szCs w:val="18"/>
        </w:rPr>
        <w:t xml:space="preserve">r </w:t>
      </w:r>
      <w:r>
        <w:rPr>
          <w:rFonts w:ascii="Times New Roman" w:hAnsi="Times New Roman"/>
          <w:color w:val="191919"/>
          <w:spacing w:val="-2"/>
          <w:sz w:val="18"/>
          <w:szCs w:val="18"/>
        </w:rPr>
        <w:t>hours</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reconside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adherenc</w:t>
      </w:r>
      <w:r>
        <w:rPr>
          <w:rFonts w:ascii="Times New Roman" w:hAnsi="Times New Roman"/>
          <w:color w:val="191919"/>
          <w:sz w:val="18"/>
          <w:szCs w:val="18"/>
        </w:rPr>
        <w:t xml:space="preserve">e </w:t>
      </w:r>
      <w:r>
        <w:rPr>
          <w:rFonts w:ascii="Times New Roman" w:hAnsi="Times New Roman"/>
          <w:color w:val="191919"/>
          <w:spacing w:val="-2"/>
          <w:sz w:val="18"/>
          <w:szCs w:val="18"/>
        </w:rPr>
        <w:t>to 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reevaluate</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individua</w:t>
      </w:r>
      <w:r>
        <w:rPr>
          <w:rFonts w:ascii="Times New Roman" w:hAnsi="Times New Roman"/>
          <w:color w:val="191919"/>
          <w:sz w:val="18"/>
          <w:szCs w:val="18"/>
        </w:rPr>
        <w:t xml:space="preserve">l </w:t>
      </w:r>
      <w:r>
        <w:rPr>
          <w:rFonts w:ascii="Times New Roman" w:hAnsi="Times New Roman"/>
          <w:color w:val="191919"/>
          <w:spacing w:val="-2"/>
          <w:sz w:val="18"/>
          <w:szCs w:val="18"/>
        </w:rPr>
        <w:t>basis</w:t>
      </w:r>
      <w:r>
        <w:rPr>
          <w:rFonts w:ascii="Times New Roman" w:hAnsi="Times New Roman"/>
          <w:color w:val="19191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additiona</w:t>
      </w:r>
      <w:r>
        <w:rPr>
          <w:rFonts w:ascii="Times New Roman" w:hAnsi="Times New Roman"/>
          <w:color w:val="191919"/>
          <w:sz w:val="18"/>
          <w:szCs w:val="18"/>
        </w:rPr>
        <w:t xml:space="preserve">l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frame</w:t>
      </w:r>
      <w:r>
        <w:rPr>
          <w:rFonts w:ascii="Times New Roman" w:hAnsi="Times New Roman"/>
          <w:color w:val="191919"/>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 xml:space="preserve">y </w:t>
      </w:r>
      <w:r>
        <w:rPr>
          <w:rFonts w:ascii="Times New Roman" w:hAnsi="Times New Roman"/>
          <w:color w:val="191919"/>
          <w:spacing w:val="-2"/>
          <w:sz w:val="18"/>
          <w:szCs w:val="18"/>
        </w:rPr>
        <w:t>on</w:t>
      </w:r>
      <w:r>
        <w:rPr>
          <w:rFonts w:ascii="Times New Roman" w:hAnsi="Times New Roman"/>
          <w:color w:val="191919"/>
          <w:sz w:val="18"/>
          <w:szCs w:val="18"/>
        </w:rPr>
        <w:t xml:space="preserve">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of stud</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increasin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frame</w:t>
      </w:r>
      <w:r>
        <w:rPr>
          <w:rFonts w:ascii="Times New Roman" w:hAnsi="Times New Roman"/>
          <w:color w:val="191919"/>
          <w:sz w:val="18"/>
          <w:szCs w:val="18"/>
        </w:rPr>
        <w:t>.</w:t>
      </w:r>
    </w:p>
    <w:p w:rsidR="00696FCF" w:rsidRPr="00696FCF" w:rsidRDefault="00437E04" w:rsidP="00165743">
      <w:pPr>
        <w:pStyle w:val="Heading2"/>
        <w:ind w:firstLine="180"/>
        <w:rPr>
          <w:rFonts w:ascii="Times New Roman" w:hAnsi="Times New Roman" w:cs="Times New Roman"/>
          <w:color w:val="000000"/>
          <w:sz w:val="18"/>
          <w:szCs w:val="18"/>
        </w:rPr>
      </w:pPr>
      <w:bookmarkStart w:id="1118" w:name="_Toc297152627"/>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T</w:t>
      </w:r>
      <w:r w:rsidRPr="00696FCF">
        <w:rPr>
          <w:rFonts w:ascii="Times New Roman" w:hAnsi="Times New Roman" w:cs="Times New Roman"/>
          <w:color w:val="000000"/>
          <w:sz w:val="18"/>
          <w:szCs w:val="18"/>
        </w:rPr>
        <w:t xml:space="preserve">RANSITION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1118"/>
      <w:r w:rsidRPr="00696FCF">
        <w:rPr>
          <w:rFonts w:ascii="Times New Roman" w:hAnsi="Times New Roman" w:cs="Times New Roman"/>
          <w:color w:val="000000"/>
          <w:sz w:val="18"/>
          <w:szCs w:val="18"/>
        </w:rPr>
        <w:t xml:space="preserve"> </w:t>
      </w:r>
    </w:p>
    <w:p w:rsidR="00696FCF" w:rsidRPr="00165743" w:rsidRDefault="00696FCF" w:rsidP="00D438E2">
      <w:pPr>
        <w:ind w:left="180" w:right="130" w:firstLine="0"/>
        <w:jc w:val="both"/>
        <w:rPr>
          <w:rFonts w:ascii="Times New Roman" w:hAnsi="Times New Roman" w:cs="Times New Roman"/>
          <w:color w:val="000000"/>
          <w:sz w:val="18"/>
          <w:szCs w:val="18"/>
        </w:rPr>
      </w:pPr>
      <w:r w:rsidRPr="00165743">
        <w:rPr>
          <w:rFonts w:ascii="Times New Roman" w:hAnsi="Times New Roman" w:cs="Times New Roman"/>
          <w:color w:val="000000"/>
          <w:sz w:val="18"/>
          <w:szCs w:val="18"/>
        </w:rPr>
        <w:t>Students with cumulative GPA below the minimum CGPA required for admission to their chosen academic major</w:t>
      </w:r>
    </w:p>
    <w:p w:rsid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Numerous academic majors at ASU have cumulative GPA requirements </w:t>
      </w:r>
      <w:r w:rsidRPr="00D438E2">
        <w:rPr>
          <w:rFonts w:ascii="Times New Roman" w:hAnsi="Times New Roman"/>
          <w:b/>
          <w:color w:val="000000"/>
          <w:sz w:val="18"/>
          <w:szCs w:val="18"/>
        </w:rPr>
        <w:t>above</w:t>
      </w:r>
      <w:r w:rsidRPr="00D438E2">
        <w:rPr>
          <w:rFonts w:ascii="Times New Roman" w:hAnsi="Times New Roman"/>
          <w:color w:val="000000"/>
          <w:sz w:val="18"/>
          <w:szCs w:val="18"/>
        </w:rPr>
        <w:t xml:space="preserve"> the 2.0 that is required to maintain a “good academic standing” status at the University.  The following policy shall apply to those students whose cumulative grade point averages are below the minimum CGPA required for admission into their chosen academic majors: </w:t>
      </w:r>
    </w:p>
    <w:p w:rsidR="00D438E2" w:rsidRDefault="00D438E2" w:rsidP="00D438E2">
      <w:pPr>
        <w:pStyle w:val="ListParagraph"/>
        <w:ind w:left="180" w:right="130"/>
        <w:jc w:val="both"/>
        <w:rPr>
          <w:rFonts w:ascii="Times New Roman" w:hAnsi="Times New Roman"/>
          <w:color w:val="000000"/>
          <w:sz w:val="18"/>
          <w:szCs w:val="18"/>
        </w:rPr>
      </w:pPr>
    </w:p>
    <w:p w:rsidR="00696FCF" w:rsidRP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A. Students who have earned less than 60 semester-hours and </w:t>
      </w:r>
      <w:proofErr w:type="gramStart"/>
      <w:r w:rsidRPr="00D438E2">
        <w:rPr>
          <w:rFonts w:ascii="Times New Roman" w:hAnsi="Times New Roman"/>
          <w:color w:val="000000"/>
          <w:sz w:val="18"/>
          <w:szCs w:val="18"/>
        </w:rPr>
        <w:t>whose</w:t>
      </w:r>
      <w:proofErr w:type="gramEnd"/>
      <w:r w:rsidRPr="00D438E2">
        <w:rPr>
          <w:rFonts w:ascii="Times New Roman" w:hAnsi="Times New Roman"/>
          <w:color w:val="000000"/>
          <w:sz w:val="18"/>
          <w:szCs w:val="18"/>
        </w:rPr>
        <w:t xml:space="preserve"> cumulative GPA’s do not meet the minimum required by their chosen academic majors will be required to meet with their advisors to develop academic success plans which may require change of majors.  These students will:</w:t>
      </w:r>
    </w:p>
    <w:p w:rsidR="00696FCF" w:rsidRPr="00696FCF" w:rsidRDefault="00696FCF" w:rsidP="00D438E2">
      <w:pPr>
        <w:pStyle w:val="ListParagraph"/>
        <w:numPr>
          <w:ilvl w:val="0"/>
          <w:numId w:val="76"/>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classified as a major in the area for which they no longer qualify</w:t>
      </w:r>
    </w:p>
    <w:p w:rsidR="00696FCF" w:rsidRPr="00696FCF" w:rsidRDefault="00696FCF" w:rsidP="00D438E2">
      <w:pPr>
        <w:pStyle w:val="ListParagraph"/>
        <w:numPr>
          <w:ilvl w:val="0"/>
          <w:numId w:val="76"/>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not be able to take upper division (3000 and 4000 level) courses in the major</w:t>
      </w:r>
    </w:p>
    <w:p w:rsidR="00696FCF" w:rsidRPr="00696FCF" w:rsidRDefault="00696FCF" w:rsidP="00D438E2">
      <w:pPr>
        <w:pStyle w:val="ListParagraph"/>
        <w:numPr>
          <w:ilvl w:val="0"/>
          <w:numId w:val="76"/>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able to apply for an audit</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B.  Students who have achieved 60 hours or more and </w:t>
      </w:r>
      <w:proofErr w:type="gramStart"/>
      <w:r w:rsidRPr="00696FCF">
        <w:rPr>
          <w:rFonts w:ascii="Times New Roman" w:hAnsi="Times New Roman" w:cs="Times New Roman"/>
          <w:color w:val="000000"/>
          <w:sz w:val="18"/>
          <w:szCs w:val="18"/>
        </w:rPr>
        <w:t>whose</w:t>
      </w:r>
      <w:proofErr w:type="gramEnd"/>
      <w:r w:rsidRPr="00696FCF">
        <w:rPr>
          <w:rFonts w:ascii="Times New Roman" w:hAnsi="Times New Roman" w:cs="Times New Roman"/>
          <w:color w:val="000000"/>
          <w:sz w:val="18"/>
          <w:szCs w:val="18"/>
        </w:rPr>
        <w:t xml:space="preserve"> cumulative GPA’s do not meet the minimum CGPA required by their academic majors will be required to meet with their advisors to develop academic success plans which will likely require the students to change their majors.</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The chair will evaluate the student’s academic record to determine, among other things, if the possibility exists for the student to bring the cumulative GPA up to the minimum required.  From this session the students will be given one of the following options:</w:t>
      </w:r>
    </w:p>
    <w:p w:rsidR="00696FCF" w:rsidRPr="00696FCF" w:rsidRDefault="00696FCF" w:rsidP="00D438E2">
      <w:pPr>
        <w:pStyle w:val="ListParagraph"/>
        <w:numPr>
          <w:ilvl w:val="0"/>
          <w:numId w:val="76"/>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t>Probationary status (this classification comes with limitations on the courses students may take – No upper-level courses!).  Only students with cumulative GPA’s close enough to the minimum requirement (1 or 2 tenths of a point) and who have additional core courses to take will be allowed this status.</w:t>
      </w:r>
    </w:p>
    <w:p w:rsidR="00696FCF" w:rsidRPr="00696FCF" w:rsidRDefault="00696FCF" w:rsidP="00D438E2">
      <w:pPr>
        <w:pStyle w:val="ListParagraph"/>
        <w:numPr>
          <w:ilvl w:val="0"/>
          <w:numId w:val="76"/>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lastRenderedPageBreak/>
        <w:t xml:space="preserve">Requirement to </w:t>
      </w:r>
      <w:r w:rsidRPr="00DA25F4">
        <w:rPr>
          <w:rFonts w:ascii="Times New Roman" w:hAnsi="Times New Roman"/>
          <w:color w:val="000000"/>
          <w:sz w:val="18"/>
          <w:szCs w:val="18"/>
        </w:rPr>
        <w:t>change to another major.</w:t>
      </w:r>
      <w:r w:rsidRPr="00696FCF">
        <w:rPr>
          <w:rFonts w:ascii="Times New Roman" w:hAnsi="Times New Roman"/>
          <w:color w:val="000000"/>
          <w:sz w:val="18"/>
          <w:szCs w:val="18"/>
        </w:rPr>
        <w:t xml:space="preserve">  Chairs will assist the student with this process.  </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i/>
          <w:color w:val="000000"/>
          <w:sz w:val="18"/>
          <w:szCs w:val="18"/>
        </w:rPr>
        <w:t xml:space="preserve">The purpose of this policy is to assist the student to either achieve acceptance into his or her preferred major or to help the student transfer out into a more suitable major.  </w:t>
      </w:r>
      <w:r w:rsidRPr="00DA25F4">
        <w:rPr>
          <w:rFonts w:ascii="Times New Roman" w:hAnsi="Times New Roman" w:cs="Times New Roman"/>
          <w:i/>
          <w:color w:val="000000"/>
          <w:sz w:val="18"/>
          <w:szCs w:val="18"/>
        </w:rPr>
        <w:t>Students cannot be left in transition indefinitely.</w:t>
      </w:r>
      <w:r w:rsidRPr="00696FCF">
        <w:rPr>
          <w:rFonts w:ascii="Times New Roman" w:hAnsi="Times New Roman" w:cs="Times New Roman"/>
          <w:b/>
          <w:color w:val="000000"/>
          <w:sz w:val="18"/>
          <w:szCs w:val="18"/>
        </w:rPr>
        <w:t xml:space="preserve"> </w:t>
      </w:r>
      <w:r w:rsidRPr="00696FCF">
        <w:rPr>
          <w:rFonts w:ascii="Times New Roman" w:hAnsi="Times New Roman" w:cs="Times New Roman"/>
          <w:color w:val="000000"/>
          <w:sz w:val="18"/>
          <w:szCs w:val="18"/>
        </w:rPr>
        <w:t xml:space="preserve">   </w:t>
      </w:r>
      <w:r w:rsidRPr="00696FCF">
        <w:rPr>
          <w:rFonts w:ascii="Times New Roman" w:hAnsi="Times New Roman" w:cs="Times New Roman"/>
          <w:b/>
          <w:color w:val="000000"/>
          <w:sz w:val="18"/>
          <w:szCs w:val="18"/>
        </w:rPr>
        <w:t xml:space="preserve">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1119" w:name="_Toc297152628"/>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USPENSION</w:t>
      </w:r>
      <w:bookmarkEnd w:id="1119"/>
      <w:r w:rsidRPr="00696FCF">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contextualSpacing/>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while on academic probation will be suspended if the Institutional cumulative GPA falls below the minimum required GPA specified in the table above. A first suspension will be for one semester. A second suspension will be for two consecutive academic semesters.  Only fall and spring semesters are considered as suspension semesters.  At the end of the Spring Semester, students who are suspended from the University in the Fall Semester are not allowed to attend classes in the Summer Term preceding the Fall Semester of suspension.</w:t>
      </w:r>
    </w:p>
    <w:p w:rsidR="00696FCF" w:rsidRDefault="00696FCF" w:rsidP="00D438E2">
      <w:pPr>
        <w:ind w:left="180" w:right="130" w:firstLine="0"/>
        <w:contextualSpacing/>
        <w:jc w:val="both"/>
        <w:rPr>
          <w:rFonts w:ascii="Times New Roman" w:hAnsi="Times New Roman" w:cs="Times New Roman"/>
          <w:b/>
          <w:color w:val="000000"/>
          <w:sz w:val="18"/>
          <w:szCs w:val="18"/>
        </w:rPr>
      </w:pPr>
    </w:p>
    <w:p w:rsidR="00D438E2" w:rsidRPr="00D438E2" w:rsidRDefault="00D438E2" w:rsidP="00D438E2">
      <w:pPr>
        <w:widowControl w:val="0"/>
        <w:autoSpaceDE w:val="0"/>
        <w:autoSpaceDN w:val="0"/>
        <w:adjustRightInd w:val="0"/>
        <w:spacing w:after="0" w:line="250" w:lineRule="auto"/>
        <w:ind w:left="180" w:right="130" w:firstLine="0"/>
        <w:jc w:val="both"/>
        <w:rPr>
          <w:rFonts w:ascii="Times New Roman" w:hAnsi="Times New Roman"/>
          <w:color w:val="000000" w:themeColor="text1"/>
          <w:sz w:val="18"/>
          <w:szCs w:val="18"/>
        </w:rPr>
      </w:pPr>
      <w:proofErr w:type="gramStart"/>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Status</w:t>
      </w:r>
      <w:r w:rsidRPr="00D438E2">
        <w:rPr>
          <w:rFonts w:ascii="Times New Roman" w:hAnsi="Times New Roman"/>
          <w:color w:val="000000" w:themeColor="text1"/>
          <w:sz w:val="18"/>
          <w:szCs w:val="18"/>
        </w:rPr>
        <w:t>.</w:t>
      </w:r>
      <w:proofErr w:type="gramEnd"/>
      <w:r w:rsidRPr="00D438E2">
        <w:rPr>
          <w:rFonts w:ascii="Times New Roman" w:hAnsi="Times New Roman"/>
          <w:color w:val="000000" w:themeColor="text1"/>
          <w:spacing w:val="-7"/>
          <w:sz w:val="18"/>
          <w:szCs w:val="18"/>
        </w:rPr>
        <w:t xml:space="preserve"> </w:t>
      </w:r>
      <w:r w:rsidRPr="00D438E2">
        <w:rPr>
          <w:rFonts w:ascii="Times New Roman" w:hAnsi="Times New Roman"/>
          <w:color w:val="000000" w:themeColor="text1"/>
          <w:spacing w:val="-14"/>
          <w:sz w:val="18"/>
          <w:szCs w:val="18"/>
        </w:rPr>
        <w:t>T</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preclud</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havin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tw</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(on</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anothe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same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appl</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Bot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course</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tracke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u</w:t>
      </w:r>
      <w:r w:rsidRPr="00D438E2">
        <w:rPr>
          <w:rFonts w:ascii="Times New Roman" w:hAnsi="Times New Roman"/>
          <w:color w:val="000000" w:themeColor="text1"/>
          <w:spacing w:val="-3"/>
          <w:sz w:val="18"/>
          <w:szCs w:val="18"/>
        </w:rPr>
        <w:t>s</w:t>
      </w:r>
      <w:r w:rsidRPr="00D438E2">
        <w:rPr>
          <w:rFonts w:ascii="Times New Roman" w:hAnsi="Times New Roman"/>
          <w:color w:val="000000" w:themeColor="text1"/>
          <w:spacing w:val="-2"/>
          <w:sz w:val="18"/>
          <w:szCs w:val="18"/>
        </w:rPr>
        <w: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describe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beginnin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enterin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Universit</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5"/>
          <w:sz w:val="18"/>
          <w:szCs w:val="18"/>
        </w:rPr>
        <w:t xml:space="preserve"> </w:t>
      </w:r>
      <w:r w:rsidRPr="00D438E2">
        <w:rPr>
          <w:rFonts w:ascii="Times New Roman" w:hAnsi="Times New Roman"/>
          <w:color w:val="000000" w:themeColor="text1"/>
          <w:spacing w:val="-2"/>
          <w:sz w:val="18"/>
          <w:szCs w:val="18"/>
        </w:rPr>
        <w:t>Support.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1120" w:name="_Toc297152629"/>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D</w:t>
      </w:r>
      <w:r w:rsidRPr="00696FCF">
        <w:rPr>
          <w:rFonts w:ascii="Times New Roman" w:hAnsi="Times New Roman" w:cs="Times New Roman"/>
          <w:color w:val="000000"/>
          <w:sz w:val="18"/>
          <w:szCs w:val="18"/>
        </w:rPr>
        <w:t>ISMISSAL</w:t>
      </w:r>
      <w:bookmarkEnd w:id="1120"/>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For a student whose cumulative GPA falls below the minimum required GPA specified in the table above and who has previously had two academic suspensions, the third  suspension will  result  in the student being  academically dismissed from the University for a minimum period of five (5) years.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1121" w:name="_Toc297152630"/>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IGHT OF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PPEAL</w:t>
      </w:r>
      <w:bookmarkEnd w:id="1121"/>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Decisions on academic suspension are final and not subject to appeal.</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1122" w:name="_Toc297152631"/>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EADMISSION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FTER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 xml:space="preserve">USPENSION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1122"/>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Students who previously attended ASU and have not been in attendance for a semester or more are required to file an application for readmission in the Office of Enrollment Services by the deadline dates listed on the calendar for admission.  Students must re-enter the same academic department in which they were last enrolled.  If a </w:t>
      </w:r>
      <w:r w:rsidRPr="00696FCF">
        <w:rPr>
          <w:rFonts w:ascii="Times New Roman" w:hAnsi="Times New Roman" w:cs="Times New Roman"/>
          <w:b/>
          <w:color w:val="000000"/>
          <w:sz w:val="18"/>
          <w:szCs w:val="18"/>
        </w:rPr>
        <w:t>change of major</w:t>
      </w:r>
      <w:r w:rsidRPr="00696FCF">
        <w:rPr>
          <w:rFonts w:ascii="Times New Roman" w:hAnsi="Times New Roman" w:cs="Times New Roman"/>
          <w:color w:val="000000"/>
          <w:sz w:val="18"/>
          <w:szCs w:val="18"/>
        </w:rPr>
        <w:t xml:space="preserve"> is desired or required, the student must remain in the department of the initial major until the change of major is approved.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If readmitted after suspension, the student will be admitted provisionally, will be on academic probation, and must attain and continue to maintain the minimum required cumulative GPA.  A student may be required to enroll in specific courses, limit the number of hours that can be taken and/or participate in structural academic support programs.</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must first consult with an academic advisor or department chair, in collaboration with the Academic Advisement Center, to develop a concrete plan for academic success.  A completed readmission form along with the approved academic success plan signed by the student and the advisor or Chair must be submitted to the Office of Enrollment Services by the established university deadline prior to registration for the semester in which the student plans to return.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p w:rsidR="00696FCF" w:rsidRPr="00696FCF" w:rsidRDefault="00696FCF" w:rsidP="00D438E2">
      <w:pPr>
        <w:numPr>
          <w:ilvl w:val="0"/>
          <w:numId w:val="75"/>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Provisional admission will require that the student:</w:t>
      </w:r>
    </w:p>
    <w:p w:rsidR="00696FCF" w:rsidRPr="00696FCF" w:rsidRDefault="00696FCF" w:rsidP="00D438E2">
      <w:pPr>
        <w:numPr>
          <w:ilvl w:val="1"/>
          <w:numId w:val="75"/>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achieve</w:t>
      </w:r>
      <w:proofErr w:type="gramEnd"/>
      <w:r w:rsidRPr="00696FCF">
        <w:rPr>
          <w:rFonts w:ascii="Times New Roman" w:hAnsi="Times New Roman" w:cs="Times New Roman"/>
          <w:color w:val="000000"/>
          <w:sz w:val="18"/>
          <w:szCs w:val="18"/>
        </w:rPr>
        <w:t xml:space="preserve"> a minimum of 2.0 gpa in the semester enrolled.</w:t>
      </w:r>
    </w:p>
    <w:p w:rsidR="00696FCF" w:rsidRPr="00696FCF" w:rsidRDefault="00696FCF" w:rsidP="00D438E2">
      <w:pPr>
        <w:numPr>
          <w:ilvl w:val="1"/>
          <w:numId w:val="75"/>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completion</w:t>
      </w:r>
      <w:proofErr w:type="gramEnd"/>
      <w:r w:rsidRPr="00696FCF">
        <w:rPr>
          <w:rFonts w:ascii="Times New Roman" w:hAnsi="Times New Roman" w:cs="Times New Roman"/>
          <w:color w:val="000000"/>
          <w:sz w:val="18"/>
          <w:szCs w:val="18"/>
        </w:rPr>
        <w:t xml:space="preserve"> of the academic intervention(s) prescribed in the academic success plan provided by their advisor and the Academic Advisement Center.</w:t>
      </w:r>
    </w:p>
    <w:p w:rsidR="00696FCF" w:rsidRPr="00696FCF" w:rsidRDefault="00696FCF" w:rsidP="00D438E2">
      <w:pPr>
        <w:numPr>
          <w:ilvl w:val="1"/>
          <w:numId w:val="75"/>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limit course load to a maximum of 13 hours while on probation</w:t>
      </w:r>
    </w:p>
    <w:p w:rsidR="00696FCF" w:rsidRPr="00696FCF" w:rsidRDefault="00696FCF" w:rsidP="00D438E2">
      <w:pPr>
        <w:numPr>
          <w:ilvl w:val="0"/>
          <w:numId w:val="75"/>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will remain under the supervision of the Academic Advisement Center until able to meet the </w:t>
      </w:r>
      <w:proofErr w:type="gramStart"/>
      <w:r w:rsidRPr="00696FCF">
        <w:rPr>
          <w:rFonts w:ascii="Times New Roman" w:hAnsi="Times New Roman" w:cs="Times New Roman"/>
          <w:color w:val="000000"/>
          <w:sz w:val="18"/>
          <w:szCs w:val="18"/>
        </w:rPr>
        <w:t>gpa</w:t>
      </w:r>
      <w:proofErr w:type="gramEnd"/>
      <w:r w:rsidRPr="00696FCF">
        <w:rPr>
          <w:rFonts w:ascii="Times New Roman" w:hAnsi="Times New Roman" w:cs="Times New Roman"/>
          <w:color w:val="000000"/>
          <w:sz w:val="18"/>
          <w:szCs w:val="18"/>
        </w:rPr>
        <w:t xml:space="preserve"> requirements for intended major.</w:t>
      </w:r>
    </w:p>
    <w:p w:rsidR="00696FCF" w:rsidRPr="00696FCF" w:rsidRDefault="00696FCF" w:rsidP="00D438E2">
      <w:pPr>
        <w:numPr>
          <w:ilvl w:val="0"/>
          <w:numId w:val="75"/>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next level of suspension will result if the above conditions are not met based on hours and cumulative </w:t>
      </w:r>
      <w:proofErr w:type="gramStart"/>
      <w:r w:rsidRPr="00696FCF">
        <w:rPr>
          <w:rFonts w:ascii="Times New Roman" w:hAnsi="Times New Roman" w:cs="Times New Roman"/>
          <w:color w:val="000000"/>
          <w:sz w:val="18"/>
          <w:szCs w:val="18"/>
        </w:rPr>
        <w:t>gpa</w:t>
      </w:r>
      <w:proofErr w:type="gramEnd"/>
      <w:r w:rsidRPr="00696FCF">
        <w:rPr>
          <w:rFonts w:ascii="Times New Roman" w:hAnsi="Times New Roman" w:cs="Times New Roman"/>
          <w:color w:val="000000"/>
          <w:sz w:val="18"/>
          <w:szCs w:val="18"/>
        </w:rPr>
        <w:t xml:space="preserve"> at semester end.</w:t>
      </w:r>
    </w:p>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165743" w:rsidRDefault="00165743" w:rsidP="00165743">
      <w:pPr>
        <w:pStyle w:val="Heading2"/>
        <w:ind w:firstLine="180"/>
        <w:rPr>
          <w:rFonts w:ascii="Times New Roman" w:hAnsi="Times New Roman" w:cs="Times New Roman"/>
          <w:color w:val="000000"/>
          <w:sz w:val="18"/>
          <w:szCs w:val="18"/>
        </w:rPr>
      </w:pPr>
      <w:bookmarkStart w:id="1123" w:name="_Toc297152632"/>
      <w:r w:rsidRPr="00165743">
        <w:rPr>
          <w:rFonts w:ascii="Times New Roman" w:hAnsi="Times New Roman" w:cs="Times New Roman"/>
          <w:color w:val="000000"/>
          <w:sz w:val="24"/>
          <w:szCs w:val="24"/>
        </w:rPr>
        <w:t>E</w:t>
      </w:r>
      <w:r w:rsidRPr="00165743">
        <w:rPr>
          <w:rFonts w:ascii="Times New Roman" w:hAnsi="Times New Roman" w:cs="Times New Roman"/>
          <w:color w:val="000000"/>
          <w:sz w:val="18"/>
          <w:szCs w:val="18"/>
        </w:rPr>
        <w:t xml:space="preserve">XECUTION OF </w:t>
      </w:r>
      <w:r w:rsidRPr="00165743">
        <w:rPr>
          <w:rFonts w:ascii="Times New Roman" w:hAnsi="Times New Roman" w:cs="Times New Roman"/>
          <w:color w:val="000000"/>
          <w:sz w:val="24"/>
          <w:szCs w:val="24"/>
        </w:rPr>
        <w:t>T</w:t>
      </w:r>
      <w:r w:rsidRPr="00165743">
        <w:rPr>
          <w:rFonts w:ascii="Times New Roman" w:hAnsi="Times New Roman" w:cs="Times New Roman"/>
          <w:color w:val="000000"/>
          <w:sz w:val="18"/>
          <w:szCs w:val="18"/>
        </w:rPr>
        <w:t xml:space="preserve">HE </w:t>
      </w:r>
      <w:r w:rsidRPr="00165743">
        <w:rPr>
          <w:rFonts w:ascii="Times New Roman" w:hAnsi="Times New Roman" w:cs="Times New Roman"/>
          <w:color w:val="000000"/>
          <w:sz w:val="24"/>
          <w:szCs w:val="24"/>
        </w:rPr>
        <w:t>R</w:t>
      </w:r>
      <w:r w:rsidRPr="00165743">
        <w:rPr>
          <w:rFonts w:ascii="Times New Roman" w:hAnsi="Times New Roman" w:cs="Times New Roman"/>
          <w:color w:val="000000"/>
          <w:sz w:val="18"/>
          <w:szCs w:val="18"/>
        </w:rPr>
        <w:t xml:space="preserve">EPEAT </w:t>
      </w:r>
      <w:r w:rsidRPr="00165743">
        <w:rPr>
          <w:rFonts w:ascii="Times New Roman" w:hAnsi="Times New Roman" w:cs="Times New Roman"/>
          <w:color w:val="000000"/>
          <w:sz w:val="24"/>
          <w:szCs w:val="24"/>
        </w:rPr>
        <w:t>P</w:t>
      </w:r>
      <w:r w:rsidRPr="00165743">
        <w:rPr>
          <w:rFonts w:ascii="Times New Roman" w:hAnsi="Times New Roman" w:cs="Times New Roman"/>
          <w:color w:val="000000"/>
          <w:sz w:val="18"/>
          <w:szCs w:val="18"/>
        </w:rPr>
        <w:t>OLICY</w:t>
      </w:r>
      <w:bookmarkEnd w:id="1123"/>
    </w:p>
    <w:p w:rsidR="00696FCF" w:rsidRPr="00696FCF" w:rsidRDefault="00696FCF" w:rsidP="00165743">
      <w:pPr>
        <w:numPr>
          <w:ilvl w:val="0"/>
          <w:numId w:val="75"/>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 xml:space="preserve">Repeat policy –time limit for application – Within one year, two semesters of enrollment, after a grade of “D” or “F” is received in a course, the student must register for and complete the course.  Upon completion of the repeated course, </w:t>
      </w:r>
      <w:r w:rsidRPr="00D438E2">
        <w:rPr>
          <w:rFonts w:ascii="Times New Roman" w:hAnsi="Times New Roman" w:cs="Times New Roman"/>
          <w:color w:val="000000"/>
          <w:sz w:val="18"/>
          <w:szCs w:val="18"/>
        </w:rPr>
        <w:t xml:space="preserve">if a grade of “C” or better is earned, the </w:t>
      </w:r>
      <w:r w:rsidRPr="00696FCF">
        <w:rPr>
          <w:rFonts w:ascii="Times New Roman" w:hAnsi="Times New Roman" w:cs="Times New Roman"/>
          <w:color w:val="000000"/>
          <w:sz w:val="18"/>
          <w:szCs w:val="18"/>
        </w:rPr>
        <w:t>student must submit the repeat policy form to replace the failure grade by the deadline in the following semester (which will be the same deadline date as that for removal of an incomplete).</w:t>
      </w:r>
    </w:p>
    <w:p w:rsidR="00696FCF" w:rsidRPr="00696FCF" w:rsidRDefault="00696FCF" w:rsidP="00165743">
      <w:pPr>
        <w:numPr>
          <w:ilvl w:val="0"/>
          <w:numId w:val="75"/>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 student may repeat a course a maximum of two (2) times for the purposes of executing the repeat policy.</w:t>
      </w:r>
    </w:p>
    <w:p w:rsidR="00696FCF" w:rsidRPr="00696FCF" w:rsidRDefault="00696FCF" w:rsidP="00165743">
      <w:pPr>
        <w:numPr>
          <w:ilvl w:val="0"/>
          <w:numId w:val="75"/>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After the third attempt of a course the repeat policy is null and void.</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b/>
          <w:color w:val="000000"/>
          <w:sz w:val="18"/>
          <w:szCs w:val="18"/>
        </w:rPr>
        <w:t>-------------------</w:t>
      </w:r>
    </w:p>
    <w:p w:rsidR="00696FCF" w:rsidRPr="00D438E2" w:rsidRDefault="00696FCF" w:rsidP="00D438E2">
      <w:pPr>
        <w:ind w:left="180" w:right="130" w:firstLine="0"/>
        <w:jc w:val="both"/>
        <w:rPr>
          <w:rFonts w:ascii="Times New Roman" w:hAnsi="Times New Roman" w:cs="Times New Roman"/>
          <w:sz w:val="18"/>
          <w:szCs w:val="18"/>
        </w:rPr>
      </w:pPr>
      <w:r w:rsidRPr="00D438E2">
        <w:rPr>
          <w:rFonts w:ascii="Times New Roman" w:hAnsi="Times New Roman" w:cs="Times New Roman"/>
          <w:color w:val="000000"/>
          <w:sz w:val="18"/>
          <w:szCs w:val="18"/>
        </w:rPr>
        <w:t>If the process for execution of the repeat policy is automated, the statement would read:  Upon completion of the repeated course, if a grade of “C” or better is earned, the course grade will be replaced for the last “D” or “F” earned for the cou</w:t>
      </w:r>
      <w:r w:rsidRPr="00D438E2">
        <w:rPr>
          <w:rFonts w:ascii="Times New Roman" w:hAnsi="Times New Roman" w:cs="Times New Roman"/>
          <w:sz w:val="18"/>
          <w:szCs w:val="18"/>
        </w:rPr>
        <w:t>rse.</w:t>
      </w:r>
    </w:p>
    <w:p w:rsidR="00696FCF" w:rsidRDefault="00696FCF"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E37BB4" w:rsidRDefault="00E37BB4" w:rsidP="00E37BB4">
      <w:pPr>
        <w:pStyle w:val="Heading2"/>
        <w:spacing w:before="0"/>
        <w:ind w:left="180" w:right="130" w:firstLine="0"/>
        <w:jc w:val="both"/>
        <w:rPr>
          <w:rFonts w:ascii="Times New Roman" w:hAnsi="Times New Roman"/>
          <w:color w:val="000000"/>
          <w:sz w:val="18"/>
          <w:szCs w:val="18"/>
        </w:rPr>
      </w:pPr>
      <w:bookmarkStart w:id="1124" w:name="_Toc295559100"/>
      <w:bookmarkStart w:id="1125" w:name="_Toc297152633"/>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1124"/>
      <w:bookmarkEnd w:id="1125"/>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automaticall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burde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as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lastRenderedPageBreak/>
        <w:t>processing</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student/applican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Residence Classification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days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Decision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guarantee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w:t>
      </w:r>
      <w:r>
        <w:rPr>
          <w:rFonts w:ascii="Times New Roman" w:hAnsi="Times New Roman"/>
          <w:color w:val="191919"/>
          <w:spacing w:val="-3"/>
          <w:sz w:val="18"/>
          <w:szCs w:val="18"/>
        </w:rPr>
        <w:t>e</w:t>
      </w:r>
      <w:r>
        <w:rPr>
          <w:rFonts w:ascii="Times New Roman" w:hAnsi="Times New Roman"/>
          <w:color w:val="191919"/>
          <w:spacing w:val="-2"/>
          <w:sz w:val="18"/>
          <w:szCs w:val="18"/>
        </w:rPr>
        <w:t>cifie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deadline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If 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denie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Classific</w:t>
      </w:r>
      <w:r>
        <w:rPr>
          <w:rFonts w:ascii="Times New Roman" w:hAnsi="Times New Roman"/>
          <w:color w:val="191919"/>
          <w:spacing w:val="-3"/>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ins w:id="1126" w:author="jhawkins" w:date="2011-04-01T09:09:00Z">
        <w:r>
          <w:rPr>
            <w:rFonts w:ascii="Times New Roman" w:hAnsi="Times New Roman"/>
            <w:color w:val="191919"/>
            <w:spacing w:val="3"/>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27" w:author="jhawkins" w:date="2011-04-01T09:09: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3"/>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w:t>
      </w:r>
      <w:r>
        <w:rPr>
          <w:rFonts w:ascii="Times New Roman" w:hAnsi="Times New Roman"/>
          <w:color w:val="191919"/>
          <w:spacing w:val="-3"/>
          <w:sz w:val="18"/>
          <w:szCs w:val="18"/>
        </w:rPr>
        <w:t>p</w:t>
      </w:r>
      <w:r>
        <w:rPr>
          <w:rFonts w:ascii="Times New Roman" w:hAnsi="Times New Roman"/>
          <w:color w:val="191919"/>
          <w:spacing w:val="-2"/>
          <w:sz w:val="18"/>
          <w:szCs w:val="18"/>
        </w:rPr>
        <w:t>portin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documents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Novembe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May</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wel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nonresidents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w:t>
      </w:r>
      <w:r>
        <w:rPr>
          <w:rFonts w:ascii="Times New Roman" w:hAnsi="Times New Roman"/>
          <w:color w:val="191919"/>
          <w:spacing w:val="-3"/>
          <w:sz w:val="18"/>
          <w:szCs w:val="18"/>
        </w:rPr>
        <w:t>o</w:t>
      </w:r>
      <w:r>
        <w:rPr>
          <w:rFonts w:ascii="Times New Roman" w:hAnsi="Times New Roman"/>
          <w:color w:val="191919"/>
          <w:spacing w:val="-2"/>
          <w:sz w:val="18"/>
          <w:szCs w:val="18"/>
        </w:rPr>
        <w:t>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 rules:</w:t>
      </w:r>
    </w:p>
    <w:p w:rsidR="00E37BB4" w:rsidRDefault="00E37BB4" w:rsidP="00E37BB4">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7BB4" w:rsidRDefault="00E37BB4" w:rsidP="00E37BB4">
      <w:pPr>
        <w:pStyle w:val="Heading2"/>
        <w:spacing w:before="0" w:after="180"/>
        <w:ind w:left="180" w:right="130" w:firstLine="0"/>
        <w:jc w:val="both"/>
        <w:rPr>
          <w:rFonts w:ascii="Times New Roman" w:hAnsi="Times New Roman"/>
          <w:color w:val="000000"/>
          <w:sz w:val="24"/>
          <w:szCs w:val="24"/>
        </w:rPr>
      </w:pPr>
      <w:bookmarkStart w:id="1128" w:name="_Toc295559101"/>
      <w:bookmarkStart w:id="1129" w:name="_Toc297152634"/>
      <w:r>
        <w:rPr>
          <w:rFonts w:ascii="Times New Roman" w:hAnsi="Times New Roman"/>
          <w:color w:val="191919"/>
          <w:spacing w:val="-2"/>
          <w:sz w:val="24"/>
          <w:szCs w:val="24"/>
        </w:rPr>
        <w:t>L</w:t>
      </w:r>
      <w:r>
        <w:rPr>
          <w:rFonts w:ascii="Times New Roman" w:hAnsi="Times New Roman"/>
          <w:color w:val="191919"/>
          <w:spacing w:val="-2"/>
          <w:sz w:val="18"/>
          <w:szCs w:val="18"/>
        </w:rPr>
        <w:t>EGA</w:t>
      </w:r>
      <w:r>
        <w:rPr>
          <w:rFonts w:ascii="Times New Roman" w:hAnsi="Times New Roman"/>
          <w:color w:val="191919"/>
          <w:sz w:val="18"/>
          <w:szCs w:val="18"/>
        </w:rPr>
        <w:t xml:space="preserve">L </w:t>
      </w:r>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3"/>
          <w:sz w:val="24"/>
          <w:szCs w:val="24"/>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ULES</w:t>
      </w:r>
      <w:r>
        <w:rPr>
          <w:rFonts w:ascii="Times New Roman" w:hAnsi="Times New Roman"/>
          <w:color w:val="191919"/>
          <w:sz w:val="24"/>
          <w:szCs w:val="24"/>
        </w:rPr>
        <w:t>)</w:t>
      </w:r>
      <w:bookmarkEnd w:id="1128"/>
      <w:bookmarkEnd w:id="1129"/>
    </w:p>
    <w:p w:rsidR="00E37BB4" w:rsidRDefault="00E37BB4" w:rsidP="00E37BB4">
      <w:pPr>
        <w:widowControl w:val="0"/>
        <w:autoSpaceDE w:val="0"/>
        <w:autoSpaceDN w:val="0"/>
        <w:adjustRightInd w:val="0"/>
        <w:spacing w:before="30" w:after="18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emancipate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4"/>
          <w:sz w:val="18"/>
          <w:szCs w:val="18"/>
        </w:rPr>
        <w:t xml:space="preserve"> </w:t>
      </w:r>
      <w:r>
        <w:rPr>
          <w:rFonts w:ascii="Times New Roman" w:hAnsi="Times New Roman"/>
          <w:color w:val="191919"/>
          <w:spacing w:val="-3"/>
          <w:sz w:val="18"/>
          <w:szCs w:val="18"/>
        </w:rPr>
        <w:t>y</w:t>
      </w:r>
      <w:r>
        <w:rPr>
          <w:rFonts w:ascii="Times New Roman" w:hAnsi="Times New Roman"/>
          <w:color w:val="191919"/>
          <w:spacing w:val="-2"/>
          <w:sz w:val="18"/>
          <w:szCs w:val="18"/>
        </w:rPr>
        <w:t>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perso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unde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8</w:t>
      </w:r>
      <w:r>
        <w:rPr>
          <w:rFonts w:ascii="Times New Roman" w:hAnsi="Times New Roman"/>
          <w:color w:val="191919"/>
          <w:spacing w:val="-12"/>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age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residen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onl</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upo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supportin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paren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guardian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w:t>
      </w:r>
      <w:r>
        <w:rPr>
          <w:rFonts w:ascii="Times New Roman" w:hAnsi="Times New Roman"/>
          <w:color w:val="191919"/>
          <w:spacing w:val="-3"/>
          <w:sz w:val="18"/>
          <w:szCs w:val="18"/>
        </w:rPr>
        <w:t>i</w:t>
      </w:r>
      <w:r>
        <w:rPr>
          <w:rFonts w:ascii="Times New Roman" w:hAnsi="Times New Roman"/>
          <w:color w:val="191919"/>
          <w:spacing w:val="-2"/>
          <w:sz w:val="18"/>
          <w:szCs w:val="18"/>
        </w:rPr>
        <w:t>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exp</w:t>
      </w:r>
      <w:r>
        <w:rPr>
          <w:rFonts w:ascii="Times New Roman" w:hAnsi="Times New Roman"/>
          <w:color w:val="191919"/>
          <w:spacing w:val="-3"/>
          <w:sz w:val="18"/>
          <w:szCs w:val="18"/>
        </w:rPr>
        <w:t>i</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000000"/>
          <w:sz w:val="18"/>
          <w:szCs w:val="18"/>
        </w:rPr>
        <w:t xml:space="preserve"> </w:t>
      </w:r>
      <w:r>
        <w:rPr>
          <w:rFonts w:ascii="Times New Roman" w:hAnsi="Times New Roman"/>
          <w:color w:val="191919"/>
          <w:spacing w:val="-2"/>
          <w:sz w:val="18"/>
          <w:szCs w:val="18"/>
        </w:rPr>
        <w:t>12-mont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rate.</w:t>
      </w:r>
    </w:p>
    <w:p w:rsidR="00E37BB4" w:rsidRDefault="00E37BB4" w:rsidP="00E37BB4">
      <w:pPr>
        <w:widowControl w:val="0"/>
        <w:autoSpaceDE w:val="0"/>
        <w:autoSpaceDN w:val="0"/>
        <w:adjustRightInd w:val="0"/>
        <w:spacing w:before="5" w:after="0" w:line="220" w:lineRule="exact"/>
        <w:ind w:left="540" w:right="130" w:hanging="180"/>
        <w:jc w:val="both"/>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 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expiratio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Alien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alie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pacing w:val="-2"/>
          <w:sz w:val="18"/>
          <w:szCs w:val="18"/>
        </w:rPr>
        <w:t>mmigration documen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permittin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indefinit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permanen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privileg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w:t>
      </w:r>
      <w:r>
        <w:rPr>
          <w:rFonts w:ascii="Times New Roman" w:hAnsi="Times New Roman"/>
          <w:color w:val="191919"/>
          <w:spacing w:val="-3"/>
          <w:sz w:val="18"/>
          <w:szCs w:val="18"/>
        </w:rPr>
        <w:t>t</w:t>
      </w:r>
      <w:r>
        <w:rPr>
          <w:rFonts w:ascii="Times New Roman" w:hAnsi="Times New Roman"/>
          <w:color w:val="191919"/>
          <w:spacing w:val="-2"/>
          <w:sz w:val="18"/>
          <w:szCs w:val="18"/>
        </w:rPr>
        <w:t>ize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p>
    <w:p w:rsidR="00E37BB4" w:rsidRDefault="00E37BB4" w:rsidP="00E37BB4">
      <w:pPr>
        <w:pStyle w:val="ListParagraph"/>
        <w:tabs>
          <w:tab w:val="left" w:pos="720"/>
        </w:tabs>
        <w:spacing w:after="0" w:line="24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aivers</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waiv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financiall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w:t>
      </w:r>
      <w:r>
        <w:rPr>
          <w:rFonts w:ascii="Times New Roman" w:hAnsi="Times New Roman"/>
          <w:color w:val="191919"/>
          <w:spacing w:val="-3"/>
          <w:sz w:val="18"/>
          <w:szCs w:val="18"/>
        </w:rPr>
        <w:t>r</w:t>
      </w:r>
      <w:r>
        <w:rPr>
          <w:rFonts w:ascii="Times New Roman" w:hAnsi="Times New Roman"/>
          <w:color w:val="191919"/>
          <w:spacing w:val="-2"/>
          <w:sz w:val="18"/>
          <w:szCs w:val="18"/>
        </w:rPr>
        <w:t>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 spous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w:t>
      </w:r>
      <w:r>
        <w:rPr>
          <w:rFonts w:ascii="Times New Roman" w:hAnsi="Times New Roman"/>
          <w:color w:val="191919"/>
          <w:spacing w:val="-3"/>
          <w:sz w:val="18"/>
          <w:szCs w:val="18"/>
        </w:rPr>
        <w:t>t</w:t>
      </w:r>
      <w:r>
        <w:rPr>
          <w:rFonts w:ascii="Times New Roman" w:hAnsi="Times New Roman"/>
          <w:color w:val="191919"/>
          <w:spacing w:val="-2"/>
          <w:sz w:val="18"/>
          <w:szCs w:val="18"/>
        </w:rPr>
        <w:t>ration; provided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existe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preced</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date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representative</w:t>
      </w:r>
      <w:r>
        <w:rPr>
          <w:rFonts w:ascii="Times New Roman" w:hAnsi="Times New Roman"/>
          <w:color w:val="191919"/>
          <w:sz w:val="18"/>
          <w:szCs w:val="18"/>
        </w:rPr>
        <w:t>,</w:t>
      </w:r>
      <w:r>
        <w:rPr>
          <w:rFonts w:ascii="Times New Roman" w:hAnsi="Times New Roman"/>
          <w:color w:val="191919"/>
          <w:spacing w:val="-3"/>
          <w:sz w:val="18"/>
          <w:szCs w:val="18"/>
        </w:rPr>
        <w:t xml:space="preserve"> p</w:t>
      </w:r>
      <w:r>
        <w:rPr>
          <w:rFonts w:ascii="Times New Roman" w:hAnsi="Times New Roman"/>
          <w:color w:val="191919"/>
          <w:spacing w:val="-2"/>
          <w:sz w:val="18"/>
          <w:szCs w:val="18"/>
        </w:rPr>
        <w:t>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University System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spouse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full-tim</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teacher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Adu</w:t>
      </w:r>
      <w:r>
        <w:rPr>
          <w:rFonts w:ascii="Times New Roman" w:hAnsi="Times New Roman"/>
          <w:color w:val="191919"/>
          <w:spacing w:val="-3"/>
          <w:sz w:val="18"/>
          <w:szCs w:val="18"/>
        </w:rPr>
        <w:t>l</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 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employe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consular 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represents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pacing w:val="-3"/>
          <w:sz w:val="18"/>
          <w:szCs w:val="18"/>
        </w:rPr>
        <w:t>i</w:t>
      </w:r>
      <w:r>
        <w:rPr>
          <w:rFonts w:ascii="Times New Roman" w:hAnsi="Times New Roman"/>
          <w:color w:val="191919"/>
          <w:spacing w:val="-2"/>
          <w:sz w:val="18"/>
          <w:szCs w:val="18"/>
        </w:rPr>
        <w:t>one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governments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ations operat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principl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reciprocit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 (g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statione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purposes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h</w:t>
      </w:r>
      <w:proofErr w:type="gramEnd"/>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studen</w:t>
      </w:r>
      <w:r>
        <w:rPr>
          <w:rFonts w:ascii="Times New Roman" w:hAnsi="Times New Roman"/>
          <w:color w:val="191919"/>
          <w:spacing w:val="-3"/>
          <w:sz w:val="18"/>
          <w:szCs w:val="18"/>
        </w:rPr>
        <w:t>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legal 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borderin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en</w:t>
      </w:r>
      <w:r>
        <w:rPr>
          <w:rFonts w:ascii="Times New Roman" w:hAnsi="Times New Roman"/>
          <w:color w:val="191919"/>
          <w:spacing w:val="-2"/>
          <w:sz w:val="18"/>
          <w:szCs w:val="18"/>
        </w:rPr>
        <w:t>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p>
    <w:p w:rsidR="00E37BB4" w:rsidRDefault="00E37BB4" w:rsidP="00E37BB4">
      <w:pPr>
        <w:widowControl w:val="0"/>
        <w:autoSpaceDE w:val="0"/>
        <w:autoSpaceDN w:val="0"/>
        <w:adjustRightInd w:val="0"/>
        <w:spacing w:before="16" w:after="0" w:line="200" w:lineRule="exact"/>
        <w:ind w:left="90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classifie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residen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notif</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ins w:id="1130" w:author="jhawkins" w:date="2011-04-01T09:09:00Z">
        <w:r>
          <w:rPr>
            <w:rFonts w:ascii="Times New Roman" w:hAnsi="Times New Roman"/>
            <w:color w:val="191919"/>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z w:val="18"/>
          <w:szCs w:val="18"/>
        </w:rPr>
        <w:t xml:space="preserve">r </w:t>
      </w:r>
      <w:r>
        <w:rPr>
          <w:rFonts w:ascii="Times New Roman" w:hAnsi="Times New Roman"/>
          <w:color w:val="191919"/>
          <w:spacing w:val="-2"/>
          <w:sz w:val="18"/>
          <w:szCs w:val="18"/>
        </w:rPr>
        <w:t>immediatel</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residenc</w:t>
      </w:r>
      <w:r>
        <w:rPr>
          <w:rFonts w:ascii="Times New Roman" w:hAnsi="Times New Roman"/>
          <w:color w:val="191919"/>
          <w:sz w:val="18"/>
          <w:szCs w:val="18"/>
        </w:rPr>
        <w:t xml:space="preserve">e </w:t>
      </w:r>
      <w:r>
        <w:rPr>
          <w:rFonts w:ascii="Times New Roman" w:hAnsi="Times New Roman"/>
          <w:color w:val="191919"/>
          <w:spacing w:val="-2"/>
          <w:sz w:val="18"/>
          <w:szCs w:val="18"/>
        </w:rPr>
        <w:t>status</w:t>
      </w:r>
      <w:r>
        <w:rPr>
          <w:rFonts w:ascii="Times New Roman" w:hAnsi="Times New Roman"/>
          <w:color w:val="191919"/>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 xml:space="preserve">f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determined 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misrepresente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fact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resul</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retroactiv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 non-residen</w:t>
      </w:r>
      <w:r>
        <w:rPr>
          <w:rFonts w:ascii="Times New Roman" w:hAnsi="Times New Roman"/>
          <w:color w:val="191919"/>
          <w:sz w:val="18"/>
          <w:szCs w:val="18"/>
        </w:rPr>
        <w:t xml:space="preserve">t </w:t>
      </w:r>
      <w:r>
        <w:rPr>
          <w:rFonts w:ascii="Times New Roman" w:hAnsi="Times New Roman"/>
          <w:color w:val="191919"/>
          <w:spacing w:val="-2"/>
          <w:sz w:val="18"/>
          <w:szCs w:val="18"/>
        </w:rPr>
        <w:t>fee</w:t>
      </w:r>
      <w:r>
        <w:rPr>
          <w:rFonts w:ascii="Times New Roman" w:hAnsi="Times New Roman"/>
          <w:color w:val="191919"/>
          <w:sz w:val="18"/>
          <w:szCs w:val="18"/>
        </w:rPr>
        <w:t xml:space="preserve">s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mad</w:t>
      </w:r>
      <w:r>
        <w:rPr>
          <w:rFonts w:ascii="Times New Roman" w:hAnsi="Times New Roman"/>
          <w:color w:val="191919"/>
          <w:sz w:val="18"/>
          <w:szCs w:val="18"/>
        </w:rPr>
        <w:t xml:space="preserve">e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 xml:space="preserve">E </w:t>
      </w:r>
      <w:r>
        <w:rPr>
          <w:rFonts w:ascii="Times New Roman" w:hAnsi="Times New Roman"/>
          <w:color w:val="191919"/>
          <w:spacing w:val="-2"/>
          <w:sz w:val="18"/>
          <w:szCs w:val="18"/>
        </w:rPr>
        <w:t>NOTE</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avoi</w:t>
      </w:r>
      <w:r>
        <w:rPr>
          <w:rFonts w:ascii="Times New Roman" w:hAnsi="Times New Roman"/>
          <w:color w:val="191919"/>
          <w:sz w:val="18"/>
          <w:szCs w:val="18"/>
        </w:rPr>
        <w:t xml:space="preserve">d </w:t>
      </w:r>
      <w:r>
        <w:rPr>
          <w:rFonts w:ascii="Times New Roman" w:hAnsi="Times New Roman"/>
          <w:color w:val="191919"/>
          <w:spacing w:val="-2"/>
          <w:sz w:val="18"/>
          <w:szCs w:val="18"/>
        </w:rPr>
        <w:t>dela</w:t>
      </w:r>
      <w:r>
        <w:rPr>
          <w:rFonts w:ascii="Times New Roman" w:hAnsi="Times New Roman"/>
          <w:color w:val="191919"/>
          <w:sz w:val="18"/>
          <w:szCs w:val="18"/>
        </w:rPr>
        <w:t xml:space="preserve">y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inconvenienc</w:t>
      </w:r>
      <w:r>
        <w:rPr>
          <w:rFonts w:ascii="Times New Roman" w:hAnsi="Times New Roman"/>
          <w:color w:val="191919"/>
          <w:sz w:val="18"/>
          <w:szCs w:val="18"/>
        </w:rPr>
        <w:t xml:space="preserve">e </w:t>
      </w:r>
      <w:r>
        <w:rPr>
          <w:rFonts w:ascii="Times New Roman" w:hAnsi="Times New Roman"/>
          <w:color w:val="191919"/>
          <w:spacing w:val="-2"/>
          <w:sz w:val="18"/>
          <w:szCs w:val="18"/>
        </w:rPr>
        <w:t>upo</w:t>
      </w:r>
      <w:r>
        <w:rPr>
          <w:rFonts w:ascii="Times New Roman" w:hAnsi="Times New Roman"/>
          <w:color w:val="191919"/>
          <w:sz w:val="18"/>
          <w:szCs w:val="18"/>
        </w:rPr>
        <w:t xml:space="preserve">n </w:t>
      </w:r>
      <w:r>
        <w:rPr>
          <w:rFonts w:ascii="Times New Roman" w:hAnsi="Times New Roman"/>
          <w:color w:val="191919"/>
          <w:spacing w:val="-2"/>
          <w:sz w:val="18"/>
          <w:szCs w:val="18"/>
        </w:rPr>
        <w:t>arriva</w:t>
      </w:r>
      <w:r>
        <w:rPr>
          <w:rFonts w:ascii="Times New Roman" w:hAnsi="Times New Roman"/>
          <w:color w:val="191919"/>
          <w:sz w:val="18"/>
          <w:szCs w:val="18"/>
        </w:rPr>
        <w:t xml:space="preserve">l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prospectiv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clarificatio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concernin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w:t>
      </w:r>
      <w:r>
        <w:rPr>
          <w:rFonts w:ascii="Times New Roman" w:hAnsi="Times New Roman"/>
          <w:color w:val="191919"/>
          <w:spacing w:val="-5"/>
          <w:sz w:val="18"/>
          <w:szCs w:val="18"/>
        </w:rPr>
        <w:t>i</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131" w:author="jhawkins" w:date="2011-04-01T09:10: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31705.</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1132" w:name="_Toc295559102"/>
      <w:bookmarkStart w:id="1133" w:name="_Toc297152635"/>
      <w:r>
        <w:rPr>
          <w:rFonts w:ascii="Times New Roman" w:hAnsi="Times New Roman"/>
          <w:color w:val="191919"/>
          <w:spacing w:val="-2"/>
          <w:sz w:val="24"/>
          <w:szCs w:val="24"/>
        </w:rPr>
        <w:t>R</w:t>
      </w:r>
      <w:r>
        <w:rPr>
          <w:rFonts w:ascii="Times New Roman" w:hAnsi="Times New Roman"/>
          <w:color w:val="191919"/>
          <w:spacing w:val="-2"/>
          <w:sz w:val="18"/>
          <w:szCs w:val="18"/>
        </w:rPr>
        <w:t>EGISTR</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CHEDUL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HANGES</w:t>
      </w:r>
      <w:bookmarkEnd w:id="1132"/>
      <w:bookmarkEnd w:id="1133"/>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supervisio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w:t>
      </w:r>
      <w:r>
        <w:rPr>
          <w:rFonts w:ascii="Times New Roman" w:hAnsi="Times New Roman"/>
          <w:color w:val="191919"/>
          <w:spacing w:val="-3"/>
          <w:sz w:val="18"/>
          <w:szCs w:val="18"/>
        </w:rPr>
        <w:t>l</w:t>
      </w:r>
      <w:r>
        <w:rPr>
          <w:rFonts w:ascii="Times New Roman" w:hAnsi="Times New Roman"/>
          <w:color w:val="191919"/>
          <w:spacing w:val="-2"/>
          <w:sz w:val="18"/>
          <w:szCs w:val="18"/>
        </w:rPr>
        <w:t>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instructions 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del w:id="1134" w:author="jhawkins" w:date="2011-04-01T09:36:00Z">
        <w:r w:rsidDel="00E547DB">
          <w:rPr>
            <w:rFonts w:ascii="Times New Roman" w:hAnsi="Times New Roman"/>
            <w:color w:val="191919"/>
            <w:spacing w:val="-2"/>
            <w:sz w:val="18"/>
            <w:szCs w:val="18"/>
          </w:rPr>
          <w:delText>printe</w:delText>
        </w:r>
        <w:r w:rsidDel="00E547DB">
          <w:rPr>
            <w:rFonts w:ascii="Times New Roman" w:hAnsi="Times New Roman"/>
            <w:color w:val="191919"/>
            <w:sz w:val="18"/>
            <w:szCs w:val="18"/>
          </w:rPr>
          <w:delText>d</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i</w:delText>
        </w:r>
        <w:r w:rsidDel="00E547DB">
          <w:rPr>
            <w:rFonts w:ascii="Times New Roman" w:hAnsi="Times New Roman"/>
            <w:color w:val="191919"/>
            <w:sz w:val="18"/>
            <w:szCs w:val="18"/>
          </w:rPr>
          <w:delText>n</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th</w:delText>
        </w:r>
        <w:r w:rsidDel="00E547DB">
          <w:rPr>
            <w:rFonts w:ascii="Times New Roman" w:hAnsi="Times New Roman"/>
            <w:color w:val="191919"/>
            <w:sz w:val="18"/>
            <w:szCs w:val="18"/>
          </w:rPr>
          <w:delText>e</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schedul</w:delText>
        </w:r>
        <w:r w:rsidDel="00E547DB">
          <w:rPr>
            <w:rFonts w:ascii="Times New Roman" w:hAnsi="Times New Roman"/>
            <w:color w:val="191919"/>
            <w:sz w:val="18"/>
            <w:szCs w:val="18"/>
          </w:rPr>
          <w:delText>e</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o</w:delText>
        </w:r>
        <w:r w:rsidDel="00E547DB">
          <w:rPr>
            <w:rFonts w:ascii="Times New Roman" w:hAnsi="Times New Roman"/>
            <w:color w:val="191919"/>
            <w:sz w:val="18"/>
            <w:szCs w:val="18"/>
          </w:rPr>
          <w:delText>f</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classe</w:delText>
        </w:r>
        <w:r w:rsidDel="00E547DB">
          <w:rPr>
            <w:rFonts w:ascii="Times New Roman" w:hAnsi="Times New Roman"/>
            <w:color w:val="191919"/>
            <w:sz w:val="18"/>
            <w:szCs w:val="18"/>
          </w:rPr>
          <w:delText>s</w:delText>
        </w:r>
        <w:r w:rsidDel="00E547DB">
          <w:rPr>
            <w:rFonts w:ascii="Times New Roman" w:hAnsi="Times New Roman"/>
            <w:color w:val="191919"/>
            <w:spacing w:val="-10"/>
            <w:sz w:val="18"/>
            <w:szCs w:val="18"/>
          </w:rPr>
          <w:delText xml:space="preserve"> </w:delText>
        </w:r>
      </w:del>
      <w:ins w:id="1135" w:author="jhawkins" w:date="2011-04-01T09:36:00Z">
        <w:r>
          <w:rPr>
            <w:rFonts w:ascii="Times New Roman" w:hAnsi="Times New Roman"/>
            <w:color w:val="191919"/>
            <w:spacing w:val="-10"/>
            <w:sz w:val="18"/>
            <w:szCs w:val="18"/>
          </w:rPr>
          <w:t xml:space="preserve"> available on the web </w:t>
        </w:r>
      </w:ins>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ructurin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participat</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proces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chec</w:t>
      </w:r>
      <w:r>
        <w:rPr>
          <w:rFonts w:ascii="Times New Roman" w:hAnsi="Times New Roman"/>
          <w:color w:val="191919"/>
          <w:sz w:val="18"/>
          <w:szCs w:val="18"/>
        </w:rPr>
        <w:t>k</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h</w:t>
      </w:r>
      <w:r>
        <w:rPr>
          <w:rFonts w:ascii="Times New Roman" w:hAnsi="Times New Roman"/>
          <w:color w:val="191919"/>
          <w:sz w:val="18"/>
          <w:szCs w:val="18"/>
        </w:rPr>
        <w:t>e</w:t>
      </w:r>
      <w:r>
        <w:rPr>
          <w:rFonts w:ascii="Times New Roman" w:hAnsi="Times New Roman"/>
          <w:color w:val="191919"/>
          <w:spacing w:val="-2"/>
          <w:sz w:val="18"/>
          <w:szCs w:val="18"/>
        </w:rPr>
        <w:t xml:space="preserve"> register</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attentiv</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2"/>
          <w:sz w:val="18"/>
          <w:szCs w:val="18"/>
        </w:rPr>
        <w:t xml:space="preserve"> man- ne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he/she 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added.</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Dates</w:t>
      </w:r>
      <w:del w:id="1136" w:author="jhawkins" w:date="2011-04-01T09:38:00Z">
        <w:r w:rsidDel="00E547DB">
          <w:rPr>
            <w:rFonts w:ascii="Times New Roman" w:hAnsi="Times New Roman"/>
            <w:color w:val="191919"/>
            <w:sz w:val="18"/>
            <w:szCs w:val="18"/>
          </w:rPr>
          <w:delText>,</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time</w:delText>
        </w:r>
        <w:r w:rsidDel="00E547DB">
          <w:rPr>
            <w:rFonts w:ascii="Times New Roman" w:hAnsi="Times New Roman"/>
            <w:color w:val="191919"/>
            <w:sz w:val="18"/>
            <w:szCs w:val="18"/>
          </w:rPr>
          <w:delText>s</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an</w:delText>
        </w:r>
        <w:r w:rsidDel="00E547DB">
          <w:rPr>
            <w:rFonts w:ascii="Times New Roman" w:hAnsi="Times New Roman"/>
            <w:color w:val="191919"/>
            <w:sz w:val="18"/>
            <w:szCs w:val="18"/>
          </w:rPr>
          <w:delText>d</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place</w:delText>
        </w:r>
        <w:r w:rsidDel="00E547DB">
          <w:rPr>
            <w:rFonts w:ascii="Times New Roman" w:hAnsi="Times New Roman"/>
            <w:color w:val="191919"/>
            <w:sz w:val="18"/>
            <w:szCs w:val="18"/>
          </w:rPr>
          <w:delText>s</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fo</w:delText>
        </w:r>
        <w:r w:rsidDel="00E547DB">
          <w:rPr>
            <w:rFonts w:ascii="Times New Roman" w:hAnsi="Times New Roman"/>
            <w:color w:val="191919"/>
            <w:sz w:val="18"/>
            <w:szCs w:val="18"/>
          </w:rPr>
          <w:delText>r</w:delText>
        </w:r>
      </w:del>
      <w:r>
        <w:rPr>
          <w:rFonts w:ascii="Times New Roman" w:hAnsi="Times New Roman"/>
          <w:color w:val="191919"/>
          <w:spacing w:val="-7"/>
          <w:sz w:val="18"/>
          <w:szCs w:val="18"/>
        </w:rPr>
        <w:t xml:space="preserve"> </w:t>
      </w:r>
      <w:r w:rsidR="00D040F7">
        <w:rPr>
          <w:rFonts w:ascii="Times New Roman" w:hAnsi="Times New Roman"/>
          <w:color w:val="191919"/>
          <w:spacing w:val="-7"/>
          <w:sz w:val="18"/>
          <w:szCs w:val="18"/>
        </w:rPr>
        <w:t xml:space="preserve">for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del w:id="1137" w:author="jhawkins" w:date="2011-04-01T09:37:00Z">
        <w:r w:rsidDel="00E547DB">
          <w:rPr>
            <w:rFonts w:ascii="Times New Roman" w:hAnsi="Times New Roman"/>
            <w:color w:val="191919"/>
            <w:spacing w:val="-7"/>
            <w:sz w:val="18"/>
            <w:szCs w:val="18"/>
          </w:rPr>
          <w:delText xml:space="preserve"> </w:delText>
        </w:r>
      </w:del>
      <w:ins w:id="1138" w:author="jhawkins" w:date="2011-04-01T09:38:00Z">
        <w:r>
          <w:rPr>
            <w:rFonts w:ascii="Times New Roman" w:hAnsi="Times New Roman"/>
            <w:color w:val="191919"/>
            <w:spacing w:val="-7"/>
            <w:sz w:val="18"/>
            <w:szCs w:val="18"/>
          </w:rPr>
          <w:t xml:space="preserve">academic calendar available on the </w:t>
        </w:r>
        <w:proofErr w:type="gramStart"/>
        <w:r>
          <w:rPr>
            <w:rFonts w:ascii="Times New Roman" w:hAnsi="Times New Roman"/>
            <w:color w:val="191919"/>
            <w:spacing w:val="-7"/>
            <w:sz w:val="18"/>
            <w:szCs w:val="18"/>
          </w:rPr>
          <w:t xml:space="preserve">web </w:t>
        </w:r>
      </w:ins>
      <w:proofErr w:type="gramEnd"/>
      <w:del w:id="1139" w:author="jhawkins" w:date="2011-04-01T09:37:00Z">
        <w:r w:rsidDel="00E547DB">
          <w:rPr>
            <w:rFonts w:ascii="Times New Roman" w:hAnsi="Times New Roman"/>
            <w:color w:val="191919"/>
            <w:spacing w:val="-2"/>
            <w:sz w:val="18"/>
            <w:szCs w:val="18"/>
          </w:rPr>
          <w:delText>clas</w:delText>
        </w:r>
        <w:r w:rsidDel="00E547DB">
          <w:rPr>
            <w:rFonts w:ascii="Times New Roman" w:hAnsi="Times New Roman"/>
            <w:color w:val="191919"/>
            <w:sz w:val="18"/>
            <w:szCs w:val="18"/>
          </w:rPr>
          <w:delText>s</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sched</w:delText>
        </w:r>
        <w:r w:rsidDel="00E547DB">
          <w:rPr>
            <w:rFonts w:ascii="Times New Roman" w:hAnsi="Times New Roman"/>
            <w:color w:val="191919"/>
            <w:spacing w:val="-3"/>
            <w:sz w:val="18"/>
            <w:szCs w:val="18"/>
          </w:rPr>
          <w:delText>u</w:delText>
        </w:r>
        <w:r w:rsidDel="00E547DB">
          <w:rPr>
            <w:rFonts w:ascii="Times New Roman" w:hAnsi="Times New Roman"/>
            <w:color w:val="191919"/>
            <w:spacing w:val="-2"/>
            <w:sz w:val="18"/>
            <w:szCs w:val="18"/>
          </w:rPr>
          <w:delText>les</w:delText>
        </w:r>
      </w:del>
      <w:r>
        <w:rPr>
          <w:rFonts w:ascii="Times New Roman" w:hAnsi="Times New Roman"/>
          <w:color w:val="191919"/>
          <w:sz w:val="18"/>
          <w:szCs w:val="18"/>
        </w:rPr>
        <w:t>.</w:t>
      </w:r>
      <w:del w:id="1140" w:author="jhawkins" w:date="2011-04-01T09:39:00Z">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Lat</w:delText>
        </w:r>
        <w:r w:rsidDel="00E547DB">
          <w:rPr>
            <w:rFonts w:ascii="Times New Roman" w:hAnsi="Times New Roman"/>
            <w:color w:val="191919"/>
            <w:sz w:val="18"/>
            <w:szCs w:val="18"/>
          </w:rPr>
          <w:delText>e</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registrants ar</w:delText>
        </w:r>
        <w:r w:rsidDel="00E547DB">
          <w:rPr>
            <w:rFonts w:ascii="Times New Roman" w:hAnsi="Times New Roman"/>
            <w:color w:val="191919"/>
            <w:sz w:val="18"/>
            <w:szCs w:val="18"/>
          </w:rPr>
          <w:delText xml:space="preserve">e </w:delText>
        </w:r>
        <w:r w:rsidDel="00E547DB">
          <w:rPr>
            <w:rFonts w:ascii="Times New Roman" w:hAnsi="Times New Roman"/>
            <w:color w:val="191919"/>
            <w:spacing w:val="-2"/>
            <w:sz w:val="18"/>
            <w:szCs w:val="18"/>
          </w:rPr>
          <w:delText>accepte</w:delText>
        </w:r>
        <w:r w:rsidDel="00E547DB">
          <w:rPr>
            <w:rFonts w:ascii="Times New Roman" w:hAnsi="Times New Roman"/>
            <w:color w:val="191919"/>
            <w:sz w:val="18"/>
            <w:szCs w:val="18"/>
          </w:rPr>
          <w:delText xml:space="preserve">d </w:delText>
        </w:r>
        <w:r w:rsidDel="00E547DB">
          <w:rPr>
            <w:rFonts w:ascii="Times New Roman" w:hAnsi="Times New Roman"/>
            <w:color w:val="191919"/>
            <w:spacing w:val="-2"/>
            <w:sz w:val="18"/>
            <w:szCs w:val="18"/>
          </w:rPr>
          <w:delText>fo</w:delText>
        </w:r>
        <w:r w:rsidDel="00E547DB">
          <w:rPr>
            <w:rFonts w:ascii="Times New Roman" w:hAnsi="Times New Roman"/>
            <w:color w:val="191919"/>
            <w:sz w:val="18"/>
            <w:szCs w:val="18"/>
          </w:rPr>
          <w:delText xml:space="preserve">r a </w:delText>
        </w:r>
        <w:r w:rsidDel="00E547DB">
          <w:rPr>
            <w:rFonts w:ascii="Times New Roman" w:hAnsi="Times New Roman"/>
            <w:color w:val="191919"/>
            <w:spacing w:val="-2"/>
            <w:sz w:val="18"/>
            <w:szCs w:val="18"/>
          </w:rPr>
          <w:delText>limite</w:delText>
        </w:r>
        <w:r w:rsidDel="00E547DB">
          <w:rPr>
            <w:rFonts w:ascii="Times New Roman" w:hAnsi="Times New Roman"/>
            <w:color w:val="191919"/>
            <w:sz w:val="18"/>
            <w:szCs w:val="18"/>
          </w:rPr>
          <w:delText xml:space="preserve">d </w:delText>
        </w:r>
        <w:r w:rsidDel="00E547DB">
          <w:rPr>
            <w:rFonts w:ascii="Times New Roman" w:hAnsi="Times New Roman"/>
            <w:color w:val="191919"/>
            <w:spacing w:val="-2"/>
            <w:sz w:val="18"/>
            <w:szCs w:val="18"/>
          </w:rPr>
          <w:delText>tim</w:delText>
        </w:r>
        <w:r w:rsidDel="00E547DB">
          <w:rPr>
            <w:rFonts w:ascii="Times New Roman" w:hAnsi="Times New Roman"/>
            <w:color w:val="191919"/>
            <w:sz w:val="18"/>
            <w:szCs w:val="18"/>
          </w:rPr>
          <w:delText xml:space="preserve">e </w:delText>
        </w:r>
        <w:r w:rsidDel="00E547DB">
          <w:rPr>
            <w:rFonts w:ascii="Times New Roman" w:hAnsi="Times New Roman"/>
            <w:color w:val="191919"/>
            <w:spacing w:val="-2"/>
            <w:sz w:val="18"/>
            <w:szCs w:val="18"/>
          </w:rPr>
          <w:delText>afte</w:delText>
        </w:r>
        <w:r w:rsidDel="00E547DB">
          <w:rPr>
            <w:rFonts w:ascii="Times New Roman" w:hAnsi="Times New Roman"/>
            <w:color w:val="191919"/>
            <w:sz w:val="18"/>
            <w:szCs w:val="18"/>
          </w:rPr>
          <w:delText xml:space="preserve">r </w:delText>
        </w:r>
        <w:r w:rsidDel="00E547DB">
          <w:rPr>
            <w:rFonts w:ascii="Times New Roman" w:hAnsi="Times New Roman"/>
            <w:color w:val="191919"/>
            <w:spacing w:val="-2"/>
            <w:sz w:val="18"/>
            <w:szCs w:val="18"/>
          </w:rPr>
          <w:delText>regula</w:delText>
        </w:r>
        <w:r w:rsidDel="00E547DB">
          <w:rPr>
            <w:rFonts w:ascii="Times New Roman" w:hAnsi="Times New Roman"/>
            <w:color w:val="191919"/>
            <w:sz w:val="18"/>
            <w:szCs w:val="18"/>
          </w:rPr>
          <w:delText xml:space="preserve">r </w:delText>
        </w:r>
        <w:r w:rsidDel="00E547DB">
          <w:rPr>
            <w:rFonts w:ascii="Times New Roman" w:hAnsi="Times New Roman"/>
            <w:color w:val="191919"/>
            <w:spacing w:val="-2"/>
            <w:sz w:val="18"/>
            <w:szCs w:val="18"/>
          </w:rPr>
          <w:delText>registratio</w:delText>
        </w:r>
        <w:r w:rsidDel="00E547DB">
          <w:rPr>
            <w:rFonts w:ascii="Times New Roman" w:hAnsi="Times New Roman"/>
            <w:color w:val="191919"/>
            <w:sz w:val="18"/>
            <w:szCs w:val="18"/>
          </w:rPr>
          <w:delText xml:space="preserve">n </w:delText>
        </w:r>
        <w:r w:rsidDel="00E547DB">
          <w:rPr>
            <w:rFonts w:ascii="Times New Roman" w:hAnsi="Times New Roman"/>
            <w:color w:val="191919"/>
            <w:spacing w:val="-2"/>
            <w:sz w:val="18"/>
            <w:szCs w:val="18"/>
          </w:rPr>
          <w:delText>i</w:delText>
        </w:r>
        <w:r w:rsidDel="00E547DB">
          <w:rPr>
            <w:rFonts w:ascii="Times New Roman" w:hAnsi="Times New Roman"/>
            <w:color w:val="191919"/>
            <w:sz w:val="18"/>
            <w:szCs w:val="18"/>
          </w:rPr>
          <w:delText xml:space="preserve">s </w:delText>
        </w:r>
        <w:r w:rsidDel="00E547DB">
          <w:rPr>
            <w:rFonts w:ascii="Times New Roman" w:hAnsi="Times New Roman"/>
            <w:color w:val="191919"/>
            <w:spacing w:val="-2"/>
            <w:sz w:val="18"/>
            <w:szCs w:val="18"/>
          </w:rPr>
          <w:delText>announce</w:delText>
        </w:r>
        <w:r w:rsidDel="00E547DB">
          <w:rPr>
            <w:rFonts w:ascii="Times New Roman" w:hAnsi="Times New Roman"/>
            <w:color w:val="191919"/>
            <w:sz w:val="18"/>
            <w:szCs w:val="18"/>
          </w:rPr>
          <w:delText xml:space="preserve">d </w:delText>
        </w:r>
        <w:r w:rsidDel="00E547DB">
          <w:rPr>
            <w:rFonts w:ascii="Times New Roman" w:hAnsi="Times New Roman"/>
            <w:color w:val="191919"/>
            <w:spacing w:val="-2"/>
            <w:sz w:val="18"/>
            <w:szCs w:val="18"/>
          </w:rPr>
          <w:delText>i</w:delText>
        </w:r>
        <w:r w:rsidDel="00E547DB">
          <w:rPr>
            <w:rFonts w:ascii="Times New Roman" w:hAnsi="Times New Roman"/>
            <w:color w:val="191919"/>
            <w:sz w:val="18"/>
            <w:szCs w:val="18"/>
          </w:rPr>
          <w:delText xml:space="preserve">n </w:delText>
        </w:r>
        <w:r w:rsidDel="00E547DB">
          <w:rPr>
            <w:rFonts w:ascii="Times New Roman" w:hAnsi="Times New Roman"/>
            <w:color w:val="191919"/>
            <w:spacing w:val="-2"/>
            <w:sz w:val="18"/>
            <w:szCs w:val="18"/>
          </w:rPr>
          <w:delText>th</w:delText>
        </w:r>
        <w:r w:rsidDel="00E547DB">
          <w:rPr>
            <w:rFonts w:ascii="Times New Roman" w:hAnsi="Times New Roman"/>
            <w:color w:val="191919"/>
            <w:sz w:val="18"/>
            <w:szCs w:val="18"/>
          </w:rPr>
          <w:delText xml:space="preserve">e </w:delText>
        </w:r>
        <w:r w:rsidDel="00E547DB">
          <w:rPr>
            <w:rFonts w:ascii="Times New Roman" w:hAnsi="Times New Roman"/>
            <w:color w:val="191919"/>
            <w:spacing w:val="-2"/>
            <w:sz w:val="18"/>
            <w:szCs w:val="18"/>
          </w:rPr>
          <w:delText>clas</w:delText>
        </w:r>
        <w:r w:rsidDel="00E547DB">
          <w:rPr>
            <w:rFonts w:ascii="Times New Roman" w:hAnsi="Times New Roman"/>
            <w:color w:val="191919"/>
            <w:sz w:val="18"/>
            <w:szCs w:val="18"/>
          </w:rPr>
          <w:delText xml:space="preserve">s </w:delText>
        </w:r>
        <w:r w:rsidDel="00E547DB">
          <w:rPr>
            <w:rFonts w:ascii="Times New Roman" w:hAnsi="Times New Roman"/>
            <w:color w:val="191919"/>
            <w:spacing w:val="-2"/>
            <w:sz w:val="18"/>
            <w:szCs w:val="18"/>
          </w:rPr>
          <w:delText>schedule</w:delText>
        </w:r>
      </w:del>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 xml:space="preserve">e </w:t>
      </w:r>
      <w:r>
        <w:rPr>
          <w:rFonts w:ascii="Times New Roman" w:hAnsi="Times New Roman"/>
          <w:color w:val="191919"/>
          <w:spacing w:val="-2"/>
          <w:sz w:val="18"/>
          <w:szCs w:val="18"/>
        </w:rPr>
        <w:t>fe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la</w:t>
      </w:r>
      <w:r>
        <w:rPr>
          <w:rFonts w:ascii="Times New Roman" w:hAnsi="Times New Roman"/>
          <w:color w:val="191919"/>
          <w:spacing w:val="-3"/>
          <w:sz w:val="18"/>
          <w:szCs w:val="18"/>
        </w:rPr>
        <w:t>t</w:t>
      </w:r>
      <w:r>
        <w:rPr>
          <w:rFonts w:ascii="Times New Roman" w:hAnsi="Times New Roman"/>
          <w:color w:val="191919"/>
          <w:sz w:val="18"/>
          <w:szCs w:val="18"/>
        </w:rPr>
        <w:t xml:space="preserve">e </w:t>
      </w:r>
      <w:r>
        <w:rPr>
          <w:rFonts w:ascii="Times New Roman" w:hAnsi="Times New Roman"/>
          <w:color w:val="191919"/>
          <w:spacing w:val="-2"/>
          <w:sz w:val="18"/>
          <w:szCs w:val="18"/>
        </w:rPr>
        <w:t>registrants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 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lastRenderedPageBreak/>
        <w:t>registration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r</w:t>
      </w:r>
      <w:r>
        <w:rPr>
          <w:rFonts w:ascii="Times New Roman" w:hAnsi="Times New Roman"/>
          <w:color w:val="191919"/>
          <w:spacing w:val="-2"/>
          <w:sz w:val="18"/>
          <w:szCs w:val="18"/>
        </w:rPr>
        <w:t>esponsibl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class(</w:t>
      </w:r>
      <w:proofErr w:type="gramEnd"/>
      <w:r>
        <w:rPr>
          <w:rFonts w:ascii="Times New Roman" w:hAnsi="Times New Roman"/>
          <w:color w:val="191919"/>
          <w:spacing w:val="-2"/>
          <w:sz w:val="18"/>
          <w:szCs w:val="18"/>
        </w:rPr>
        <w:t>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registers.</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1141" w:name="_Toc295559103"/>
      <w:bookmarkStart w:id="1142" w:name="_Toc297152636"/>
      <w:r>
        <w:rPr>
          <w:rFonts w:ascii="Times New Roman" w:hAnsi="Times New Roman"/>
          <w:color w:val="191919"/>
          <w:spacing w:val="-2"/>
          <w:sz w:val="24"/>
          <w:szCs w:val="24"/>
        </w:rPr>
        <w:t>A</w:t>
      </w:r>
      <w:r>
        <w:rPr>
          <w:rFonts w:ascii="Times New Roman" w:hAnsi="Times New Roman"/>
          <w:color w:val="191919"/>
          <w:spacing w:val="-2"/>
          <w:sz w:val="18"/>
          <w:szCs w:val="18"/>
        </w:rPr>
        <w:t>UDITIN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N</w:t>
      </w:r>
      <w:r>
        <w:rPr>
          <w:rFonts w:ascii="Times New Roman" w:hAnsi="Times New Roman"/>
          <w:color w:val="191919"/>
          <w:spacing w:val="-2"/>
          <w:sz w:val="18"/>
          <w:szCs w:val="18"/>
        </w:rPr>
        <w:t>ONCREDIT</w:t>
      </w:r>
      <w:bookmarkEnd w:id="1141"/>
      <w:bookmarkEnd w:id="1142"/>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audi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cours</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Audite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counte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par</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 load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“V</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condition</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pacing w:val="-3"/>
          <w:sz w:val="18"/>
          <w:szCs w:val="18"/>
        </w:rPr>
        <w:t>audite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sam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regula</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wis</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auditor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permitte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change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instructi</w:t>
      </w:r>
      <w:r>
        <w:rPr>
          <w:rFonts w:ascii="Times New Roman" w:hAnsi="Times New Roman"/>
          <w:color w:val="191919"/>
          <w:spacing w:val="-3"/>
          <w:sz w:val="18"/>
          <w:szCs w:val="18"/>
        </w:rPr>
        <w:t>o</w:t>
      </w:r>
      <w:r>
        <w:rPr>
          <w:rFonts w:ascii="Times New Roman" w:hAnsi="Times New Roman"/>
          <w:color w:val="191919"/>
          <w:spacing w:val="-2"/>
          <w:sz w:val="18"/>
          <w:szCs w:val="18"/>
        </w:rPr>
        <w:t>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form 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143" w:author="jhawkins" w:date="2011-04-01T09:10: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44" w:author="jhawkins" w:date="2011-04-01T09:10: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1145" w:name="_Toc295559104"/>
      <w:bookmarkStart w:id="1146" w:name="_Toc297152637"/>
      <w:r>
        <w:rPr>
          <w:rFonts w:ascii="Times New Roman" w:hAnsi="Times New Roman"/>
          <w:color w:val="191919"/>
          <w:spacing w:val="-2"/>
          <w:sz w:val="24"/>
          <w:szCs w:val="24"/>
        </w:rPr>
        <w:t>W</w:t>
      </w:r>
      <w:r>
        <w:rPr>
          <w:rFonts w:ascii="Times New Roman" w:hAnsi="Times New Roman"/>
          <w:color w:val="191919"/>
          <w:spacing w:val="-2"/>
          <w:sz w:val="18"/>
          <w:szCs w:val="18"/>
        </w:rPr>
        <w:t>ITHDR</w:t>
      </w:r>
      <w:r>
        <w:rPr>
          <w:rFonts w:ascii="Times New Roman" w:hAnsi="Times New Roman"/>
          <w:color w:val="191919"/>
          <w:spacing w:val="-22"/>
          <w:sz w:val="18"/>
          <w:szCs w:val="18"/>
        </w:rPr>
        <w:t>AW</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1145"/>
      <w:bookmarkEnd w:id="1146"/>
      <w:r w:rsidR="000A7B93">
        <w:rPr>
          <w:rFonts w:ascii="Times New Roman" w:hAnsi="Times New Roman"/>
          <w:color w:val="191919"/>
          <w:spacing w:val="-2"/>
          <w:sz w:val="18"/>
          <w:szCs w:val="18"/>
        </w:rPr>
        <w:t xml:space="preserve"> </w:t>
      </w:r>
      <w:bookmarkStart w:id="1147" w:name="wfPolicy"/>
      <w:bookmarkEnd w:id="1147"/>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matriculatin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completion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add/dro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fected.</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3"/>
          <w:sz w:val="18"/>
          <w:szCs w:val="18"/>
        </w:rPr>
        <w:t>W</w:t>
      </w:r>
      <w:r>
        <w:rPr>
          <w:rFonts w:ascii="Times New Roman" w:hAnsi="Times New Roman"/>
          <w:color w:val="191919"/>
          <w:spacing w:val="-5"/>
          <w:sz w:val="18"/>
          <w:szCs w:val="18"/>
        </w:rPr>
        <w:t>ithdrawa</w:t>
      </w:r>
      <w:r>
        <w:rPr>
          <w:rFonts w:ascii="Times New Roman" w:hAnsi="Times New Roman"/>
          <w:color w:val="191919"/>
          <w:sz w:val="18"/>
          <w:szCs w:val="18"/>
        </w:rPr>
        <w:t>l</w:t>
      </w:r>
      <w:proofErr w:type="gramEnd"/>
      <w:r>
        <w:rPr>
          <w:rFonts w:ascii="Times New Roman" w:hAnsi="Times New Roman"/>
          <w:color w:val="191919"/>
          <w:spacing w:val="-11"/>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associate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classe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droppe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du</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documente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extenuatin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circumstance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5"/>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include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1</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5"/>
          <w:sz w:val="18"/>
          <w:szCs w:val="18"/>
        </w:rPr>
        <w:t>hou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total.</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reached</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22"/>
          <w:sz w:val="18"/>
          <w:szCs w:val="18"/>
        </w:rPr>
        <w:t>P</w:t>
      </w:r>
      <w:r>
        <w:rPr>
          <w:rFonts w:ascii="Times New Roman" w:hAnsi="Times New Roman"/>
          <w:color w:val="191919"/>
          <w:spacing w:val="-2"/>
          <w:sz w:val="18"/>
          <w:szCs w:val="18"/>
        </w:rPr>
        <w:t>.A. condition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p>
    <w:p w:rsidR="00E37BB4" w:rsidRDefault="00E37BB4" w:rsidP="00E37BB4">
      <w:pPr>
        <w:widowControl w:val="0"/>
        <w:autoSpaceDE w:val="0"/>
        <w:autoSpaceDN w:val="0"/>
        <w:adjustRightInd w:val="0"/>
        <w:spacing w:before="16" w:after="0" w:line="200" w:lineRule="exact"/>
        <w:ind w:left="54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w:t>
      </w:r>
      <w:proofErr w:type="gramEnd"/>
      <w:r>
        <w:rPr>
          <w:rFonts w:ascii="Times New Roman" w:hAnsi="Times New Roman"/>
          <w:color w:val="191919"/>
          <w:spacing w:val="-2"/>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circumstances.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fin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necessar</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complet</w:t>
      </w:r>
      <w:r>
        <w:rPr>
          <w:rFonts w:ascii="Times New Roman" w:hAnsi="Times New Roman"/>
          <w:color w:val="191919"/>
          <w:sz w:val="18"/>
          <w:szCs w:val="18"/>
        </w:rPr>
        <w:t>e</w:t>
      </w:r>
      <w:r>
        <w:rPr>
          <w:rFonts w:ascii="Times New Roman" w:hAnsi="Times New Roman"/>
          <w:color w:val="191919"/>
          <w:spacing w:val="-2"/>
          <w:sz w:val="18"/>
          <w:szCs w:val="18"/>
        </w:rPr>
        <w:t xml:space="preserve"> withdrawa</w:t>
      </w:r>
      <w:r>
        <w:rPr>
          <w:rFonts w:ascii="Times New Roman" w:hAnsi="Times New Roman"/>
          <w:color w:val="191919"/>
          <w:sz w:val="18"/>
          <w:szCs w:val="18"/>
        </w:rPr>
        <w:t>l</w:t>
      </w:r>
      <w:r>
        <w:rPr>
          <w:rFonts w:ascii="Times New Roman" w:hAnsi="Times New Roman"/>
          <w:color w:val="191919"/>
          <w:spacing w:val="-2"/>
          <w:sz w:val="18"/>
          <w:szCs w:val="18"/>
        </w:rPr>
        <w:t xml:space="preserve"> form</w:t>
      </w:r>
      <w:r>
        <w:rPr>
          <w:rFonts w:ascii="Times New Roman" w:hAnsi="Times New Roman"/>
          <w:color w:val="191919"/>
          <w:sz w:val="18"/>
          <w:szCs w:val="18"/>
        </w:rPr>
        <w:t>s</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t>
      </w:r>
      <w:ins w:id="1148" w:author="jhawkins" w:date="2011-04-01T09:10:00Z">
        <w:r>
          <w:rPr>
            <w:rFonts w:ascii="Times New Roman" w:hAnsi="Times New Roman"/>
            <w:color w:val="191919"/>
            <w:spacing w:val="-2"/>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49" w:author="jhawkins" w:date="2011-04-01T09:11: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2"/>
            <w:sz w:val="18"/>
            <w:szCs w:val="18"/>
          </w:rPr>
          <w:delText xml:space="preserve"> Of- fic</w:delText>
        </w:r>
        <w:r w:rsidDel="005622C5">
          <w:rPr>
            <w:rFonts w:ascii="Times New Roman" w:hAnsi="Times New Roman"/>
            <w:color w:val="191919"/>
            <w:sz w:val="18"/>
            <w:szCs w:val="18"/>
          </w:rPr>
          <w:delText>e</w:delText>
        </w:r>
      </w:del>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submittin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 persona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ins w:id="1150" w:author="jhawkins" w:date="2011-04-01T09:11:00Z">
        <w:r>
          <w:rPr>
            <w:rFonts w:ascii="Times New Roman" w:hAnsi="Times New Roman"/>
            <w:color w:val="191919"/>
            <w:spacing w:val="-5"/>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51" w:author="jhawkins" w:date="2011-04-01T09:11: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5"/>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5"/>
          <w:sz w:val="18"/>
          <w:szCs w:val="18"/>
        </w:rPr>
        <w:t xml:space="preserve"> </w:t>
      </w:r>
      <w:proofErr w:type="gramStart"/>
      <w:r>
        <w:rPr>
          <w:rFonts w:ascii="Times New Roman" w:hAnsi="Times New Roman"/>
          <w:color w:val="191919"/>
          <w:spacing w:val="-2"/>
          <w:sz w:val="18"/>
          <w:szCs w:val="18"/>
        </w:rPr>
        <w:t>notifie</w:t>
      </w:r>
      <w:r>
        <w:rPr>
          <w:rFonts w:ascii="Times New Roman" w:hAnsi="Times New Roman"/>
          <w:color w:val="191919"/>
          <w:sz w:val="18"/>
          <w:szCs w:val="18"/>
        </w:rPr>
        <w:t>s</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signed form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1152" w:name="_Toc295559105"/>
      <w:bookmarkStart w:id="1153" w:name="_Toc297152638"/>
      <w:r>
        <w:rPr>
          <w:rFonts w:ascii="Times New Roman" w:hAnsi="Times New Roman"/>
          <w:color w:val="191919"/>
          <w:spacing w:val="-2"/>
          <w:sz w:val="24"/>
          <w:szCs w:val="24"/>
        </w:rPr>
        <w:t>T</w:t>
      </w:r>
      <w:r>
        <w:rPr>
          <w:rFonts w:ascii="Times New Roman" w:hAnsi="Times New Roman"/>
          <w:color w:val="191919"/>
          <w:spacing w:val="-2"/>
          <w:sz w:val="18"/>
          <w:szCs w:val="18"/>
        </w:rPr>
        <w:t>RANSCRIPTS</w:t>
      </w:r>
      <w:bookmarkEnd w:id="1152"/>
      <w:bookmarkEnd w:id="1153"/>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ins w:id="1154" w:author="jhawkins" w:date="2011-04-01T09:11:00Z">
        <w:r>
          <w:rPr>
            <w:rFonts w:ascii="Times New Roman" w:hAnsi="Times New Roman"/>
            <w:color w:val="191919"/>
            <w:spacing w:val="-3"/>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55" w:author="jhawkins" w:date="2011-04-01T09:11: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3"/>
            <w:sz w:val="18"/>
            <w:szCs w:val="18"/>
          </w:rPr>
          <w:delText xml:space="preserve"> </w:delText>
        </w:r>
      </w:del>
      <w:del w:id="1156" w:author="jhawkins" w:date="2011-04-01T09:12:00Z">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w:t>
      </w:r>
      <w:r>
        <w:rPr>
          <w:rFonts w:ascii="Times New Roman" w:hAnsi="Times New Roman"/>
          <w:color w:val="191919"/>
          <w:spacing w:val="-3"/>
          <w:sz w:val="18"/>
          <w:szCs w:val="18"/>
        </w:rPr>
        <w:t>l</w:t>
      </w:r>
      <w:r>
        <w:rPr>
          <w:rFonts w:ascii="Times New Roman" w:hAnsi="Times New Roman"/>
          <w:color w:val="191919"/>
          <w:spacing w:val="-2"/>
          <w:sz w:val="18"/>
          <w:szCs w:val="18"/>
        </w:rPr>
        <w:t>fille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financial obligation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made 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$3.00</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w:t>
      </w:r>
      <w:r>
        <w:rPr>
          <w:rFonts w:ascii="Times New Roman" w:hAnsi="Times New Roman"/>
          <w:color w:val="191919"/>
          <w:spacing w:val="-3"/>
          <w:sz w:val="18"/>
          <w:szCs w:val="18"/>
        </w:rPr>
        <w:t>s</w:t>
      </w:r>
      <w:r>
        <w:rPr>
          <w:rFonts w:ascii="Times New Roman" w:hAnsi="Times New Roman"/>
          <w:color w:val="191919"/>
          <w:spacing w:val="-2"/>
          <w:sz w:val="18"/>
          <w:szCs w:val="18"/>
        </w:rPr>
        <w:t>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writing</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 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sen</w:t>
      </w:r>
      <w:r>
        <w:rPr>
          <w:rFonts w:ascii="Times New Roman" w:hAnsi="Times New Roman"/>
          <w:color w:val="191919"/>
          <w:sz w:val="18"/>
          <w:szCs w:val="18"/>
        </w:rPr>
        <w:t xml:space="preserve">t </w:t>
      </w:r>
      <w:r>
        <w:rPr>
          <w:rFonts w:ascii="Times New Roman" w:hAnsi="Times New Roman"/>
          <w:color w:val="191919"/>
          <w:spacing w:val="-2"/>
          <w:sz w:val="18"/>
          <w:szCs w:val="18"/>
        </w:rPr>
        <w:t>directl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agenc</w:t>
      </w:r>
      <w:r>
        <w:rPr>
          <w:rFonts w:ascii="Times New Roman" w:hAnsi="Times New Roman"/>
          <w:color w:val="191919"/>
          <w:sz w:val="18"/>
          <w:szCs w:val="18"/>
        </w:rPr>
        <w:t xml:space="preserve">y </w:t>
      </w:r>
      <w:r>
        <w:rPr>
          <w:rFonts w:ascii="Times New Roman" w:hAnsi="Times New Roman"/>
          <w:color w:val="191919"/>
          <w:spacing w:val="-2"/>
          <w:sz w:val="18"/>
          <w:szCs w:val="18"/>
        </w:rPr>
        <w:t>usin</w:t>
      </w:r>
      <w:r>
        <w:rPr>
          <w:rFonts w:ascii="Times New Roman" w:hAnsi="Times New Roman"/>
          <w:color w:val="191919"/>
          <w:sz w:val="18"/>
          <w:szCs w:val="18"/>
        </w:rPr>
        <w:t xml:space="preserve">g </w:t>
      </w:r>
      <w:r>
        <w:rPr>
          <w:rFonts w:ascii="Times New Roman" w:hAnsi="Times New Roman"/>
          <w:color w:val="191919"/>
          <w:spacing w:val="-2"/>
          <w:sz w:val="18"/>
          <w:szCs w:val="18"/>
        </w:rPr>
        <w:t>them</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specia</w:t>
      </w:r>
      <w:r>
        <w:rPr>
          <w:rFonts w:ascii="Times New Roman" w:hAnsi="Times New Roman"/>
          <w:color w:val="191919"/>
          <w:sz w:val="18"/>
          <w:szCs w:val="18"/>
        </w:rPr>
        <w:t xml:space="preserve">l </w:t>
      </w:r>
      <w:r>
        <w:rPr>
          <w:rFonts w:ascii="Times New Roman" w:hAnsi="Times New Roman"/>
          <w:color w:val="191919"/>
          <w:spacing w:val="-2"/>
          <w:sz w:val="18"/>
          <w:szCs w:val="18"/>
        </w:rPr>
        <w:t>cases</w:t>
      </w:r>
      <w:r>
        <w:rPr>
          <w:rFonts w:ascii="Times New Roman" w:hAnsi="Times New Roman"/>
          <w:color w:val="191919"/>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 xml:space="preserve">l </w:t>
      </w:r>
      <w:r>
        <w:rPr>
          <w:rFonts w:ascii="Times New Roman" w:hAnsi="Times New Roman"/>
          <w:color w:val="191919"/>
          <w:spacing w:val="-2"/>
          <w:sz w:val="18"/>
          <w:szCs w:val="18"/>
        </w:rPr>
        <w:t>transcript</w:t>
      </w:r>
      <w:r>
        <w:rPr>
          <w:rFonts w:ascii="Times New Roman" w:hAnsi="Times New Roman"/>
          <w:color w:val="191919"/>
          <w:sz w:val="18"/>
          <w:szCs w:val="18"/>
        </w:rPr>
        <w:t xml:space="preserve">s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transmitte</w:t>
      </w:r>
      <w:r>
        <w:rPr>
          <w:rFonts w:ascii="Times New Roman" w:hAnsi="Times New Roman"/>
          <w:color w:val="191919"/>
          <w:sz w:val="18"/>
          <w:szCs w:val="18"/>
        </w:rPr>
        <w:t xml:space="preserve">d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telecopier/</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 xml:space="preserve">X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an 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w:t>
      </w:r>
    </w:p>
    <w:p w:rsidR="00E37BB4" w:rsidRPr="00117F90" w:rsidRDefault="00E37BB4" w:rsidP="00E37BB4">
      <w:pPr>
        <w:pStyle w:val="ListParagraph"/>
        <w:tabs>
          <w:tab w:val="left" w:pos="72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Heading2"/>
        <w:spacing w:before="0"/>
        <w:ind w:left="180" w:firstLine="0"/>
        <w:rPr>
          <w:rFonts w:ascii="Times New Roman" w:hAnsi="Times New Roman"/>
          <w:color w:val="000000"/>
          <w:sz w:val="18"/>
          <w:szCs w:val="18"/>
        </w:rPr>
      </w:pPr>
      <w:bookmarkStart w:id="1157" w:name="_Toc295559106"/>
      <w:bookmarkStart w:id="1158" w:name="_Toc297152639"/>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1157"/>
      <w:bookmarkEnd w:id="1158"/>
    </w:p>
    <w:p w:rsidR="00974DBB" w:rsidRDefault="00974DBB" w:rsidP="00974DBB">
      <w:pPr>
        <w:widowControl w:val="0"/>
        <w:tabs>
          <w:tab w:val="left" w:pos="1560"/>
        </w:tabs>
        <w:autoSpaceDE w:val="0"/>
        <w:autoSpaceDN w:val="0"/>
        <w:adjustRightInd w:val="0"/>
        <w:spacing w:before="30" w:after="0" w:line="250" w:lineRule="auto"/>
        <w:ind w:left="180" w:right="1050" w:firstLine="0"/>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974DBB" w:rsidRDefault="00974DBB" w:rsidP="00974DBB">
      <w:pPr>
        <w:widowControl w:val="0"/>
        <w:tabs>
          <w:tab w:val="left" w:pos="1560"/>
        </w:tabs>
        <w:autoSpaceDE w:val="0"/>
        <w:autoSpaceDN w:val="0"/>
        <w:adjustRightInd w:val="0"/>
        <w:spacing w:before="30" w:after="0" w:line="250" w:lineRule="auto"/>
        <w:ind w:right="1050"/>
        <w:rPr>
          <w:rFonts w:ascii="Times New Roman" w:hAnsi="Times New Roman"/>
          <w:color w:val="000000"/>
          <w:sz w:val="18"/>
          <w:szCs w:val="18"/>
        </w:rPr>
      </w:pPr>
      <w:r>
        <w:rPr>
          <w:rFonts w:ascii="Times New Roman" w:hAnsi="Times New Roman"/>
          <w:color w:val="191919"/>
          <w:spacing w:val="-2"/>
          <w:sz w:val="18"/>
          <w:szCs w:val="18"/>
        </w:rPr>
        <w:t xml:space="preserve"> Freshme</w:t>
      </w:r>
      <w:r>
        <w:rPr>
          <w:rFonts w:ascii="Times New Roman" w:hAnsi="Times New Roman"/>
          <w:color w:val="191919"/>
          <w:sz w:val="18"/>
          <w:szCs w:val="18"/>
        </w:rPr>
        <w:t>n</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0-29</w:t>
      </w:r>
    </w:p>
    <w:p w:rsidR="00974DBB" w:rsidRDefault="00974DBB" w:rsidP="00974DBB">
      <w:pPr>
        <w:widowControl w:val="0"/>
        <w:tabs>
          <w:tab w:val="left" w:pos="1560"/>
        </w:tabs>
        <w:autoSpaceDE w:val="0"/>
        <w:autoSpaceDN w:val="0"/>
        <w:adjustRightInd w:val="0"/>
        <w:spacing w:after="0"/>
        <w:rPr>
          <w:rFonts w:ascii="Times New Roman" w:hAnsi="Times New Roman"/>
          <w:color w:val="000000"/>
          <w:sz w:val="18"/>
          <w:szCs w:val="18"/>
        </w:rPr>
      </w:pPr>
      <w:r>
        <w:rPr>
          <w:rFonts w:ascii="Times New Roman" w:hAnsi="Times New Roman"/>
          <w:color w:val="191919"/>
          <w:spacing w:val="-2"/>
          <w:sz w:val="18"/>
          <w:szCs w:val="18"/>
        </w:rPr>
        <w:t>Sophomore</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pacing w:val="-2"/>
          <w:sz w:val="18"/>
          <w:szCs w:val="18"/>
        </w:rPr>
        <w:t>30-59</w:t>
      </w:r>
    </w:p>
    <w:p w:rsidR="00974DBB" w:rsidRDefault="00974DBB" w:rsidP="00974DBB">
      <w:pPr>
        <w:widowControl w:val="0"/>
        <w:tabs>
          <w:tab w:val="left" w:pos="154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60-89</w:t>
      </w:r>
    </w:p>
    <w:p w:rsidR="00974DBB" w:rsidRDefault="00974DBB" w:rsidP="00974DBB">
      <w:pPr>
        <w:widowControl w:val="0"/>
        <w:tabs>
          <w:tab w:val="left" w:pos="156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z w:val="18"/>
          <w:szCs w:val="18"/>
        </w:rPr>
        <w:t>&amp;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above</w:t>
      </w:r>
    </w:p>
    <w:p w:rsidR="00974DBB" w:rsidRDefault="00566B75"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r w:rsidRPr="00566B75">
        <w:rPr>
          <w:rFonts w:ascii="Calibri" w:hAnsi="Calibri"/>
          <w:noProof/>
          <w:lang w:eastAsia="en-US"/>
        </w:rPr>
        <w:pict>
          <v:shape id="Text Box 1827" o:spid="_x0000_s1069" type="#_x0000_t202" style="position:absolute;left:0;text-align:left;margin-left:36pt;margin-top:81.45pt;width:7.35pt;height:12pt;z-index:-25161216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oQ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" o:allowincell="f" filled="f" stroked="f">
            <v:textbox style="mso-next-textbox:#Text Box 1827" inset="0,0,0,0">
              <w:txbxContent>
                <w:p w:rsidR="00FB5CC6" w:rsidRDefault="00FB5CC6" w:rsidP="00974DBB">
                  <w:pPr>
                    <w:widowControl w:val="0"/>
                    <w:autoSpaceDE w:val="0"/>
                    <w:autoSpaceDN w:val="0"/>
                    <w:adjustRightInd w:val="0"/>
                    <w:spacing w:after="0" w:line="237" w:lineRule="exact"/>
                    <w:ind w:right="-56"/>
                    <w:rPr>
                      <w:rFonts w:ascii="Times New Roman" w:hAnsi="Times New Roman"/>
                      <w:color w:val="000000"/>
                      <w:sz w:val="24"/>
                      <w:szCs w:val="24"/>
                    </w:rPr>
                  </w:pPr>
                  <w:r>
                    <w:rPr>
                      <w:rFonts w:ascii="Times New Roman" w:hAnsi="Times New Roman"/>
                      <w:b/>
                      <w:bCs/>
                      <w:color w:val="191919"/>
                      <w:sz w:val="24"/>
                      <w:szCs w:val="24"/>
                    </w:rPr>
                    <w:t>P</w:t>
                  </w:r>
                </w:p>
              </w:txbxContent>
            </v:textbox>
            <w10:wrap anchorx="page"/>
          </v:shape>
        </w:pict>
      </w:r>
      <w:r w:rsidR="00974DBB">
        <w:rPr>
          <w:rFonts w:ascii="Times New Roman" w:hAnsi="Times New Roman"/>
          <w:color w:val="191919"/>
          <w:spacing w:val="-2"/>
          <w:sz w:val="18"/>
          <w:szCs w:val="18"/>
        </w:rPr>
        <w:t>Special–</w:t>
      </w:r>
      <w:r w:rsidR="00974DBB">
        <w:rPr>
          <w:rFonts w:ascii="Times New Roman" w:hAnsi="Times New Roman"/>
          <w:color w:val="191919"/>
          <w:spacing w:val="-2"/>
          <w:sz w:val="18"/>
          <w:szCs w:val="18"/>
        </w:rPr>
        <w:tab/>
        <w:t>Colleg</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graduate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wh</w:t>
      </w:r>
      <w:r w:rsidR="00974DBB">
        <w:rPr>
          <w:rFonts w:ascii="Times New Roman" w:hAnsi="Times New Roman"/>
          <w:color w:val="191919"/>
          <w:sz w:val="18"/>
          <w:szCs w:val="18"/>
        </w:rPr>
        <w:t>o</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studyin</w:t>
      </w:r>
      <w:r w:rsidR="00974DBB">
        <w:rPr>
          <w:rFonts w:ascii="Times New Roman" w:hAnsi="Times New Roman"/>
          <w:color w:val="191919"/>
          <w:sz w:val="18"/>
          <w:szCs w:val="18"/>
        </w:rPr>
        <w:t>g</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towar</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anothe</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unde</w:t>
      </w:r>
      <w:r w:rsidR="00974DBB">
        <w:rPr>
          <w:rFonts w:ascii="Times New Roman" w:hAnsi="Times New Roman"/>
          <w:color w:val="191919"/>
          <w:spacing w:val="-5"/>
          <w:sz w:val="18"/>
          <w:szCs w:val="18"/>
        </w:rPr>
        <w:t>r</w:t>
      </w:r>
      <w:r w:rsidR="00974DBB">
        <w:rPr>
          <w:rFonts w:ascii="Times New Roman" w:hAnsi="Times New Roman"/>
          <w:color w:val="191919"/>
          <w:spacing w:val="-2"/>
          <w:sz w:val="18"/>
          <w:szCs w:val="18"/>
        </w:rPr>
        <w:t>graduat</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degre</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classifie</w:t>
      </w:r>
      <w:r w:rsidR="00974DBB">
        <w:rPr>
          <w:rFonts w:ascii="Times New Roman" w:hAnsi="Times New Roman"/>
          <w:color w:val="191919"/>
          <w:sz w:val="18"/>
          <w:szCs w:val="18"/>
        </w:rPr>
        <w:t>d</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specia</w:t>
      </w:r>
      <w:r w:rsidR="00974DBB">
        <w:rPr>
          <w:rFonts w:ascii="Times New Roman" w:hAnsi="Times New Roman"/>
          <w:color w:val="191919"/>
          <w:sz w:val="18"/>
          <w:szCs w:val="18"/>
        </w:rPr>
        <w:t>l</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 xml:space="preserve">students. </w:t>
      </w:r>
    </w:p>
    <w:p w:rsidR="00974DBB" w:rsidRDefault="00974DBB"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974DBB" w:rsidRPr="00D07B15" w:rsidRDefault="00974DBB" w:rsidP="00974DBB">
      <w:pPr>
        <w:pStyle w:val="Heading2"/>
        <w:spacing w:before="0"/>
        <w:ind w:left="180" w:firstLine="0"/>
        <w:rPr>
          <w:rFonts w:ascii="Times New Roman" w:hAnsi="Times New Roman"/>
          <w:b w:val="0"/>
          <w:color w:val="191919"/>
          <w:spacing w:val="45"/>
          <w:sz w:val="32"/>
          <w:szCs w:val="32"/>
        </w:rPr>
      </w:pPr>
      <w:bookmarkStart w:id="1159" w:name="_Toc295559107"/>
      <w:bookmarkStart w:id="1160" w:name="_Toc297152640"/>
      <w:r w:rsidRPr="00D07B15">
        <w:rPr>
          <w:rFonts w:ascii="Times New Roman" w:hAnsi="Times New Roman"/>
          <w:b w:val="0"/>
          <w:color w:val="191919"/>
          <w:sz w:val="32"/>
          <w:szCs w:val="32"/>
        </w:rPr>
        <w:t>ACADEMIC</w:t>
      </w:r>
      <w:r w:rsidRPr="00D07B15">
        <w:rPr>
          <w:rFonts w:ascii="Times New Roman" w:hAnsi="Times New Roman"/>
          <w:b w:val="0"/>
          <w:color w:val="191919"/>
          <w:spacing w:val="45"/>
          <w:sz w:val="32"/>
          <w:szCs w:val="32"/>
        </w:rPr>
        <w:t xml:space="preserve"> </w:t>
      </w:r>
      <w:r w:rsidRPr="00D07B15">
        <w:rPr>
          <w:rFonts w:ascii="Times New Roman" w:hAnsi="Times New Roman"/>
          <w:b w:val="0"/>
          <w:color w:val="191919"/>
          <w:sz w:val="32"/>
          <w:szCs w:val="32"/>
        </w:rPr>
        <w:t>RENE</w:t>
      </w:r>
      <w:r w:rsidRPr="00D07B15">
        <w:rPr>
          <w:rFonts w:ascii="Times New Roman" w:hAnsi="Times New Roman"/>
          <w:b w:val="0"/>
          <w:color w:val="191919"/>
          <w:spacing w:val="-60"/>
          <w:sz w:val="32"/>
          <w:szCs w:val="32"/>
        </w:rPr>
        <w:t>W</w:t>
      </w:r>
      <w:r w:rsidRPr="00D07B15">
        <w:rPr>
          <w:rFonts w:ascii="Times New Roman" w:hAnsi="Times New Roman"/>
          <w:b w:val="0"/>
          <w:color w:val="191919"/>
          <w:sz w:val="32"/>
          <w:szCs w:val="32"/>
        </w:rPr>
        <w:t>AL</w:t>
      </w:r>
      <w:r w:rsidRPr="00D07B15">
        <w:rPr>
          <w:rFonts w:ascii="Times New Roman" w:hAnsi="Times New Roman"/>
          <w:b w:val="0"/>
          <w:color w:val="191919"/>
          <w:spacing w:val="25"/>
          <w:sz w:val="32"/>
          <w:szCs w:val="32"/>
        </w:rPr>
        <w:t xml:space="preserve"> </w:t>
      </w:r>
      <w:r w:rsidRPr="00D07B15">
        <w:rPr>
          <w:rFonts w:ascii="Times New Roman" w:hAnsi="Times New Roman"/>
          <w:b w:val="0"/>
          <w:color w:val="191919"/>
          <w:sz w:val="32"/>
          <w:szCs w:val="32"/>
        </w:rPr>
        <w:t>POLICIES</w:t>
      </w:r>
      <w:r w:rsidRPr="00D07B15">
        <w:rPr>
          <w:rFonts w:ascii="Times New Roman" w:hAnsi="Times New Roman"/>
          <w:b w:val="0"/>
          <w:color w:val="191919"/>
          <w:spacing w:val="15"/>
          <w:sz w:val="32"/>
          <w:szCs w:val="32"/>
        </w:rPr>
        <w:t xml:space="preserve"> </w:t>
      </w:r>
      <w:r w:rsidRPr="00D07B15">
        <w:rPr>
          <w:rFonts w:ascii="Times New Roman" w:hAnsi="Times New Roman"/>
          <w:b w:val="0"/>
          <w:color w:val="191919"/>
          <w:sz w:val="32"/>
          <w:szCs w:val="32"/>
        </w:rPr>
        <w:t>AND PROCEDURES</w:t>
      </w:r>
      <w:bookmarkEnd w:id="1159"/>
      <w:bookmarkEnd w:id="1160"/>
      <w:r w:rsidRPr="00D07B15">
        <w:rPr>
          <w:rFonts w:ascii="Times New Roman" w:hAnsi="Times New Roman"/>
          <w:b w:val="0"/>
          <w:color w:val="191919"/>
          <w:spacing w:val="45"/>
          <w:sz w:val="32"/>
          <w:szCs w:val="32"/>
        </w:rPr>
        <w:t xml:space="preserve"> </w:t>
      </w:r>
    </w:p>
    <w:p w:rsidR="00974DBB" w:rsidRPr="005F2A86" w:rsidRDefault="00974DBB" w:rsidP="00974DBB">
      <w:pPr>
        <w:pStyle w:val="Heading2"/>
        <w:spacing w:before="0"/>
        <w:ind w:left="180" w:firstLine="0"/>
        <w:rPr>
          <w:rFonts w:ascii="Times New Roman" w:hAnsi="Times New Roman"/>
          <w:color w:val="000000"/>
          <w:sz w:val="24"/>
          <w:szCs w:val="24"/>
        </w:rPr>
      </w:pPr>
      <w:bookmarkStart w:id="1161" w:name="_Toc295559108"/>
      <w:bookmarkStart w:id="1162" w:name="_Toc297152641"/>
      <w:r w:rsidRPr="005F2A86">
        <w:rPr>
          <w:rFonts w:ascii="Times New Roman" w:hAnsi="Times New Roman"/>
          <w:color w:val="191919"/>
          <w:sz w:val="24"/>
          <w:szCs w:val="24"/>
        </w:rPr>
        <w:t>P</w:t>
      </w:r>
      <w:r w:rsidRPr="00D07B15">
        <w:rPr>
          <w:rFonts w:ascii="Times New Roman" w:hAnsi="Times New Roman"/>
          <w:color w:val="191919"/>
          <w:sz w:val="18"/>
          <w:szCs w:val="18"/>
        </w:rPr>
        <w:t>OLICIES</w:t>
      </w:r>
      <w:bookmarkEnd w:id="1161"/>
      <w:bookmarkEnd w:id="1162"/>
    </w:p>
    <w:p w:rsidR="00974DBB" w:rsidRDefault="00974DBB" w:rsidP="00974DBB">
      <w:pPr>
        <w:widowControl w:val="0"/>
        <w:autoSpaceDE w:val="0"/>
        <w:autoSpaceDN w:val="0"/>
        <w:adjustRightInd w:val="0"/>
        <w:spacing w:before="13"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University System of Geo</w:t>
      </w:r>
      <w:r>
        <w:rPr>
          <w:rFonts w:ascii="Times New Roman" w:hAnsi="Times New Roman"/>
          <w:color w:val="191919"/>
          <w:spacing w:val="-3"/>
          <w:sz w:val="18"/>
          <w:szCs w:val="18"/>
        </w:rPr>
        <w:t>r</w:t>
      </w:r>
      <w:r>
        <w:rPr>
          <w:rFonts w:ascii="Times New Roman" w:hAnsi="Times New Roman"/>
          <w:color w:val="191919"/>
          <w:sz w:val="18"/>
          <w:szCs w:val="18"/>
        </w:rPr>
        <w:t>gia unde</w:t>
      </w:r>
      <w:r>
        <w:rPr>
          <w:rFonts w:ascii="Times New Roman" w:hAnsi="Times New Roman"/>
          <w:color w:val="191919"/>
          <w:spacing w:val="-3"/>
          <w:sz w:val="18"/>
          <w:szCs w:val="18"/>
        </w:rPr>
        <w:t>r</w:t>
      </w:r>
      <w:r>
        <w:rPr>
          <w:rFonts w:ascii="Times New Roman" w:hAnsi="Times New Roman"/>
          <w:color w:val="191919"/>
          <w:sz w:val="18"/>
          <w:szCs w:val="18"/>
        </w:rPr>
        <w:t>graduate students who have been readmitted or reinstated after a period of absence of five (</w:t>
      </w:r>
      <w:r>
        <w:rPr>
          <w:rFonts w:ascii="Times New Roman" w:hAnsi="Times New Roman"/>
          <w:color w:val="191919"/>
          <w:spacing w:val="-1"/>
          <w:sz w:val="18"/>
          <w:szCs w:val="18"/>
        </w:rPr>
        <w:t>5</w:t>
      </w:r>
      <w:r>
        <w:rPr>
          <w:rFonts w:ascii="Times New Roman" w:hAnsi="Times New Roman"/>
          <w:color w:val="191919"/>
          <w:sz w:val="18"/>
          <w:szCs w:val="18"/>
        </w:rPr>
        <w:t>) calendar years or longer are eligible for academic renewal.</w:t>
      </w:r>
      <w:r>
        <w:rPr>
          <w:rFonts w:ascii="Times New Roman" w:hAnsi="Times New Roman"/>
          <w:color w:val="191919"/>
          <w:spacing w:val="35"/>
          <w:sz w:val="18"/>
          <w:szCs w:val="18"/>
        </w:rPr>
        <w:t xml:space="preserve"> </w:t>
      </w:r>
      <w:r>
        <w:rPr>
          <w:rFonts w:ascii="Times New Roman" w:hAnsi="Times New Roman"/>
          <w:color w:val="191919"/>
          <w:sz w:val="18"/>
          <w:szCs w:val="18"/>
        </w:rPr>
        <w:t>Academic renewal for the student signals the initiation of oa new grade po</w:t>
      </w:r>
      <w:r>
        <w:rPr>
          <w:rFonts w:ascii="Times New Roman" w:hAnsi="Times New Roman"/>
          <w:color w:val="191919"/>
          <w:spacing w:val="-1"/>
          <w:sz w:val="18"/>
          <w:szCs w:val="18"/>
        </w:rPr>
        <w:t>i</w:t>
      </w:r>
      <w:r>
        <w:rPr>
          <w:rFonts w:ascii="Times New Roman" w:hAnsi="Times New Roman"/>
          <w:color w:val="191919"/>
          <w:sz w:val="18"/>
          <w:szCs w:val="18"/>
        </w:rPr>
        <w:t>nt average to be used for determining academic standing.</w:t>
      </w:r>
      <w:r>
        <w:rPr>
          <w:rFonts w:ascii="Times New Roman" w:hAnsi="Times New Roman"/>
          <w:color w:val="191919"/>
          <w:spacing w:val="42"/>
          <w:sz w:val="18"/>
          <w:szCs w:val="18"/>
        </w:rPr>
        <w:t xml:space="preserve"> </w:t>
      </w:r>
      <w:r>
        <w:rPr>
          <w:rFonts w:ascii="Times New Roman" w:hAnsi="Times New Roman"/>
          <w:color w:val="191919"/>
          <w:sz w:val="18"/>
          <w:szCs w:val="18"/>
        </w:rPr>
        <w:t>This provision allows University System of Geo</w:t>
      </w:r>
      <w:r>
        <w:rPr>
          <w:rFonts w:ascii="Times New Roman" w:hAnsi="Times New Roman"/>
          <w:color w:val="191919"/>
          <w:spacing w:val="-3"/>
          <w:sz w:val="18"/>
          <w:szCs w:val="18"/>
        </w:rPr>
        <w:t>r</w:t>
      </w:r>
      <w:r>
        <w:rPr>
          <w:rFonts w:ascii="Times New Roman" w:hAnsi="Times New Roman"/>
          <w:color w:val="191919"/>
          <w:sz w:val="18"/>
          <w:szCs w:val="18"/>
        </w:rPr>
        <w:t>gia degree-seeking students who ear</w:t>
      </w:r>
      <w:r>
        <w:rPr>
          <w:rFonts w:ascii="Times New Roman" w:hAnsi="Times New Roman"/>
          <w:color w:val="191919"/>
          <w:spacing w:val="-1"/>
          <w:sz w:val="18"/>
          <w:szCs w:val="18"/>
        </w:rPr>
        <w:t>l</w:t>
      </w:r>
      <w:r>
        <w:rPr>
          <w:rFonts w:ascii="Times New Roman" w:hAnsi="Times New Roman"/>
          <w:color w:val="191919"/>
          <w:sz w:val="18"/>
          <w:szCs w:val="18"/>
        </w:rPr>
        <w:t>ier experienced academic di</w:t>
      </w:r>
      <w:r>
        <w:rPr>
          <w:rFonts w:ascii="Times New Roman" w:hAnsi="Times New Roman"/>
          <w:color w:val="191919"/>
          <w:spacing w:val="-3"/>
          <w:sz w:val="18"/>
          <w:szCs w:val="18"/>
        </w:rPr>
        <w:t>f</w:t>
      </w:r>
      <w:r>
        <w:rPr>
          <w:rFonts w:ascii="Times New Roman" w:hAnsi="Times New Roman"/>
          <w:color w:val="191919"/>
          <w:sz w:val="18"/>
          <w:szCs w:val="18"/>
        </w:rPr>
        <w:t>ficulty (probation, continued probation, suspension, cgpa below 2.00) to make a fresh start and have one f</w:t>
      </w:r>
      <w:r>
        <w:rPr>
          <w:rFonts w:ascii="Times New Roman" w:hAnsi="Times New Roman"/>
          <w:color w:val="191919"/>
          <w:spacing w:val="-1"/>
          <w:sz w:val="18"/>
          <w:szCs w:val="18"/>
        </w:rPr>
        <w:t>i</w:t>
      </w:r>
      <w:r>
        <w:rPr>
          <w:rFonts w:ascii="Times New Roman" w:hAnsi="Times New Roman"/>
          <w:color w:val="191919"/>
          <w:sz w:val="18"/>
          <w:szCs w:val="18"/>
        </w:rPr>
        <w:t>nal opport</w:t>
      </w:r>
      <w:r>
        <w:rPr>
          <w:rFonts w:ascii="Times New Roman" w:hAnsi="Times New Roman"/>
          <w:color w:val="191919"/>
          <w:spacing w:val="-4"/>
          <w:sz w:val="18"/>
          <w:szCs w:val="18"/>
        </w:rPr>
        <w:t>u</w:t>
      </w:r>
      <w:r>
        <w:rPr>
          <w:rFonts w:ascii="Times New Roman" w:hAnsi="Times New Roman"/>
          <w:color w:val="191919"/>
          <w:sz w:val="18"/>
          <w:szCs w:val="18"/>
        </w:rPr>
        <w:t>nity to earn a bachelo</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Former Developmental Studies students may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only if they successfully completed all developmental Stu</w:t>
      </w:r>
      <w:r>
        <w:rPr>
          <w:rFonts w:ascii="Times New Roman" w:hAnsi="Times New Roman"/>
          <w:color w:val="191919"/>
          <w:spacing w:val="-1"/>
          <w:sz w:val="18"/>
          <w:szCs w:val="18"/>
        </w:rPr>
        <w:t>d</w:t>
      </w:r>
      <w:r>
        <w:rPr>
          <w:rFonts w:ascii="Times New Roman" w:hAnsi="Times New Roman"/>
          <w:color w:val="191919"/>
          <w:sz w:val="18"/>
          <w:szCs w:val="18"/>
        </w:rPr>
        <w:t>ies requirements prior to the beginning of the five-year absence.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does not supersede institutional financial aid policies governing Satisfactory</w:t>
      </w:r>
      <w:r>
        <w:rPr>
          <w:rFonts w:ascii="Times New Roman" w:hAnsi="Times New Roman"/>
          <w:color w:val="191919"/>
          <w:spacing w:val="-10"/>
          <w:sz w:val="18"/>
          <w:szCs w:val="18"/>
        </w:rPr>
        <w:t xml:space="preserve"> </w:t>
      </w:r>
      <w:r>
        <w:rPr>
          <w:rFonts w:ascii="Times New Roman" w:hAnsi="Times New Roman"/>
          <w:color w:val="191919"/>
          <w:sz w:val="18"/>
          <w:szCs w:val="18"/>
        </w:rPr>
        <w:t>Academic Progr</w:t>
      </w:r>
      <w:r>
        <w:rPr>
          <w:rFonts w:ascii="Times New Roman" w:hAnsi="Times New Roman"/>
          <w:color w:val="191919"/>
          <w:spacing w:val="-1"/>
          <w:sz w:val="18"/>
          <w:szCs w:val="18"/>
        </w:rPr>
        <w:t>e</w:t>
      </w:r>
      <w:r>
        <w:rPr>
          <w:rFonts w:ascii="Times New Roman" w:hAnsi="Times New Roman"/>
          <w:color w:val="191919"/>
          <w:sz w:val="18"/>
          <w:szCs w:val="18"/>
        </w:rPr>
        <w:t>ss and does not supersede the admissions requirements of certain programs (e.g., teacher education) that require a specific minimum g</w:t>
      </w:r>
      <w:r>
        <w:rPr>
          <w:rFonts w:ascii="Times New Roman" w:hAnsi="Times New Roman"/>
          <w:color w:val="191919"/>
          <w:spacing w:val="-1"/>
          <w:sz w:val="18"/>
          <w:szCs w:val="18"/>
        </w:rPr>
        <w:t>r</w:t>
      </w:r>
      <w:r>
        <w:rPr>
          <w:rFonts w:ascii="Times New Roman" w:hAnsi="Times New Roman"/>
          <w:color w:val="191919"/>
          <w:sz w:val="18"/>
          <w:szCs w:val="18"/>
        </w:rPr>
        <w:t>ade point average based on all coursework. Re-entry into any academic program is not automatic.</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ind w:left="180" w:right="130" w:firstLine="0"/>
        <w:rPr>
          <w:rFonts w:ascii="Times New Roman" w:hAnsi="Times New Roman"/>
          <w:color w:val="000000"/>
          <w:sz w:val="18"/>
          <w:szCs w:val="18"/>
        </w:rPr>
      </w:pPr>
      <w:bookmarkStart w:id="1163" w:name="_Toc295559109"/>
      <w:bookmarkStart w:id="1164" w:name="_Toc297152642"/>
      <w:r>
        <w:rPr>
          <w:rFonts w:ascii="Times New Roman" w:hAnsi="Times New Roman"/>
          <w:color w:val="191919"/>
          <w:sz w:val="24"/>
          <w:szCs w:val="24"/>
        </w:rPr>
        <w:lastRenderedPageBreak/>
        <w:t>P</w:t>
      </w:r>
      <w:r>
        <w:rPr>
          <w:rFonts w:ascii="Times New Roman" w:hAnsi="Times New Roman"/>
          <w:color w:val="191919"/>
          <w:sz w:val="18"/>
          <w:szCs w:val="18"/>
        </w:rPr>
        <w:t>ROCEDURES</w:t>
      </w:r>
      <w:bookmarkEnd w:id="1163"/>
      <w:bookmarkEnd w:id="1164"/>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Students who wish to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must submit an</w:t>
      </w:r>
      <w:r>
        <w:rPr>
          <w:rFonts w:ascii="Times New Roman" w:hAnsi="Times New Roman"/>
          <w:color w:val="191919"/>
          <w:spacing w:val="-10"/>
          <w:sz w:val="18"/>
          <w:szCs w:val="18"/>
        </w:rPr>
        <w:t xml:space="preserve"> </w:t>
      </w:r>
      <w:r>
        <w:rPr>
          <w:rFonts w:ascii="Times New Roman" w:hAnsi="Times New Roman"/>
          <w:color w:val="191919"/>
          <w:sz w:val="18"/>
          <w:szCs w:val="18"/>
        </w:rPr>
        <w:t>Application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w:t>
      </w:r>
      <w:r>
        <w:rPr>
          <w:rFonts w:ascii="Times New Roman" w:hAnsi="Times New Roman"/>
          <w:color w:val="191919"/>
          <w:spacing w:val="42"/>
          <w:sz w:val="18"/>
          <w:szCs w:val="18"/>
        </w:rPr>
        <w:t xml:space="preserve"> </w:t>
      </w:r>
      <w:r>
        <w:rPr>
          <w:rFonts w:ascii="Times New Roman" w:hAnsi="Times New Roman"/>
          <w:color w:val="191919"/>
          <w:sz w:val="18"/>
          <w:szCs w:val="18"/>
        </w:rPr>
        <w:t>The application may be submi</w:t>
      </w:r>
      <w:r>
        <w:rPr>
          <w:rFonts w:ascii="Times New Roman" w:hAnsi="Times New Roman"/>
          <w:color w:val="191919"/>
          <w:spacing w:val="-1"/>
          <w:sz w:val="18"/>
          <w:szCs w:val="18"/>
        </w:rPr>
        <w:t>t</w:t>
      </w:r>
      <w:r>
        <w:rPr>
          <w:rFonts w:ascii="Times New Roman" w:hAnsi="Times New Roman"/>
          <w:color w:val="191919"/>
          <w:sz w:val="18"/>
          <w:szCs w:val="18"/>
        </w:rPr>
        <w:t>ted at the time of readmissions, but no later than the end of three semesters or re-enrollment or one calendar year following re-e</w:t>
      </w:r>
      <w:r>
        <w:rPr>
          <w:rFonts w:ascii="Times New Roman" w:hAnsi="Times New Roman"/>
          <w:color w:val="191919"/>
          <w:spacing w:val="-1"/>
          <w:sz w:val="18"/>
          <w:szCs w:val="18"/>
        </w:rPr>
        <w:t>n</w:t>
      </w:r>
      <w:r>
        <w:rPr>
          <w:rFonts w:ascii="Times New Roman" w:hAnsi="Times New Roman"/>
          <w:color w:val="191919"/>
          <w:sz w:val="18"/>
          <w:szCs w:val="18"/>
        </w:rPr>
        <w:t>rollment, whichever comes first.</w:t>
      </w:r>
      <w:r>
        <w:rPr>
          <w:rFonts w:ascii="Times New Roman" w:hAnsi="Times New Roman"/>
          <w:color w:val="191919"/>
          <w:spacing w:val="42"/>
          <w:sz w:val="18"/>
          <w:szCs w:val="18"/>
        </w:rPr>
        <w:t xml:space="preserve"> </w:t>
      </w:r>
      <w:r>
        <w:rPr>
          <w:rFonts w:ascii="Times New Roman" w:hAnsi="Times New Roman"/>
          <w:color w:val="191919"/>
          <w:sz w:val="18"/>
          <w:szCs w:val="18"/>
        </w:rPr>
        <w:t>The Renewal G</w:t>
      </w:r>
      <w:r>
        <w:rPr>
          <w:rFonts w:ascii="Times New Roman" w:hAnsi="Times New Roman"/>
          <w:color w:val="191919"/>
          <w:spacing w:val="-17"/>
          <w:sz w:val="18"/>
          <w:szCs w:val="18"/>
        </w:rPr>
        <w:t>P</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begins with the semester following re-enrollment.</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Academic credit for previously completed coursework – including transfer credit – will be retained only for courses in which g</w:t>
      </w:r>
      <w:r>
        <w:rPr>
          <w:rFonts w:ascii="Times New Roman" w:hAnsi="Times New Roman"/>
          <w:color w:val="191919"/>
          <w:spacing w:val="-1"/>
          <w:sz w:val="18"/>
          <w:szCs w:val="18"/>
        </w:rPr>
        <w:t>r</w:t>
      </w:r>
      <w:r>
        <w:rPr>
          <w:rFonts w:ascii="Times New Roman" w:hAnsi="Times New Roman"/>
          <w:color w:val="191919"/>
          <w:sz w:val="18"/>
          <w:szCs w:val="18"/>
        </w:rPr>
        <w:t>ades of</w:t>
      </w:r>
      <w:r>
        <w:rPr>
          <w:rFonts w:ascii="Times New Roman" w:hAnsi="Times New Roman"/>
          <w:color w:val="191919"/>
          <w:spacing w:val="-10"/>
          <w:sz w:val="18"/>
          <w:szCs w:val="18"/>
        </w:rPr>
        <w:t xml:space="preserve"> </w:t>
      </w:r>
      <w:r>
        <w:rPr>
          <w:rFonts w:ascii="Times New Roman" w:hAnsi="Times New Roman"/>
          <w:color w:val="191919"/>
          <w:sz w:val="18"/>
          <w:szCs w:val="18"/>
        </w:rPr>
        <w:t>A,B, C, S or K have been earned.  Courses with D or F grades must be repeated if they are required in the student</w:t>
      </w:r>
      <w:r>
        <w:rPr>
          <w:rFonts w:ascii="Times New Roman" w:hAnsi="Times New Roman"/>
          <w:color w:val="191919"/>
          <w:spacing w:val="-10"/>
          <w:sz w:val="18"/>
          <w:szCs w:val="18"/>
        </w:rPr>
        <w:t>’</w:t>
      </w:r>
      <w:r>
        <w:rPr>
          <w:rFonts w:ascii="Times New Roman" w:hAnsi="Times New Roman"/>
          <w:color w:val="191919"/>
          <w:sz w:val="18"/>
          <w:szCs w:val="18"/>
        </w:rPr>
        <w:t>s degree progr</w:t>
      </w:r>
      <w:r>
        <w:rPr>
          <w:rFonts w:ascii="Times New Roman" w:hAnsi="Times New Roman"/>
          <w:color w:val="191919"/>
          <w:spacing w:val="-1"/>
          <w:sz w:val="18"/>
          <w:szCs w:val="18"/>
        </w:rPr>
        <w:t>a</w:t>
      </w:r>
      <w:r>
        <w:rPr>
          <w:rFonts w:ascii="Times New Roman" w:hAnsi="Times New Roman"/>
          <w:color w:val="191919"/>
          <w:sz w:val="18"/>
          <w:szCs w:val="18"/>
        </w:rPr>
        <w:t>m.  Retained grades are not calculated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G</w:t>
      </w:r>
      <w:r>
        <w:rPr>
          <w:rFonts w:ascii="Times New Roman" w:hAnsi="Times New Roman"/>
          <w:color w:val="191919"/>
          <w:spacing w:val="-17"/>
          <w:sz w:val="18"/>
          <w:szCs w:val="18"/>
        </w:rPr>
        <w:t>P</w:t>
      </w:r>
      <w:r>
        <w:rPr>
          <w:rFonts w:ascii="Times New Roman" w:hAnsi="Times New Roman"/>
          <w:color w:val="191919"/>
          <w:sz w:val="18"/>
          <w:szCs w:val="18"/>
        </w:rPr>
        <w:t>A, but are counted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Hours Earned.</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pacing w:val="-13"/>
          <w:sz w:val="18"/>
          <w:szCs w:val="18"/>
        </w:rPr>
        <w:t>T</w:t>
      </w:r>
      <w:r>
        <w:rPr>
          <w:rFonts w:ascii="Times New Roman" w:hAnsi="Times New Roman"/>
          <w:color w:val="191919"/>
          <w:sz w:val="18"/>
          <w:szCs w:val="18"/>
        </w:rPr>
        <w:t>o earn a degree, a student must meet the institution</w:t>
      </w:r>
      <w:r>
        <w:rPr>
          <w:rFonts w:ascii="Times New Roman" w:hAnsi="Times New Roman"/>
          <w:color w:val="191919"/>
          <w:spacing w:val="-10"/>
          <w:sz w:val="18"/>
          <w:szCs w:val="18"/>
        </w:rPr>
        <w:t>’</w:t>
      </w:r>
      <w:r>
        <w:rPr>
          <w:rFonts w:ascii="Times New Roman" w:hAnsi="Times New Roman"/>
          <w:color w:val="191919"/>
          <w:sz w:val="18"/>
          <w:szCs w:val="18"/>
        </w:rPr>
        <w:t>s residency requirements after acquiring academic renewal status.</w:t>
      </w:r>
      <w:r>
        <w:rPr>
          <w:rFonts w:ascii="Times New Roman" w:hAnsi="Times New Roman"/>
          <w:color w:val="191919"/>
          <w:spacing w:val="35"/>
          <w:sz w:val="18"/>
          <w:szCs w:val="18"/>
        </w:rPr>
        <w:t xml:space="preserve"> </w:t>
      </w:r>
      <w:r>
        <w:rPr>
          <w:rFonts w:ascii="Times New Roman" w:hAnsi="Times New Roman"/>
          <w:color w:val="191919"/>
          <w:sz w:val="18"/>
          <w:szCs w:val="18"/>
        </w:rPr>
        <w:t>At le</w:t>
      </w:r>
      <w:r>
        <w:rPr>
          <w:rFonts w:ascii="Times New Roman" w:hAnsi="Times New Roman"/>
          <w:color w:val="191919"/>
          <w:spacing w:val="-1"/>
          <w:sz w:val="18"/>
          <w:szCs w:val="18"/>
        </w:rPr>
        <w:t>a</w:t>
      </w:r>
      <w:r>
        <w:rPr>
          <w:rFonts w:ascii="Times New Roman" w:hAnsi="Times New Roman"/>
          <w:color w:val="191919"/>
          <w:sz w:val="18"/>
          <w:szCs w:val="18"/>
        </w:rPr>
        <w:t>st 50% of work toward a degree must be completed after 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status for a student to be eligible for honors at</w:t>
      </w:r>
      <w:r>
        <w:rPr>
          <w:rFonts w:ascii="Times New Roman" w:hAnsi="Times New Roman"/>
          <w:color w:val="191919"/>
          <w:spacing w:val="-1"/>
          <w:sz w:val="18"/>
          <w:szCs w:val="18"/>
        </w:rPr>
        <w:t xml:space="preserve"> </w:t>
      </w:r>
      <w:r>
        <w:rPr>
          <w:rFonts w:ascii="Times New Roman" w:hAnsi="Times New Roman"/>
          <w:color w:val="191919"/>
          <w:sz w:val="18"/>
          <w:szCs w:val="18"/>
        </w:rPr>
        <w:t>graduation.</w:t>
      </w:r>
    </w:p>
    <w:p w:rsidR="00974DBB" w:rsidRDefault="00974DBB" w:rsidP="00974DBB">
      <w:pPr>
        <w:widowControl w:val="0"/>
        <w:autoSpaceDE w:val="0"/>
        <w:autoSpaceDN w:val="0"/>
        <w:adjustRightInd w:val="0"/>
        <w:spacing w:before="10" w:after="0" w:line="180" w:lineRule="exact"/>
        <w:ind w:left="180" w:right="130"/>
        <w:rPr>
          <w:rFonts w:ascii="Times New Roman" w:hAnsi="Times New Roman"/>
          <w:color w:val="000000"/>
          <w:sz w:val="18"/>
          <w:szCs w:val="18"/>
        </w:rPr>
      </w:pPr>
    </w:p>
    <w:p w:rsidR="00974DBB" w:rsidRDefault="00974DBB" w:rsidP="00974DBB">
      <w:pPr>
        <w:widowControl w:val="0"/>
        <w:autoSpaceDE w:val="0"/>
        <w:autoSpaceDN w:val="0"/>
        <w:adjustRightInd w:val="0"/>
        <w:spacing w:before="30" w:after="0" w:line="255" w:lineRule="auto"/>
        <w:ind w:left="180" w:right="130" w:firstLine="0"/>
        <w:rPr>
          <w:rFonts w:ascii="Times New Roman" w:hAnsi="Times New Roman"/>
          <w:color w:val="000000"/>
          <w:sz w:val="18"/>
          <w:szCs w:val="18"/>
        </w:rPr>
      </w:pPr>
      <w:r>
        <w:rPr>
          <w:rFonts w:ascii="Times New Roman" w:hAnsi="Times New Roman"/>
          <w:b/>
          <w:bCs/>
          <w:color w:val="191919"/>
          <w:sz w:val="18"/>
          <w:szCs w:val="18"/>
        </w:rPr>
        <w:t xml:space="preserve">Note: </w:t>
      </w:r>
      <w:r>
        <w:rPr>
          <w:rFonts w:ascii="Times New Roman" w:hAnsi="Times New Roman"/>
          <w:color w:val="191919"/>
          <w:sz w:val="18"/>
          <w:szCs w:val="18"/>
        </w:rPr>
        <w:t>Please refer to the Board of Regents,</w:t>
      </w:r>
      <w:r>
        <w:rPr>
          <w:rFonts w:ascii="Times New Roman" w:hAnsi="Times New Roman"/>
          <w:color w:val="191919"/>
          <w:spacing w:val="-10"/>
          <w:sz w:val="18"/>
          <w:szCs w:val="18"/>
        </w:rPr>
        <w:t xml:space="preserve"> </w:t>
      </w:r>
      <w:r>
        <w:rPr>
          <w:rFonts w:ascii="Times New Roman" w:hAnsi="Times New Roman"/>
          <w:color w:val="191919"/>
          <w:sz w:val="18"/>
          <w:szCs w:val="18"/>
        </w:rPr>
        <w:t>Academic</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f</w:t>
      </w:r>
      <w:r>
        <w:rPr>
          <w:rFonts w:ascii="Times New Roman" w:hAnsi="Times New Roman"/>
          <w:color w:val="191919"/>
          <w:sz w:val="18"/>
          <w:szCs w:val="18"/>
        </w:rPr>
        <w:t xml:space="preserve">fairs Handbook, </w:t>
      </w:r>
      <w:proofErr w:type="gramStart"/>
      <w:r>
        <w:rPr>
          <w:rFonts w:ascii="Times New Roman" w:hAnsi="Times New Roman"/>
          <w:color w:val="191919"/>
          <w:sz w:val="18"/>
          <w:szCs w:val="18"/>
        </w:rPr>
        <w:t>Section</w:t>
      </w:r>
      <w:proofErr w:type="gramEnd"/>
      <w:r>
        <w:rPr>
          <w:rFonts w:ascii="Times New Roman" w:hAnsi="Times New Roman"/>
          <w:color w:val="191919"/>
          <w:sz w:val="18"/>
          <w:szCs w:val="18"/>
        </w:rPr>
        <w:t xml:space="preserve"> 3.16 for additional information on Policies and Procedures.</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after="160"/>
        <w:ind w:left="180" w:right="130" w:firstLine="0"/>
        <w:rPr>
          <w:rFonts w:ascii="Times New Roman" w:hAnsi="Times New Roman"/>
          <w:color w:val="000000"/>
          <w:sz w:val="18"/>
          <w:szCs w:val="18"/>
        </w:rPr>
      </w:pPr>
      <w:bookmarkStart w:id="1165" w:name="_Toc295559110"/>
      <w:bookmarkStart w:id="1166" w:name="_Toc297152643"/>
      <w:r>
        <w:rPr>
          <w:rFonts w:ascii="Times New Roman" w:hAnsi="Times New Roman"/>
          <w:color w:val="191919"/>
          <w:sz w:val="24"/>
          <w:szCs w:val="24"/>
        </w:rPr>
        <w:t>R</w:t>
      </w:r>
      <w:r>
        <w:rPr>
          <w:rFonts w:ascii="Times New Roman" w:hAnsi="Times New Roman"/>
          <w:color w:val="191919"/>
          <w:sz w:val="18"/>
          <w:szCs w:val="18"/>
        </w:rPr>
        <w:t>EPE</w:t>
      </w:r>
      <w:r>
        <w:rPr>
          <w:rFonts w:ascii="Times New Roman" w:hAnsi="Times New Roman"/>
          <w:color w:val="191919"/>
          <w:spacing w:val="-13"/>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z w:val="24"/>
          <w:szCs w:val="24"/>
        </w:rPr>
        <w:t>P</w:t>
      </w:r>
      <w:r>
        <w:rPr>
          <w:rFonts w:ascii="Times New Roman" w:hAnsi="Times New Roman"/>
          <w:color w:val="191919"/>
          <w:sz w:val="18"/>
          <w:szCs w:val="18"/>
        </w:rPr>
        <w:t>OLICY</w:t>
      </w:r>
      <w:r>
        <w:rPr>
          <w:rFonts w:ascii="Times New Roman" w:hAnsi="Times New Roman"/>
          <w:color w:val="191919"/>
          <w:spacing w:val="8"/>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TEMENT</w:t>
      </w:r>
      <w:bookmarkEnd w:id="1165"/>
      <w:bookmarkEnd w:id="1166"/>
    </w:p>
    <w:p w:rsidR="00974DBB" w:rsidRDefault="00974DBB" w:rsidP="00974DBB">
      <w:pPr>
        <w:widowControl w:val="0"/>
        <w:autoSpaceDE w:val="0"/>
        <w:autoSpaceDN w:val="0"/>
        <w:adjustRightInd w:val="0"/>
        <w:spacing w:after="160"/>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provide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opportunit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repea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earned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followin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stipulation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apply:</w:t>
      </w:r>
    </w:p>
    <w:p w:rsidR="00974DBB" w:rsidRDefault="00974DBB" w:rsidP="00974DBB">
      <w:pPr>
        <w:widowControl w:val="0"/>
        <w:autoSpaceDE w:val="0"/>
        <w:autoSpaceDN w:val="0"/>
        <w:adjustRightInd w:val="0"/>
        <w:spacing w:before="13" w:after="0" w:line="255" w:lineRule="auto"/>
        <w:ind w:left="900" w:right="2167" w:hanging="180"/>
        <w:rPr>
          <w:rFonts w:ascii="Times New Roman" w:hAnsi="Times New Roman"/>
          <w:color w:val="000000"/>
          <w:sz w:val="18"/>
          <w:szCs w:val="18"/>
        </w:rPr>
      </w:pPr>
      <w:r>
        <w:rPr>
          <w:rFonts w:ascii="Times New Roman" w:hAnsi="Times New Roman"/>
          <w:color w:val="191919"/>
          <w:sz w:val="18"/>
          <w:szCs w:val="18"/>
        </w:rPr>
        <w:t>1. E</w:t>
      </w:r>
      <w:r>
        <w:rPr>
          <w:rFonts w:ascii="Times New Roman" w:hAnsi="Times New Roman"/>
          <w:color w:val="191919"/>
          <w:spacing w:val="-3"/>
          <w:sz w:val="18"/>
          <w:szCs w:val="18"/>
        </w:rPr>
        <w:t>f</w:t>
      </w:r>
      <w:r>
        <w:rPr>
          <w:rFonts w:ascii="Times New Roman" w:hAnsi="Times New Roman"/>
          <w:color w:val="191919"/>
          <w:sz w:val="18"/>
          <w:szCs w:val="18"/>
        </w:rPr>
        <w:t>fective for all unde</w:t>
      </w:r>
      <w:r>
        <w:rPr>
          <w:rFonts w:ascii="Times New Roman" w:hAnsi="Times New Roman"/>
          <w:color w:val="191919"/>
          <w:spacing w:val="-3"/>
          <w:sz w:val="18"/>
          <w:szCs w:val="18"/>
        </w:rPr>
        <w:t>r</w:t>
      </w:r>
      <w:r>
        <w:rPr>
          <w:rFonts w:ascii="Times New Roman" w:hAnsi="Times New Roman"/>
          <w:color w:val="191919"/>
          <w:sz w:val="18"/>
          <w:szCs w:val="18"/>
        </w:rPr>
        <w:t>graduate students enrolled Fall Quarte</w:t>
      </w:r>
      <w:r>
        <w:rPr>
          <w:rFonts w:ascii="Times New Roman" w:hAnsi="Times New Roman"/>
          <w:color w:val="191919"/>
          <w:spacing w:val="-7"/>
          <w:sz w:val="18"/>
          <w:szCs w:val="18"/>
        </w:rPr>
        <w:t>r</w:t>
      </w:r>
      <w:r>
        <w:rPr>
          <w:rFonts w:ascii="Times New Roman" w:hAnsi="Times New Roman"/>
          <w:color w:val="191919"/>
          <w:sz w:val="18"/>
          <w:szCs w:val="18"/>
        </w:rPr>
        <w:t>, 1997 or afte</w:t>
      </w:r>
      <w:r>
        <w:rPr>
          <w:rFonts w:ascii="Times New Roman" w:hAnsi="Times New Roman"/>
          <w:color w:val="191919"/>
          <w:spacing w:val="-7"/>
          <w:sz w:val="18"/>
          <w:szCs w:val="18"/>
        </w:rPr>
        <w:t>r</w:t>
      </w:r>
      <w:r>
        <w:rPr>
          <w:rFonts w:ascii="Times New Roman" w:hAnsi="Times New Roman"/>
          <w:color w:val="191919"/>
          <w:sz w:val="18"/>
          <w:szCs w:val="18"/>
        </w:rPr>
        <w:t>, only the first passing grade will be used to compute the G</w:t>
      </w:r>
      <w:r>
        <w:rPr>
          <w:rFonts w:ascii="Times New Roman" w:hAnsi="Times New Roman"/>
          <w:color w:val="191919"/>
          <w:spacing w:val="-17"/>
          <w:sz w:val="18"/>
          <w:szCs w:val="18"/>
        </w:rPr>
        <w:t>P</w:t>
      </w:r>
      <w:r>
        <w:rPr>
          <w:rFonts w:ascii="Times New Roman" w:hAnsi="Times New Roman"/>
          <w:color w:val="191919"/>
          <w:sz w:val="18"/>
          <w:szCs w:val="18"/>
        </w:rPr>
        <w:t>A.</w:t>
      </w:r>
    </w:p>
    <w:p w:rsidR="00974DBB" w:rsidRDefault="00974DBB" w:rsidP="00974DBB">
      <w:pPr>
        <w:widowControl w:val="0"/>
        <w:autoSpaceDE w:val="0"/>
        <w:autoSpaceDN w:val="0"/>
        <w:adjustRightInd w:val="0"/>
        <w:spacing w:after="0"/>
        <w:rPr>
          <w:rFonts w:ascii="Times New Roman" w:hAnsi="Times New Roman"/>
          <w:color w:val="000000"/>
          <w:sz w:val="18"/>
          <w:szCs w:val="18"/>
        </w:rPr>
      </w:pP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z w:val="18"/>
          <w:szCs w:val="18"/>
        </w:rPr>
        <w:t>The first passing grade earned above “D” will be reflected in the cumulative G</w:t>
      </w:r>
      <w:r>
        <w:rPr>
          <w:rFonts w:ascii="Times New Roman" w:hAnsi="Times New Roman"/>
          <w:color w:val="191919"/>
          <w:spacing w:val="-17"/>
          <w:sz w:val="18"/>
          <w:szCs w:val="18"/>
        </w:rPr>
        <w:t>P</w:t>
      </w:r>
      <w:r>
        <w:rPr>
          <w:rFonts w:ascii="Times New Roman" w:hAnsi="Times New Roman"/>
          <w:color w:val="191919"/>
          <w:sz w:val="18"/>
          <w:szCs w:val="18"/>
        </w:rPr>
        <w:t>A, in lieu of the immediate prior grade.</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3. Grade(s) earned in any subsequent repeat of the same course will not be counted.</w:t>
      </w:r>
    </w:p>
    <w:p w:rsidR="00974DBB" w:rsidRDefault="00974DBB" w:rsidP="00974DBB">
      <w:pPr>
        <w:widowControl w:val="0"/>
        <w:autoSpaceDE w:val="0"/>
        <w:autoSpaceDN w:val="0"/>
        <w:adjustRightInd w:val="0"/>
        <w:spacing w:before="13" w:after="0"/>
        <w:ind w:left="900" w:right="960" w:hanging="180"/>
        <w:rPr>
          <w:rFonts w:ascii="Times New Roman" w:hAnsi="Times New Roman"/>
          <w:color w:val="000000"/>
          <w:sz w:val="18"/>
          <w:szCs w:val="18"/>
        </w:rPr>
      </w:pPr>
      <w:r>
        <w:rPr>
          <w:rFonts w:ascii="Times New Roman" w:hAnsi="Times New Roman"/>
          <w:color w:val="191919"/>
          <w:sz w:val="18"/>
          <w:szCs w:val="18"/>
        </w:rPr>
        <w:t>4.</w:t>
      </w:r>
      <w:r>
        <w:rPr>
          <w:rFonts w:ascii="Times New Roman" w:hAnsi="Times New Roman"/>
          <w:color w:val="191919"/>
          <w:spacing w:val="11"/>
          <w:sz w:val="18"/>
          <w:szCs w:val="18"/>
        </w:rPr>
        <w:t xml:space="preserve"> </w:t>
      </w:r>
      <w:r>
        <w:rPr>
          <w:rFonts w:ascii="Times New Roman" w:hAnsi="Times New Roman"/>
          <w:color w:val="191919"/>
          <w:sz w:val="18"/>
          <w:szCs w:val="18"/>
        </w:rPr>
        <w:t>For</w:t>
      </w:r>
      <w:r>
        <w:rPr>
          <w:rFonts w:ascii="Times New Roman" w:hAnsi="Times New Roman"/>
          <w:color w:val="191919"/>
          <w:spacing w:val="11"/>
          <w:sz w:val="18"/>
          <w:szCs w:val="18"/>
        </w:rPr>
        <w:t xml:space="preserve"> </w:t>
      </w:r>
      <w:r>
        <w:rPr>
          <w:rFonts w:ascii="Times New Roman" w:hAnsi="Times New Roman"/>
          <w:color w:val="191919"/>
          <w:sz w:val="18"/>
          <w:szCs w:val="18"/>
        </w:rPr>
        <w:t>potential</w:t>
      </w:r>
      <w:r>
        <w:rPr>
          <w:rFonts w:ascii="Times New Roman" w:hAnsi="Times New Roman"/>
          <w:color w:val="191919"/>
          <w:spacing w:val="12"/>
          <w:sz w:val="18"/>
          <w:szCs w:val="18"/>
        </w:rPr>
        <w:t xml:space="preserve"> </w:t>
      </w:r>
      <w:r>
        <w:rPr>
          <w:rFonts w:ascii="Times New Roman" w:hAnsi="Times New Roman"/>
          <w:color w:val="191919"/>
          <w:sz w:val="18"/>
          <w:szCs w:val="18"/>
        </w:rPr>
        <w:t>graduates</w:t>
      </w:r>
      <w:r>
        <w:rPr>
          <w:rFonts w:ascii="Times New Roman" w:hAnsi="Times New Roman"/>
          <w:color w:val="191919"/>
          <w:spacing w:val="12"/>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form</w:t>
      </w:r>
      <w:r>
        <w:rPr>
          <w:rFonts w:ascii="Times New Roman" w:hAnsi="Times New Roman"/>
          <w:color w:val="191919"/>
          <w:spacing w:val="11"/>
          <w:sz w:val="18"/>
          <w:szCs w:val="18"/>
        </w:rPr>
        <w:t xml:space="preserve"> </w:t>
      </w:r>
      <w:r>
        <w:rPr>
          <w:rFonts w:ascii="Times New Roman" w:hAnsi="Times New Roman"/>
          <w:color w:val="191919"/>
          <w:sz w:val="18"/>
          <w:szCs w:val="18"/>
        </w:rPr>
        <w:t>must</w:t>
      </w:r>
      <w:r>
        <w:rPr>
          <w:rFonts w:ascii="Times New Roman" w:hAnsi="Times New Roman"/>
          <w:color w:val="191919"/>
          <w:spacing w:val="11"/>
          <w:sz w:val="18"/>
          <w:szCs w:val="18"/>
        </w:rPr>
        <w:t xml:space="preserve"> </w:t>
      </w:r>
      <w:r>
        <w:rPr>
          <w:rFonts w:ascii="Times New Roman" w:hAnsi="Times New Roman"/>
          <w:color w:val="191919"/>
          <w:sz w:val="18"/>
          <w:szCs w:val="18"/>
        </w:rPr>
        <w:t>be</w:t>
      </w:r>
      <w:r>
        <w:rPr>
          <w:rFonts w:ascii="Times New Roman" w:hAnsi="Times New Roman"/>
          <w:color w:val="191919"/>
          <w:spacing w:val="11"/>
          <w:sz w:val="18"/>
          <w:szCs w:val="18"/>
        </w:rPr>
        <w:t xml:space="preserve"> </w:t>
      </w:r>
      <w:r>
        <w:rPr>
          <w:rFonts w:ascii="Times New Roman" w:hAnsi="Times New Roman"/>
          <w:color w:val="191919"/>
          <w:sz w:val="18"/>
          <w:szCs w:val="18"/>
        </w:rPr>
        <w:t>submitted</w:t>
      </w:r>
      <w:r>
        <w:rPr>
          <w:rFonts w:ascii="Times New Roman" w:hAnsi="Times New Roman"/>
          <w:color w:val="191919"/>
          <w:spacing w:val="12"/>
          <w:sz w:val="18"/>
          <w:szCs w:val="18"/>
        </w:rPr>
        <w:t xml:space="preserve"> </w:t>
      </w:r>
      <w:r>
        <w:rPr>
          <w:rFonts w:ascii="Times New Roman" w:hAnsi="Times New Roman"/>
          <w:color w:val="191919"/>
          <w:sz w:val="18"/>
          <w:szCs w:val="18"/>
        </w:rPr>
        <w:t>to</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ins w:id="1167" w:author="jhawkins" w:date="2011-04-01T09:12:00Z">
        <w:r>
          <w:rPr>
            <w:rFonts w:ascii="Times New Roman" w:hAnsi="Times New Roman"/>
            <w:color w:val="191919"/>
            <w:spacing w:val="12"/>
            <w:sz w:val="18"/>
            <w:szCs w:val="18"/>
          </w:rPr>
          <w:t xml:space="preserve">Office of Academic Services and </w:t>
        </w:r>
      </w:ins>
      <w:r>
        <w:rPr>
          <w:rFonts w:ascii="Times New Roman" w:hAnsi="Times New Roman"/>
          <w:color w:val="191919"/>
          <w:sz w:val="18"/>
          <w:szCs w:val="18"/>
        </w:rPr>
        <w:t>Registra</w:t>
      </w:r>
      <w:r>
        <w:rPr>
          <w:rFonts w:ascii="Times New Roman" w:hAnsi="Times New Roman"/>
          <w:color w:val="191919"/>
          <w:spacing w:val="7"/>
          <w:sz w:val="18"/>
          <w:szCs w:val="18"/>
        </w:rPr>
        <w:t>r</w:t>
      </w:r>
      <w:del w:id="1168" w:author="jhawkins" w:date="2011-04-01T09:12:00Z">
        <w:r w:rsidDel="005622C5">
          <w:rPr>
            <w:rFonts w:ascii="Times New Roman" w:hAnsi="Times New Roman"/>
            <w:color w:val="191919"/>
            <w:spacing w:val="-10"/>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11"/>
            <w:sz w:val="18"/>
            <w:szCs w:val="18"/>
          </w:rPr>
          <w:delText xml:space="preserve"> </w:delText>
        </w:r>
        <w:r w:rsidDel="005622C5">
          <w:rPr>
            <w:rFonts w:ascii="Times New Roman" w:hAnsi="Times New Roman"/>
            <w:color w:val="191919"/>
            <w:sz w:val="18"/>
            <w:szCs w:val="18"/>
          </w:rPr>
          <w:delText>O</w:delText>
        </w:r>
        <w:r w:rsidDel="005622C5">
          <w:rPr>
            <w:rFonts w:ascii="Times New Roman" w:hAnsi="Times New Roman"/>
            <w:color w:val="191919"/>
            <w:spacing w:val="-3"/>
            <w:sz w:val="18"/>
            <w:szCs w:val="18"/>
          </w:rPr>
          <w:delText>f</w:delText>
        </w:r>
        <w:r w:rsidDel="005622C5">
          <w:rPr>
            <w:rFonts w:ascii="Times New Roman" w:hAnsi="Times New Roman"/>
            <w:color w:val="191919"/>
            <w:sz w:val="18"/>
            <w:szCs w:val="18"/>
          </w:rPr>
          <w:delText>fice</w:delText>
        </w:r>
      </w:del>
      <w:r>
        <w:rPr>
          <w:rFonts w:ascii="Times New Roman" w:hAnsi="Times New Roman"/>
          <w:color w:val="191919"/>
          <w:spacing w:val="12"/>
          <w:sz w:val="18"/>
          <w:szCs w:val="18"/>
        </w:rPr>
        <w:t xml:space="preserve"> </w:t>
      </w:r>
      <w:r>
        <w:rPr>
          <w:rFonts w:ascii="Times New Roman" w:hAnsi="Times New Roman"/>
          <w:color w:val="191919"/>
          <w:sz w:val="18"/>
          <w:szCs w:val="18"/>
        </w:rPr>
        <w:t>by</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deadline</w:t>
      </w:r>
      <w:r>
        <w:rPr>
          <w:rFonts w:ascii="Times New Roman" w:hAnsi="Times New Roman"/>
          <w:color w:val="191919"/>
          <w:spacing w:val="12"/>
          <w:sz w:val="18"/>
          <w:szCs w:val="18"/>
        </w:rPr>
        <w:t xml:space="preserve"> </w:t>
      </w:r>
      <w:r>
        <w:rPr>
          <w:rFonts w:ascii="Times New Roman" w:hAnsi="Times New Roman"/>
          <w:color w:val="191919"/>
          <w:sz w:val="18"/>
          <w:szCs w:val="18"/>
        </w:rPr>
        <w:t>date</w:t>
      </w:r>
      <w:r>
        <w:rPr>
          <w:rFonts w:ascii="Times New Roman" w:hAnsi="Times New Roman"/>
          <w:color w:val="191919"/>
          <w:spacing w:val="12"/>
          <w:sz w:val="18"/>
          <w:szCs w:val="18"/>
        </w:rPr>
        <w:t xml:space="preserve"> </w:t>
      </w:r>
      <w:r>
        <w:rPr>
          <w:rFonts w:ascii="Times New Roman" w:hAnsi="Times New Roman"/>
          <w:color w:val="191919"/>
          <w:sz w:val="18"/>
          <w:szCs w:val="18"/>
        </w:rPr>
        <w:t>posted</w:t>
      </w:r>
      <w:r>
        <w:rPr>
          <w:rFonts w:ascii="Times New Roman" w:hAnsi="Times New Roman"/>
          <w:color w:val="191919"/>
          <w:spacing w:val="11"/>
          <w:sz w:val="18"/>
          <w:szCs w:val="18"/>
        </w:rPr>
        <w:t xml:space="preserve"> </w:t>
      </w:r>
      <w:r>
        <w:rPr>
          <w:rFonts w:ascii="Times New Roman" w:hAnsi="Times New Roman"/>
          <w:color w:val="191919"/>
          <w:sz w:val="18"/>
          <w:szCs w:val="18"/>
        </w:rPr>
        <w:t>in</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Graduation</w:t>
      </w:r>
      <w:r>
        <w:rPr>
          <w:rFonts w:ascii="Times New Roman" w:hAnsi="Times New Roman"/>
          <w:color w:val="191919"/>
          <w:spacing w:val="12"/>
          <w:sz w:val="18"/>
          <w:szCs w:val="18"/>
        </w:rPr>
        <w:t xml:space="preserve"> </w:t>
      </w:r>
      <w:r>
        <w:rPr>
          <w:rFonts w:ascii="Times New Roman" w:hAnsi="Times New Roman"/>
          <w:color w:val="191919"/>
          <w:spacing w:val="-1"/>
          <w:sz w:val="18"/>
          <w:szCs w:val="18"/>
        </w:rPr>
        <w:t>P</w:t>
      </w:r>
      <w:r>
        <w:rPr>
          <w:rFonts w:ascii="Times New Roman" w:hAnsi="Times New Roman"/>
          <w:color w:val="191919"/>
          <w:sz w:val="18"/>
          <w:szCs w:val="18"/>
        </w:rPr>
        <w:t xml:space="preserve">lanning Guide. Any forms submitted after </w:t>
      </w:r>
      <w:del w:id="1169" w:author="jhawkins" w:date="2011-04-01T09:20:00Z">
        <w:r w:rsidDel="005622C5">
          <w:rPr>
            <w:rFonts w:ascii="Times New Roman" w:hAnsi="Times New Roman"/>
            <w:color w:val="191919"/>
            <w:sz w:val="18"/>
            <w:szCs w:val="18"/>
          </w:rPr>
          <w:delText>teh</w:delText>
        </w:r>
      </w:del>
      <w:ins w:id="1170" w:author="jhawkins" w:date="2011-04-01T09:20:00Z">
        <w:r>
          <w:rPr>
            <w:rFonts w:ascii="Times New Roman" w:hAnsi="Times New Roman"/>
            <w:color w:val="191919"/>
            <w:sz w:val="18"/>
            <w:szCs w:val="18"/>
          </w:rPr>
          <w:t xml:space="preserve"> the</w:t>
        </w:r>
      </w:ins>
      <w:r>
        <w:rPr>
          <w:rFonts w:ascii="Times New Roman" w:hAnsi="Times New Roman"/>
          <w:color w:val="191919"/>
          <w:sz w:val="18"/>
          <w:szCs w:val="18"/>
        </w:rPr>
        <w:t xml:space="preserve"> deadline will not be processed.</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5. In applying the criteria for determination of honors and other awards, all grades will be used in the calculations.</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6.</w:t>
      </w:r>
      <w:r>
        <w:rPr>
          <w:rFonts w:ascii="Times New Roman" w:hAnsi="Times New Roman"/>
          <w:color w:val="191919"/>
          <w:spacing w:val="-3"/>
          <w:sz w:val="18"/>
          <w:szCs w:val="18"/>
        </w:rPr>
        <w:t xml:space="preserve"> </w:t>
      </w:r>
      <w:r>
        <w:rPr>
          <w:rFonts w:ascii="Times New Roman" w:hAnsi="Times New Roman"/>
          <w:color w:val="191919"/>
          <w:sz w:val="18"/>
          <w:szCs w:val="18"/>
        </w:rPr>
        <w:t>The Repeat Policy pertains only to courses taken at the attending university (Albany State University).</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7. See departmental chairperson for additional information.</w:t>
      </w:r>
    </w:p>
    <w:p w:rsidR="00974DBB" w:rsidRDefault="00974DBB" w:rsidP="00974DBB">
      <w:pPr>
        <w:widowControl w:val="0"/>
        <w:autoSpaceDE w:val="0"/>
        <w:autoSpaceDN w:val="0"/>
        <w:adjustRightInd w:val="0"/>
        <w:spacing w:before="7" w:after="0" w:line="170" w:lineRule="exact"/>
        <w:rPr>
          <w:rFonts w:ascii="Times New Roman" w:hAnsi="Times New Roman"/>
          <w:color w:val="000000"/>
          <w:sz w:val="17"/>
          <w:szCs w:val="17"/>
        </w:rPr>
      </w:pPr>
    </w:p>
    <w:p w:rsidR="00974DBB" w:rsidRDefault="00974DBB" w:rsidP="00974DBB">
      <w:pPr>
        <w:pStyle w:val="Heading2"/>
        <w:spacing w:before="0"/>
        <w:ind w:left="180" w:right="130" w:firstLine="0"/>
        <w:jc w:val="both"/>
        <w:rPr>
          <w:rFonts w:ascii="Times New Roman" w:hAnsi="Times New Roman"/>
          <w:color w:val="000000"/>
          <w:sz w:val="18"/>
          <w:szCs w:val="18"/>
        </w:rPr>
      </w:pPr>
      <w:bookmarkStart w:id="1171" w:name="_Toc295559111"/>
      <w:bookmarkStart w:id="1172" w:name="_Toc297152644"/>
      <w:r>
        <w:rPr>
          <w:rFonts w:ascii="Times New Roman" w:hAnsi="Times New Roman"/>
          <w:color w:val="191919"/>
          <w:sz w:val="24"/>
          <w:szCs w:val="24"/>
        </w:rPr>
        <w:t>T</w:t>
      </w:r>
      <w:r>
        <w:rPr>
          <w:rFonts w:ascii="Times New Roman" w:hAnsi="Times New Roman"/>
          <w:color w:val="191919"/>
          <w:sz w:val="18"/>
          <w:szCs w:val="18"/>
        </w:rPr>
        <w:t>RANSIENT</w:t>
      </w:r>
      <w:r>
        <w:rPr>
          <w:rFonts w:ascii="Times New Roman" w:hAnsi="Times New Roman"/>
          <w:color w:val="191919"/>
          <w:spacing w:val="12"/>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TUS</w:t>
      </w:r>
      <w:bookmarkEnd w:id="1171"/>
      <w:bookmarkEnd w:id="1172"/>
    </w:p>
    <w:p w:rsidR="00974DBB" w:rsidRDefault="00974DBB" w:rsidP="00974DBB">
      <w:pPr>
        <w:widowControl w:val="0"/>
        <w:autoSpaceDE w:val="0"/>
        <w:autoSpaceDN w:val="0"/>
        <w:adjustRightInd w:val="0"/>
        <w:spacing w:after="0"/>
        <w:ind w:left="180" w:right="130" w:firstLine="0"/>
        <w:jc w:val="both"/>
        <w:rPr>
          <w:rFonts w:ascii="Times New Roman" w:hAnsi="Times New Roman"/>
          <w:b/>
          <w:bCs/>
          <w:color w:val="191919"/>
          <w:position w:val="2"/>
          <w:sz w:val="18"/>
          <w:szCs w:val="18"/>
        </w:rPr>
      </w:pP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enrolled</w:t>
      </w:r>
      <w:r>
        <w:rPr>
          <w:rFonts w:ascii="Times New Roman" w:hAnsi="Times New Roman"/>
          <w:color w:val="191919"/>
          <w:spacing w:val="-2"/>
          <w:sz w:val="18"/>
          <w:szCs w:val="18"/>
        </w:rPr>
        <w:t xml:space="preserve"> </w:t>
      </w:r>
      <w:r>
        <w:rPr>
          <w:rFonts w:ascii="Times New Roman" w:hAnsi="Times New Roman"/>
          <w:color w:val="191919"/>
          <w:sz w:val="18"/>
          <w:szCs w:val="18"/>
        </w:rPr>
        <w:t>in</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University</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2"/>
          <w:sz w:val="18"/>
          <w:szCs w:val="18"/>
        </w:rPr>
        <w:t xml:space="preserve"> </w:t>
      </w:r>
      <w:r>
        <w:rPr>
          <w:rFonts w:ascii="Times New Roman" w:hAnsi="Times New Roman"/>
          <w:color w:val="191919"/>
          <w:sz w:val="18"/>
          <w:szCs w:val="18"/>
        </w:rPr>
        <w:t>candidates</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degrees</w:t>
      </w:r>
      <w:r>
        <w:rPr>
          <w:rFonts w:ascii="Times New Roman" w:hAnsi="Times New Roman"/>
          <w:color w:val="191919"/>
          <w:spacing w:val="-2"/>
          <w:sz w:val="18"/>
          <w:szCs w:val="18"/>
        </w:rPr>
        <w:t xml:space="preserve"> </w:t>
      </w:r>
      <w:r>
        <w:rPr>
          <w:rFonts w:ascii="Times New Roman" w:hAnsi="Times New Roman"/>
          <w:color w:val="191919"/>
          <w:sz w:val="18"/>
          <w:szCs w:val="18"/>
        </w:rPr>
        <w:t>should</w:t>
      </w:r>
      <w:r>
        <w:rPr>
          <w:rFonts w:ascii="Times New Roman" w:hAnsi="Times New Roman"/>
          <w:color w:val="191919"/>
          <w:spacing w:val="-2"/>
          <w:sz w:val="18"/>
          <w:szCs w:val="18"/>
        </w:rPr>
        <w:t xml:space="preserve"> </w:t>
      </w:r>
      <w:r>
        <w:rPr>
          <w:rFonts w:ascii="Times New Roman" w:hAnsi="Times New Roman"/>
          <w:color w:val="191919"/>
          <w:sz w:val="18"/>
          <w:szCs w:val="18"/>
        </w:rPr>
        <w:t>not</w:t>
      </w:r>
      <w:r>
        <w:rPr>
          <w:rFonts w:ascii="Times New Roman" w:hAnsi="Times New Roman"/>
          <w:color w:val="191919"/>
          <w:spacing w:val="-2"/>
          <w:sz w:val="18"/>
          <w:szCs w:val="18"/>
        </w:rPr>
        <w:t xml:space="preserve"> </w:t>
      </w:r>
      <w:r>
        <w:rPr>
          <w:rFonts w:ascii="Times New Roman" w:hAnsi="Times New Roman"/>
          <w:color w:val="191919"/>
          <w:sz w:val="18"/>
          <w:szCs w:val="18"/>
        </w:rPr>
        <w:t>take</w:t>
      </w:r>
      <w:r>
        <w:rPr>
          <w:rFonts w:ascii="Times New Roman" w:hAnsi="Times New Roman"/>
          <w:color w:val="191919"/>
          <w:spacing w:val="-2"/>
          <w:sz w:val="18"/>
          <w:szCs w:val="18"/>
        </w:rPr>
        <w:t xml:space="preserve"> </w:t>
      </w:r>
      <w:r>
        <w:rPr>
          <w:rFonts w:ascii="Times New Roman" w:hAnsi="Times New Roman"/>
          <w:color w:val="191919"/>
          <w:sz w:val="18"/>
          <w:szCs w:val="18"/>
        </w:rPr>
        <w:t>courses</w:t>
      </w:r>
      <w:r>
        <w:rPr>
          <w:rFonts w:ascii="Times New Roman" w:hAnsi="Times New Roman"/>
          <w:color w:val="191919"/>
          <w:spacing w:val="-2"/>
          <w:sz w:val="18"/>
          <w:szCs w:val="18"/>
        </w:rPr>
        <w:t xml:space="preserve"> </w:t>
      </w:r>
      <w:r>
        <w:rPr>
          <w:rFonts w:ascii="Times New Roman" w:hAnsi="Times New Roman"/>
          <w:color w:val="191919"/>
          <w:sz w:val="18"/>
          <w:szCs w:val="18"/>
        </w:rPr>
        <w:t>at</w:t>
      </w:r>
      <w:r>
        <w:rPr>
          <w:rFonts w:ascii="Times New Roman" w:hAnsi="Times New Roman"/>
          <w:color w:val="191919"/>
          <w:spacing w:val="-2"/>
          <w:sz w:val="18"/>
          <w:szCs w:val="18"/>
        </w:rPr>
        <w:t xml:space="preserve"> </w:t>
      </w:r>
      <w:r>
        <w:rPr>
          <w:rFonts w:ascii="Times New Roman" w:hAnsi="Times New Roman"/>
          <w:color w:val="191919"/>
          <w:sz w:val="18"/>
          <w:szCs w:val="18"/>
        </w:rPr>
        <w:t>other</w:t>
      </w:r>
      <w:r>
        <w:rPr>
          <w:rFonts w:ascii="Times New Roman" w:hAnsi="Times New Roman"/>
          <w:color w:val="191919"/>
          <w:spacing w:val="-2"/>
          <w:sz w:val="18"/>
          <w:szCs w:val="18"/>
        </w:rPr>
        <w:t xml:space="preserve"> </w:t>
      </w:r>
      <w:r>
        <w:rPr>
          <w:rFonts w:ascii="Times New Roman" w:hAnsi="Times New Roman"/>
          <w:color w:val="191919"/>
          <w:sz w:val="18"/>
          <w:szCs w:val="18"/>
        </w:rPr>
        <w:t>colleges</w:t>
      </w:r>
      <w:r>
        <w:rPr>
          <w:rFonts w:ascii="Times New Roman" w:hAnsi="Times New Roman"/>
          <w:color w:val="191919"/>
          <w:spacing w:val="-2"/>
          <w:sz w:val="18"/>
          <w:szCs w:val="18"/>
        </w:rPr>
        <w:t xml:space="preserve"> </w:t>
      </w:r>
      <w:r>
        <w:rPr>
          <w:rFonts w:ascii="Times New Roman" w:hAnsi="Times New Roman"/>
          <w:color w:val="191919"/>
          <w:sz w:val="18"/>
          <w:szCs w:val="18"/>
        </w:rPr>
        <w:t>without</w:t>
      </w:r>
      <w:r>
        <w:rPr>
          <w:rFonts w:ascii="Times New Roman" w:hAnsi="Times New Roman"/>
          <w:color w:val="191919"/>
          <w:spacing w:val="-2"/>
          <w:sz w:val="18"/>
          <w:szCs w:val="18"/>
        </w:rPr>
        <w:t xml:space="preserve"> </w:t>
      </w:r>
      <w:r>
        <w:rPr>
          <w:rFonts w:ascii="Times New Roman" w:hAnsi="Times New Roman"/>
          <w:color w:val="191919"/>
          <w:sz w:val="18"/>
          <w:szCs w:val="18"/>
        </w:rPr>
        <w:t>first</w:t>
      </w:r>
      <w:r>
        <w:rPr>
          <w:rFonts w:ascii="Times New Roman" w:hAnsi="Times New Roman"/>
          <w:color w:val="191919"/>
          <w:spacing w:val="-2"/>
          <w:sz w:val="18"/>
          <w:szCs w:val="18"/>
        </w:rPr>
        <w:t xml:space="preserve"> </w:t>
      </w:r>
      <w:r>
        <w:rPr>
          <w:rFonts w:ascii="Times New Roman" w:hAnsi="Times New Roman"/>
          <w:color w:val="191919"/>
          <w:sz w:val="18"/>
          <w:szCs w:val="18"/>
        </w:rPr>
        <w:t>obtaining</w:t>
      </w:r>
      <w:r>
        <w:rPr>
          <w:rFonts w:ascii="Times New Roman" w:hAnsi="Times New Roman"/>
          <w:color w:val="191919"/>
          <w:spacing w:val="-3"/>
          <w:sz w:val="18"/>
          <w:szCs w:val="18"/>
        </w:rPr>
        <w:t xml:space="preserve"> </w:t>
      </w:r>
      <w:r>
        <w:rPr>
          <w:rFonts w:ascii="Times New Roman" w:hAnsi="Times New Roman"/>
          <w:color w:val="191919"/>
          <w:sz w:val="18"/>
          <w:szCs w:val="18"/>
        </w:rPr>
        <w:t>written</w:t>
      </w:r>
      <w:r>
        <w:rPr>
          <w:rFonts w:ascii="Times New Roman" w:hAnsi="Times New Roman"/>
          <w:color w:val="191919"/>
          <w:spacing w:val="-2"/>
          <w:sz w:val="18"/>
          <w:szCs w:val="18"/>
        </w:rPr>
        <w:t xml:space="preserve"> </w:t>
      </w:r>
      <w:r>
        <w:rPr>
          <w:rFonts w:ascii="Times New Roman" w:hAnsi="Times New Roman"/>
          <w:color w:val="191919"/>
          <w:sz w:val="18"/>
          <w:szCs w:val="18"/>
        </w:rPr>
        <w:t>permi</w:t>
      </w:r>
      <w:r>
        <w:rPr>
          <w:rFonts w:ascii="Times New Roman" w:hAnsi="Times New Roman"/>
          <w:color w:val="191919"/>
          <w:spacing w:val="-4"/>
          <w:sz w:val="18"/>
          <w:szCs w:val="18"/>
        </w:rPr>
        <w:t>s</w:t>
      </w:r>
      <w:r>
        <w:rPr>
          <w:rFonts w:ascii="Times New Roman" w:hAnsi="Times New Roman"/>
          <w:color w:val="191919"/>
          <w:spacing w:val="-1"/>
          <w:sz w:val="18"/>
          <w:szCs w:val="18"/>
        </w:rPr>
        <w:t>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departmenta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chairperson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1"/>
          <w:sz w:val="18"/>
          <w:szCs w:val="18"/>
        </w:rPr>
        <w:t>V</w:t>
      </w:r>
      <w:r>
        <w:rPr>
          <w:rFonts w:ascii="Times New Roman" w:hAnsi="Times New Roman"/>
          <w:color w:val="191919"/>
          <w:spacing w:val="-1"/>
          <w:sz w:val="18"/>
          <w:szCs w:val="18"/>
        </w:rPr>
        <w:t>ice-Presiden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Academi</w:t>
      </w:r>
      <w:r>
        <w:rPr>
          <w:rFonts w:ascii="Times New Roman" w:hAnsi="Times New Roman"/>
          <w:color w:val="191919"/>
          <w:sz w:val="18"/>
          <w:szCs w:val="18"/>
        </w:rPr>
        <w:t>c</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w:t>
      </w:r>
      <w:r>
        <w:rPr>
          <w:rFonts w:ascii="Times New Roman" w:hAnsi="Times New Roman"/>
          <w:color w:val="191919"/>
          <w:spacing w:val="-4"/>
          <w:sz w:val="18"/>
          <w:szCs w:val="18"/>
        </w:rPr>
        <w:t>f</w:t>
      </w:r>
      <w:r>
        <w:rPr>
          <w:rFonts w:ascii="Times New Roman" w:hAnsi="Times New Roman"/>
          <w:color w:val="191919"/>
          <w:spacing w:val="-1"/>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Graduatin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pe</w:t>
      </w:r>
      <w:r>
        <w:rPr>
          <w:rFonts w:ascii="Times New Roman" w:hAnsi="Times New Roman"/>
          <w:color w:val="191919"/>
          <w:spacing w:val="-2"/>
          <w:sz w:val="18"/>
          <w:szCs w:val="18"/>
        </w:rPr>
        <w:t>r</w:t>
      </w:r>
      <w:r>
        <w:rPr>
          <w:rFonts w:ascii="Times New Roman" w:hAnsi="Times New Roman"/>
          <w:color w:val="191919"/>
          <w:spacing w:val="-1"/>
          <w:sz w:val="18"/>
          <w:szCs w:val="18"/>
        </w:rPr>
        <w:t>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take </w:t>
      </w:r>
      <w:r>
        <w:rPr>
          <w:rFonts w:ascii="Times New Roman" w:hAnsi="Times New Roman"/>
          <w:color w:val="191919"/>
          <w:sz w:val="18"/>
          <w:szCs w:val="18"/>
        </w:rPr>
        <w:t>courses</w:t>
      </w:r>
      <w:r>
        <w:rPr>
          <w:rFonts w:ascii="Times New Roman" w:hAnsi="Times New Roman"/>
          <w:color w:val="191919"/>
          <w:spacing w:val="1"/>
          <w:sz w:val="18"/>
          <w:szCs w:val="18"/>
        </w:rPr>
        <w:t xml:space="preserve"> </w:t>
      </w:r>
      <w:r>
        <w:rPr>
          <w:rFonts w:ascii="Times New Roman" w:hAnsi="Times New Roman"/>
          <w:color w:val="191919"/>
          <w:sz w:val="18"/>
          <w:szCs w:val="18"/>
        </w:rPr>
        <w:t>at</w:t>
      </w:r>
      <w:r>
        <w:rPr>
          <w:rFonts w:ascii="Times New Roman" w:hAnsi="Times New Roman"/>
          <w:color w:val="191919"/>
          <w:spacing w:val="1"/>
          <w:sz w:val="18"/>
          <w:szCs w:val="18"/>
        </w:rPr>
        <w:t xml:space="preserve"> </w:t>
      </w:r>
      <w:r>
        <w:rPr>
          <w:rFonts w:ascii="Times New Roman" w:hAnsi="Times New Roman"/>
          <w:color w:val="191919"/>
          <w:sz w:val="18"/>
          <w:szCs w:val="18"/>
        </w:rPr>
        <w:t>another</w:t>
      </w:r>
      <w:r>
        <w:rPr>
          <w:rFonts w:ascii="Times New Roman" w:hAnsi="Times New Roman"/>
          <w:color w:val="191919"/>
          <w:spacing w:val="1"/>
          <w:sz w:val="18"/>
          <w:szCs w:val="18"/>
        </w:rPr>
        <w:t xml:space="preserve"> </w:t>
      </w:r>
      <w:r>
        <w:rPr>
          <w:rFonts w:ascii="Times New Roman" w:hAnsi="Times New Roman"/>
          <w:color w:val="191919"/>
          <w:sz w:val="18"/>
          <w:szCs w:val="18"/>
        </w:rPr>
        <w:t>institution</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1"/>
          <w:sz w:val="18"/>
          <w:szCs w:val="18"/>
        </w:rPr>
        <w:t xml:space="preserve"> </w:t>
      </w:r>
      <w:r>
        <w:rPr>
          <w:rFonts w:ascii="Times New Roman" w:hAnsi="Times New Roman"/>
          <w:color w:val="191919"/>
          <w:sz w:val="18"/>
          <w:szCs w:val="18"/>
        </w:rPr>
        <w:t>transient</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1"/>
          <w:sz w:val="18"/>
          <w:szCs w:val="18"/>
        </w:rPr>
        <w:t xml:space="preserve"> </w:t>
      </w:r>
      <w:r>
        <w:rPr>
          <w:rFonts w:ascii="Times New Roman" w:hAnsi="Times New Roman"/>
          <w:color w:val="191919"/>
          <w:sz w:val="18"/>
          <w:szCs w:val="18"/>
        </w:rPr>
        <w:t>during</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semester</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which</w:t>
      </w:r>
      <w:r>
        <w:rPr>
          <w:rFonts w:ascii="Times New Roman" w:hAnsi="Times New Roman"/>
          <w:color w:val="191919"/>
          <w:spacing w:val="1"/>
          <w:sz w:val="18"/>
          <w:szCs w:val="18"/>
        </w:rPr>
        <w:t xml:space="preserve"> </w:t>
      </w:r>
      <w:r>
        <w:rPr>
          <w:rFonts w:ascii="Times New Roman" w:hAnsi="Times New Roman"/>
          <w:color w:val="191919"/>
          <w:sz w:val="18"/>
          <w:szCs w:val="18"/>
        </w:rPr>
        <w:t>they</w:t>
      </w:r>
      <w:r>
        <w:rPr>
          <w:rFonts w:ascii="Times New Roman" w:hAnsi="Times New Roman"/>
          <w:color w:val="191919"/>
          <w:spacing w:val="1"/>
          <w:sz w:val="18"/>
          <w:szCs w:val="18"/>
        </w:rPr>
        <w:t xml:space="preserve"> </w:t>
      </w:r>
      <w:r>
        <w:rPr>
          <w:rFonts w:ascii="Times New Roman" w:hAnsi="Times New Roman"/>
          <w:color w:val="191919"/>
          <w:sz w:val="18"/>
          <w:szCs w:val="18"/>
        </w:rPr>
        <w:t>are</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graduate.</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University</w:t>
      </w:r>
      <w:r>
        <w:rPr>
          <w:rFonts w:ascii="Times New Roman" w:hAnsi="Times New Roman"/>
          <w:color w:val="191919"/>
          <w:spacing w:val="1"/>
          <w:sz w:val="18"/>
          <w:szCs w:val="18"/>
        </w:rPr>
        <w:t xml:space="preserve"> </w:t>
      </w:r>
      <w:r>
        <w:rPr>
          <w:rFonts w:ascii="Times New Roman" w:hAnsi="Times New Roman"/>
          <w:color w:val="191919"/>
          <w:sz w:val="18"/>
          <w:szCs w:val="18"/>
        </w:rPr>
        <w:t>reserves</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right</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re- fuse transient credit when this procedure has not been followed. In no cases will a student be permitted to take a course, thr</w:t>
      </w:r>
      <w:r>
        <w:rPr>
          <w:rFonts w:ascii="Times New Roman" w:hAnsi="Times New Roman"/>
          <w:color w:val="191919"/>
          <w:spacing w:val="-1"/>
          <w:sz w:val="18"/>
          <w:szCs w:val="18"/>
        </w:rPr>
        <w:t>o</w:t>
      </w:r>
      <w:r>
        <w:rPr>
          <w:rFonts w:ascii="Times New Roman" w:hAnsi="Times New Roman"/>
          <w:color w:val="191919"/>
          <w:sz w:val="18"/>
          <w:szCs w:val="18"/>
        </w:rPr>
        <w:t>ugh correspo</w:t>
      </w:r>
      <w:r>
        <w:rPr>
          <w:rFonts w:ascii="Times New Roman" w:hAnsi="Times New Roman"/>
          <w:color w:val="191919"/>
          <w:spacing w:val="-4"/>
          <w:sz w:val="18"/>
          <w:szCs w:val="18"/>
        </w:rPr>
        <w:t>n</w:t>
      </w:r>
      <w:r>
        <w:rPr>
          <w:rFonts w:ascii="Times New Roman" w:hAnsi="Times New Roman"/>
          <w:color w:val="191919"/>
          <w:sz w:val="18"/>
          <w:szCs w:val="18"/>
        </w:rPr>
        <w:t xml:space="preserve">- </w:t>
      </w:r>
      <w:r>
        <w:rPr>
          <w:rFonts w:ascii="Times New Roman" w:hAnsi="Times New Roman"/>
          <w:color w:val="191919"/>
          <w:spacing w:val="-1"/>
          <w:sz w:val="18"/>
          <w:szCs w:val="18"/>
        </w:rPr>
        <w:t>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transient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he/sh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1"/>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deficien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whil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Universit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1"/>
          <w:sz w:val="18"/>
          <w:szCs w:val="18"/>
        </w:rPr>
        <w:t>maximu</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3</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1"/>
          <w:sz w:val="18"/>
          <w:szCs w:val="18"/>
        </w:rPr>
        <w:t xml:space="preserve">credit </w:t>
      </w:r>
      <w:r>
        <w:rPr>
          <w:rFonts w:ascii="Times New Roman" w:hAnsi="Times New Roman"/>
          <w:color w:val="191919"/>
          <w:sz w:val="18"/>
          <w:szCs w:val="18"/>
        </w:rPr>
        <w:t>hours on a semester system of correspondence and/or transient courses will be accepted toward the requirements for any degree</w:t>
      </w:r>
    </w:p>
    <w:p w:rsidR="00974DBB" w:rsidRDefault="00974DBB" w:rsidP="00974DBB">
      <w:pPr>
        <w:widowControl w:val="0"/>
        <w:autoSpaceDE w:val="0"/>
        <w:autoSpaceDN w:val="0"/>
        <w:adjustRightInd w:val="0"/>
        <w:spacing w:after="0"/>
        <w:ind w:right="130"/>
        <w:jc w:val="both"/>
        <w:rPr>
          <w:rFonts w:ascii="Times New Roman" w:hAnsi="Times New Roman"/>
          <w:b/>
          <w:bCs/>
          <w:color w:val="191919"/>
          <w:position w:val="2"/>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1173" w:name="_Toc295559112"/>
      <w:bookmarkStart w:id="1174" w:name="_Toc297152645"/>
      <w:r>
        <w:rPr>
          <w:rFonts w:ascii="Times New Roman" w:hAnsi="Times New Roman"/>
          <w:color w:val="191919"/>
          <w:spacing w:val="-2"/>
          <w:sz w:val="24"/>
          <w:szCs w:val="24"/>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SSIS</w:t>
      </w:r>
      <w:r>
        <w:rPr>
          <w:rFonts w:ascii="Times New Roman" w:hAnsi="Times New Roman"/>
          <w:color w:val="191919"/>
          <w:spacing w:val="-16"/>
          <w:sz w:val="18"/>
          <w:szCs w:val="18"/>
        </w:rPr>
        <w:t>T</w:t>
      </w:r>
      <w:r>
        <w:rPr>
          <w:rFonts w:ascii="Times New Roman" w:hAnsi="Times New Roman"/>
          <w:color w:val="191919"/>
          <w:spacing w:val="-2"/>
          <w:sz w:val="18"/>
          <w:szCs w:val="18"/>
        </w:rPr>
        <w: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173"/>
      <w:bookmarkEnd w:id="1174"/>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3"/>
          <w:sz w:val="18"/>
          <w:szCs w:val="18"/>
        </w:rPr>
        <w:t>V</w:t>
      </w:r>
      <w:r>
        <w:rPr>
          <w:rFonts w:ascii="Times New Roman" w:hAnsi="Times New Roman"/>
          <w:color w:val="191919"/>
          <w:spacing w:val="-3"/>
          <w:sz w:val="18"/>
          <w:szCs w:val="18"/>
        </w:rPr>
        <w:t>eterans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dut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personnel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dependent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entitle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certai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Departmen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3"/>
          <w:sz w:val="18"/>
          <w:szCs w:val="18"/>
        </w:rPr>
        <w:t>V</w:t>
      </w:r>
      <w:r>
        <w:rPr>
          <w:rFonts w:ascii="Times New Roman" w:hAnsi="Times New Roman"/>
          <w:color w:val="191919"/>
          <w:spacing w:val="-3"/>
          <w:sz w:val="18"/>
          <w:szCs w:val="18"/>
        </w:rPr>
        <w:t>etera</w:t>
      </w:r>
      <w:r>
        <w:rPr>
          <w:rFonts w:ascii="Times New Roman" w:hAnsi="Times New Roman"/>
          <w:color w:val="191919"/>
          <w:sz w:val="18"/>
          <w:szCs w:val="18"/>
        </w:rPr>
        <w:t>n</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w:t>
      </w:r>
      <w:r>
        <w:rPr>
          <w:rFonts w:ascii="Times New Roman" w:hAnsi="Times New Roman"/>
          <w:color w:val="191919"/>
          <w:spacing w:val="-6"/>
          <w:sz w:val="18"/>
          <w:szCs w:val="18"/>
        </w:rPr>
        <w:t>f</w:t>
      </w:r>
      <w:r>
        <w:rPr>
          <w:rFonts w:ascii="Times New Roman" w:hAnsi="Times New Roman"/>
          <w:color w:val="191919"/>
          <w:spacing w:val="-3"/>
          <w:sz w:val="18"/>
          <w:szCs w:val="18"/>
        </w:rPr>
        <w:t>fair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6"/>
          <w:sz w:val="18"/>
          <w:szCs w:val="18"/>
        </w:rPr>
        <w:t>V</w:t>
      </w:r>
      <w:r>
        <w:rPr>
          <w:rFonts w:ascii="Times New Roman" w:hAnsi="Times New Roman"/>
          <w:color w:val="191919"/>
          <w:spacing w:val="-3"/>
          <w:sz w:val="18"/>
          <w:szCs w:val="18"/>
        </w:rPr>
        <w:t xml:space="preserve">A).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appli</w:t>
      </w:r>
      <w:r>
        <w:rPr>
          <w:rFonts w:ascii="Times New Roman" w:hAnsi="Times New Roman"/>
          <w:color w:val="191919"/>
          <w:spacing w:val="-3"/>
          <w:sz w:val="18"/>
          <w:szCs w:val="18"/>
        </w:rPr>
        <w:t>c</w:t>
      </w:r>
      <w:r>
        <w:rPr>
          <w:rFonts w:ascii="Times New Roman" w:hAnsi="Times New Roman"/>
          <w:color w:val="191919"/>
          <w:spacing w:val="-2"/>
          <w:sz w:val="18"/>
          <w:szCs w:val="18"/>
        </w:rPr>
        <w:t>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 xml:space="preserve">A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total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entitlemen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welv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certified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experiencin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2"/>
          <w:sz w:val="18"/>
          <w:szCs w:val="18"/>
        </w:rPr>
        <w:t xml:space="preserve"> defra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of tutorin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advise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cove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time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175" w:name="_Toc295559113"/>
      <w:bookmarkStart w:id="1176" w:name="_Toc297152646"/>
      <w:r>
        <w:rPr>
          <w:rFonts w:ascii="Times New Roman" w:hAnsi="Times New Roman"/>
          <w:color w:val="191919"/>
          <w:spacing w:val="-2"/>
          <w:sz w:val="24"/>
          <w:szCs w:val="24"/>
        </w:rPr>
        <w:t>B</w:t>
      </w:r>
      <w:r>
        <w:rPr>
          <w:rFonts w:ascii="Times New Roman" w:hAnsi="Times New Roman"/>
          <w:color w:val="191919"/>
          <w:spacing w:val="-2"/>
          <w:sz w:val="18"/>
          <w:szCs w:val="18"/>
        </w:rPr>
        <w:t>UCKLE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MENDMENT</w:t>
      </w:r>
      <w:bookmarkEnd w:id="1175"/>
      <w:bookmarkEnd w:id="1176"/>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complianc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1974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2"/>
          <w:sz w:val="18"/>
          <w:szCs w:val="18"/>
        </w:rPr>
        <w:t xml:space="preserve"> </w:t>
      </w:r>
      <w:r>
        <w:rPr>
          <w:rFonts w:ascii="Times New Roman" w:hAnsi="Times New Roman"/>
          <w:color w:val="191919"/>
          <w:spacing w:val="-2"/>
          <w:sz w:val="18"/>
          <w:szCs w:val="18"/>
        </w:rPr>
        <w:t>93-3</w:t>
      </w:r>
      <w:r>
        <w:rPr>
          <w:rFonts w:ascii="Times New Roman" w:hAnsi="Times New Roman"/>
          <w:color w:val="191919"/>
          <w:spacing w:val="-3"/>
          <w:sz w:val="18"/>
          <w:szCs w:val="18"/>
        </w:rPr>
        <w:t>8</w:t>
      </w:r>
      <w:r>
        <w:rPr>
          <w:rFonts w:ascii="Times New Roman" w:hAnsi="Times New Roman"/>
          <w:color w:val="191919"/>
          <w:spacing w:val="-2"/>
          <w:sz w:val="18"/>
          <w:szCs w:val="18"/>
        </w:rPr>
        <w:t>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 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correctio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inaccurat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mis</w:t>
      </w:r>
      <w:r>
        <w:rPr>
          <w:rFonts w:ascii="Times New Roman" w:hAnsi="Times New Roman"/>
          <w:color w:val="191919"/>
          <w:spacing w:val="-3"/>
          <w:sz w:val="18"/>
          <w:szCs w:val="18"/>
        </w:rPr>
        <w:t>l</w:t>
      </w:r>
      <w:r>
        <w:rPr>
          <w:rFonts w:ascii="Times New Roman" w:hAnsi="Times New Roman"/>
          <w:color w:val="191919"/>
          <w:spacing w:val="-2"/>
          <w:sz w:val="18"/>
          <w:szCs w:val="18"/>
        </w:rPr>
        <w:t>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through informa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177" w:author="jhawkins" w:date="2011-04-01T09:12: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78" w:author="jhawkins" w:date="2011-04-01T09:12: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3"/>
          <w:sz w:val="18"/>
          <w:szCs w:val="18"/>
        </w:rPr>
        <w:t>t</w:t>
      </w:r>
      <w:r>
        <w:rPr>
          <w:rFonts w:ascii="Times New Roman" w:hAnsi="Times New Roman"/>
          <w:color w:val="191919"/>
          <w:spacing w:val="-2"/>
          <w:sz w:val="18"/>
          <w:szCs w:val="18"/>
        </w:rPr>
        <w: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179" w:name="_Toc295559114"/>
      <w:bookmarkStart w:id="1180" w:name="_Toc297152647"/>
      <w:r>
        <w:rPr>
          <w:rFonts w:ascii="Times New Roman" w:hAnsi="Times New Roman"/>
          <w:color w:val="191919"/>
          <w:spacing w:val="-2"/>
          <w:sz w:val="24"/>
          <w:szCs w:val="24"/>
        </w:rPr>
        <w:t>G</w:t>
      </w:r>
      <w:r>
        <w:rPr>
          <w:rFonts w:ascii="Times New Roman" w:hAnsi="Times New Roman"/>
          <w:color w:val="191919"/>
          <w:spacing w:val="-2"/>
          <w:sz w:val="18"/>
          <w:szCs w:val="18"/>
        </w:rPr>
        <w:t>RAD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6"/>
          <w:sz w:val="24"/>
          <w:szCs w:val="24"/>
        </w:rPr>
        <w:t>A</w:t>
      </w:r>
      <w:r>
        <w:rPr>
          <w:rFonts w:ascii="Times New Roman" w:hAnsi="Times New Roman"/>
          <w:color w:val="191919"/>
          <w:spacing w:val="-2"/>
          <w:sz w:val="18"/>
          <w:szCs w:val="18"/>
        </w:rPr>
        <w:t>VERAGE</w:t>
      </w:r>
      <w:bookmarkEnd w:id="1179"/>
      <w:bookmarkEnd w:id="1180"/>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rati</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attempted</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each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after="0" w:line="250" w:lineRule="auto"/>
        <w:ind w:left="36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 attempte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p>
    <w:p w:rsidR="00974DBB" w:rsidRDefault="00974DBB" w:rsidP="00974DBB">
      <w:pPr>
        <w:widowControl w:val="0"/>
        <w:autoSpaceDE w:val="0"/>
        <w:autoSpaceDN w:val="0"/>
        <w:adjustRightInd w:val="0"/>
        <w:spacing w:after="0"/>
        <w:ind w:left="360" w:right="130" w:firstLine="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cumulativ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averag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divide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tota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attempted.</w:t>
      </w:r>
    </w:p>
    <w:p w:rsidR="00974DBB" w:rsidRDefault="00974DBB" w:rsidP="00974DBB">
      <w:pPr>
        <w:widowControl w:val="0"/>
        <w:autoSpaceDE w:val="0"/>
        <w:autoSpaceDN w:val="0"/>
        <w:adjustRightInd w:val="0"/>
        <w:spacing w:before="9" w:after="0"/>
        <w:ind w:left="360" w:right="130" w:firstLine="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1181" w:name="_Toc295559115"/>
      <w:bookmarkStart w:id="1182" w:name="_Toc297152648"/>
      <w:r>
        <w:rPr>
          <w:rFonts w:ascii="Times New Roman" w:hAnsi="Times New Roman"/>
          <w:color w:val="191919"/>
          <w:spacing w:val="-2"/>
          <w:sz w:val="24"/>
          <w:szCs w:val="24"/>
        </w:rPr>
        <w:t>P</w:t>
      </w:r>
      <w:r>
        <w:rPr>
          <w:rFonts w:ascii="Times New Roman" w:hAnsi="Times New Roman"/>
          <w:color w:val="191919"/>
          <w:spacing w:val="-2"/>
          <w:sz w:val="18"/>
          <w:szCs w:val="18"/>
        </w:rPr>
        <w:t>OLIC</w:t>
      </w:r>
      <w:r>
        <w:rPr>
          <w:rFonts w:ascii="Times New Roman" w:hAnsi="Times New Roman"/>
          <w:color w:val="191919"/>
          <w:spacing w:val="-19"/>
          <w:sz w:val="18"/>
          <w:szCs w:val="18"/>
        </w:rPr>
        <w:t>Y</w:t>
      </w:r>
      <w:r>
        <w:rPr>
          <w:rFonts w:ascii="Times New Roman" w:hAnsi="Times New Roman"/>
          <w:color w:val="191919"/>
          <w:sz w:val="24"/>
          <w:szCs w:val="24"/>
        </w:rPr>
        <w:t>:</w:t>
      </w:r>
      <w:r>
        <w:rPr>
          <w:rFonts w:ascii="Times New Roman" w:hAnsi="Times New Roman"/>
          <w:color w:val="191919"/>
          <w:spacing w:val="-9"/>
          <w:sz w:val="24"/>
          <w:szCs w:val="24"/>
        </w:rPr>
        <w:t xml:space="preserve"> </w:t>
      </w:r>
      <w:r>
        <w:rPr>
          <w:rFonts w:ascii="Times New Roman" w:hAnsi="Times New Roman"/>
          <w:color w:val="191919"/>
          <w:spacing w:val="-2"/>
          <w:sz w:val="24"/>
          <w:szCs w:val="24"/>
        </w:rPr>
        <w:t>V</w:t>
      </w:r>
      <w:r>
        <w:rPr>
          <w:rFonts w:ascii="Times New Roman" w:hAnsi="Times New Roman"/>
          <w:color w:val="191919"/>
          <w:spacing w:val="-2"/>
          <w:sz w:val="18"/>
          <w:szCs w:val="18"/>
        </w:rPr>
        <w:t>ISI</w:t>
      </w:r>
      <w:r>
        <w:rPr>
          <w:rFonts w:ascii="Times New Roman" w:hAnsi="Times New Roman"/>
          <w:color w:val="191919"/>
          <w:spacing w:val="-6"/>
          <w:sz w:val="18"/>
          <w:szCs w:val="18"/>
        </w:rPr>
        <w:t>T</w:t>
      </w:r>
      <w:r>
        <w:rPr>
          <w:rFonts w:ascii="Times New Roman" w:hAnsi="Times New Roman"/>
          <w:color w:val="191919"/>
          <w:spacing w:val="-2"/>
          <w:sz w:val="18"/>
          <w:szCs w:val="18"/>
        </w:rPr>
        <w:t>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LASSROOMS</w:t>
      </w:r>
      <w:bookmarkEnd w:id="1181"/>
      <w:bookmarkEnd w:id="1182"/>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 xml:space="preserve">y </w:t>
      </w:r>
      <w:r>
        <w:rPr>
          <w:rFonts w:ascii="Times New Roman" w:hAnsi="Times New Roman"/>
          <w:color w:val="191919"/>
          <w:spacing w:val="-2"/>
          <w:sz w:val="18"/>
          <w:szCs w:val="18"/>
        </w:rPr>
        <w:t>Stat</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(herei</w:t>
      </w:r>
      <w:r>
        <w:rPr>
          <w:rFonts w:ascii="Times New Roman" w:hAnsi="Times New Roman"/>
          <w:color w:val="191919"/>
          <w:sz w:val="18"/>
          <w:szCs w:val="18"/>
        </w:rPr>
        <w:t xml:space="preserve">n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calle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University</w:t>
      </w:r>
      <w:r>
        <w:rPr>
          <w:rFonts w:ascii="Times New Roman" w:hAnsi="Times New Roman"/>
          <w:color w:val="191919"/>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provid</w:t>
      </w:r>
      <w:r>
        <w:rPr>
          <w:rFonts w:ascii="Times New Roman" w:hAnsi="Times New Roman"/>
          <w:color w:val="191919"/>
          <w:sz w:val="18"/>
          <w:szCs w:val="18"/>
        </w:rPr>
        <w:t xml:space="preserve">e a </w:t>
      </w:r>
      <w:r>
        <w:rPr>
          <w:rFonts w:ascii="Times New Roman" w:hAnsi="Times New Roman"/>
          <w:color w:val="191919"/>
          <w:spacing w:val="-2"/>
          <w:sz w:val="18"/>
          <w:szCs w:val="18"/>
        </w:rPr>
        <w:t>wholesom</w:t>
      </w:r>
      <w:r>
        <w:rPr>
          <w:rFonts w:ascii="Times New Roman" w:hAnsi="Times New Roman"/>
          <w:color w:val="191919"/>
          <w:sz w:val="18"/>
          <w:szCs w:val="18"/>
        </w:rPr>
        <w:t xml:space="preserve">e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environmen</w:t>
      </w:r>
      <w:r>
        <w:rPr>
          <w:rFonts w:ascii="Times New Roman" w:hAnsi="Times New Roman"/>
          <w:color w:val="191919"/>
          <w:sz w:val="18"/>
          <w:szCs w:val="18"/>
        </w:rPr>
        <w:t xml:space="preserve">t </w:t>
      </w:r>
      <w:r>
        <w:rPr>
          <w:rFonts w:ascii="Times New Roman" w:hAnsi="Times New Roman"/>
          <w:color w:val="191919"/>
          <w:spacing w:val="-2"/>
          <w:sz w:val="18"/>
          <w:szCs w:val="18"/>
        </w:rPr>
        <w:t>tha</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profess</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free 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distraction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3"/>
          <w:sz w:val="18"/>
          <w:szCs w:val="18"/>
        </w:rPr>
        <w:t>t</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ime spen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visito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especiall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child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distract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substitut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 car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liabilit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childre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visitor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ermi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unauthorized </w:t>
      </w:r>
      <w:r>
        <w:rPr>
          <w:rFonts w:ascii="Times New Roman" w:hAnsi="Times New Roman"/>
          <w:color w:val="191919"/>
          <w:spacing w:val="-2"/>
          <w:sz w:val="18"/>
          <w:szCs w:val="18"/>
        </w:rPr>
        <w:lastRenderedPageBreak/>
        <w:t>visitor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classrooms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2"/>
          <w:sz w:val="18"/>
          <w:szCs w:val="18"/>
        </w:rPr>
        <w:t xml:space="preserve"> restrictio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person</w:t>
      </w:r>
      <w:r>
        <w:rPr>
          <w:rFonts w:ascii="Times New Roman" w:hAnsi="Times New Roman"/>
          <w:color w:val="191919"/>
          <w:sz w:val="18"/>
          <w:szCs w:val="18"/>
        </w:rPr>
        <w:t>s</w:t>
      </w:r>
      <w:r>
        <w:rPr>
          <w:rFonts w:ascii="Times New Roman" w:hAnsi="Times New Roman"/>
          <w:color w:val="191919"/>
          <w:spacing w:val="-2"/>
          <w:sz w:val="18"/>
          <w:szCs w:val="18"/>
        </w:rPr>
        <w:t xml:space="preserve"> doe</w:t>
      </w:r>
      <w:r>
        <w:rPr>
          <w:rFonts w:ascii="Times New Roman" w:hAnsi="Times New Roman"/>
          <w:color w:val="191919"/>
          <w:sz w:val="18"/>
          <w:szCs w:val="18"/>
        </w:rPr>
        <w:t>s</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attendanc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publi</w:t>
      </w:r>
      <w:r>
        <w:rPr>
          <w:rFonts w:ascii="Times New Roman" w:hAnsi="Times New Roman"/>
          <w:color w:val="191919"/>
          <w:sz w:val="18"/>
          <w:szCs w:val="18"/>
        </w:rPr>
        <w:t>c</w:t>
      </w:r>
      <w:r>
        <w:rPr>
          <w:rFonts w:ascii="Times New Roman" w:hAnsi="Times New Roman"/>
          <w:color w:val="191919"/>
          <w:spacing w:val="-2"/>
          <w:sz w:val="18"/>
          <w:szCs w:val="18"/>
        </w:rPr>
        <w:t xml:space="preserve"> Univ</w:t>
      </w:r>
      <w:r>
        <w:rPr>
          <w:rFonts w:ascii="Times New Roman" w:hAnsi="Times New Roman"/>
          <w:color w:val="191919"/>
          <w:spacing w:val="-3"/>
          <w:sz w:val="18"/>
          <w:szCs w:val="18"/>
        </w:rPr>
        <w:t>e</w:t>
      </w:r>
      <w:r>
        <w:rPr>
          <w:rFonts w:ascii="Times New Roman" w:hAnsi="Times New Roman"/>
          <w:color w:val="191919"/>
          <w:spacing w:val="-2"/>
          <w:sz w:val="18"/>
          <w:szCs w:val="18"/>
        </w:rPr>
        <w:t>rsit</w:t>
      </w:r>
      <w:r>
        <w:rPr>
          <w:rFonts w:ascii="Times New Roman" w:hAnsi="Times New Roman"/>
          <w:color w:val="191919"/>
          <w:sz w:val="18"/>
          <w:szCs w:val="18"/>
        </w:rPr>
        <w:t>y</w:t>
      </w:r>
      <w:r>
        <w:rPr>
          <w:rFonts w:ascii="Times New Roman" w:hAnsi="Times New Roman"/>
          <w:color w:val="191919"/>
          <w:spacing w:val="-2"/>
          <w:sz w:val="18"/>
          <w:szCs w:val="18"/>
        </w:rPr>
        <w:t xml:space="preserve"> functions</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as 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welcom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nurs</w:t>
      </w:r>
      <w:r>
        <w:rPr>
          <w:rFonts w:ascii="Times New Roman" w:hAnsi="Times New Roman"/>
          <w:color w:val="191919"/>
          <w:sz w:val="18"/>
          <w:szCs w:val="18"/>
        </w:rPr>
        <w:t>e</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ceremonies.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183" w:name="_Toc295559116"/>
      <w:bookmarkStart w:id="1184" w:name="_Toc297152649"/>
      <w:r>
        <w:rPr>
          <w:rFonts w:ascii="Times New Roman" w:hAnsi="Times New Roman"/>
          <w:color w:val="191919"/>
          <w:spacing w:val="-2"/>
          <w:sz w:val="24"/>
          <w:szCs w:val="24"/>
        </w:rPr>
        <w:t>S</w:t>
      </w:r>
      <w:r>
        <w:rPr>
          <w:rFonts w:ascii="Times New Roman" w:hAnsi="Times New Roman"/>
          <w:color w:val="191919"/>
          <w:spacing w:val="-16"/>
          <w:sz w:val="18"/>
          <w:szCs w:val="18"/>
        </w:rPr>
        <w:t>TA</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G</w:t>
      </w:r>
      <w:r>
        <w:rPr>
          <w:rFonts w:ascii="Times New Roman" w:hAnsi="Times New Roman"/>
          <w:color w:val="191919"/>
          <w:spacing w:val="-2"/>
          <w:sz w:val="18"/>
          <w:szCs w:val="18"/>
        </w:rPr>
        <w:t>EORGI</w:t>
      </w:r>
      <w:r>
        <w:rPr>
          <w:rFonts w:ascii="Times New Roman" w:hAnsi="Times New Roman"/>
          <w:color w:val="191919"/>
          <w:sz w:val="18"/>
          <w:szCs w:val="18"/>
        </w:rPr>
        <w:t xml:space="preserve">A </w:t>
      </w:r>
      <w:r>
        <w:rPr>
          <w:rFonts w:ascii="Times New Roman" w:hAnsi="Times New Roman"/>
          <w:color w:val="191919"/>
          <w:spacing w:val="-2"/>
          <w:sz w:val="24"/>
          <w:szCs w:val="24"/>
        </w:rPr>
        <w:t>L</w:t>
      </w:r>
      <w:r>
        <w:rPr>
          <w:rFonts w:ascii="Times New Roman" w:hAnsi="Times New Roman"/>
          <w:color w:val="191919"/>
          <w:spacing w:val="-2"/>
          <w:sz w:val="18"/>
          <w:szCs w:val="18"/>
        </w:rPr>
        <w:t>EGISL</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EQUIREMENTS</w:t>
      </w:r>
      <w:bookmarkEnd w:id="1183"/>
      <w:bookmarkEnd w:id="1184"/>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Assembl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candidate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w:t>
      </w:r>
      <w:r>
        <w:rPr>
          <w:rFonts w:ascii="Times New Roman" w:hAnsi="Times New Roman"/>
          <w:color w:val="191919"/>
          <w:spacing w:val="-3"/>
          <w:sz w:val="18"/>
          <w:szCs w:val="18"/>
        </w:rPr>
        <w:t>o</w:t>
      </w:r>
      <w:r>
        <w:rPr>
          <w:rFonts w:ascii="Times New Roman" w:hAnsi="Times New Roman"/>
          <w:color w:val="191919"/>
          <w:spacing w:val="-2"/>
          <w:sz w:val="18"/>
          <w:szCs w:val="18"/>
        </w:rPr>
        <w:t>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master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of 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Government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ransfe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requirements 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 xml:space="preserve">n </w:t>
      </w:r>
      <w:r>
        <w:rPr>
          <w:rFonts w:ascii="Times New Roman" w:hAnsi="Times New Roman"/>
          <w:color w:val="191919"/>
          <w:spacing w:val="-2"/>
          <w:sz w:val="18"/>
          <w:szCs w:val="18"/>
        </w:rPr>
        <w:t>abou</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exemptio</w:t>
      </w:r>
      <w:r>
        <w:rPr>
          <w:rFonts w:ascii="Times New Roman" w:hAnsi="Times New Roman"/>
          <w:color w:val="191919"/>
          <w:sz w:val="18"/>
          <w:szCs w:val="18"/>
        </w:rPr>
        <w:t xml:space="preserve">n </w:t>
      </w:r>
      <w:r>
        <w:rPr>
          <w:rFonts w:ascii="Times New Roman" w:hAnsi="Times New Roman"/>
          <w:color w:val="191919"/>
          <w:spacing w:val="-2"/>
          <w:sz w:val="18"/>
          <w:szCs w:val="18"/>
        </w:rPr>
        <w:t>tes</w:t>
      </w:r>
      <w:r>
        <w:rPr>
          <w:rFonts w:ascii="Times New Roman" w:hAnsi="Times New Roman"/>
          <w:color w:val="191919"/>
          <w:sz w:val="18"/>
          <w:szCs w:val="18"/>
        </w:rPr>
        <w:t xml:space="preserve">t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obtaine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contactin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chairperso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Departmen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Polit</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 xml:space="preserve">l </w:t>
      </w:r>
      <w:r>
        <w:rPr>
          <w:rFonts w:ascii="Times New Roman" w:hAnsi="Times New Roman"/>
          <w:color w:val="191919"/>
          <w:spacing w:val="-2"/>
          <w:sz w:val="18"/>
          <w:szCs w:val="18"/>
        </w:rPr>
        <w:t>Scienc</w:t>
      </w:r>
      <w:r>
        <w:rPr>
          <w:rFonts w:ascii="Times New Roman" w:hAnsi="Times New Roman"/>
          <w:color w:val="191919"/>
          <w:sz w:val="18"/>
          <w:szCs w:val="18"/>
        </w:rPr>
        <w:t xml:space="preserve">e </w:t>
      </w:r>
      <w:r>
        <w:rPr>
          <w:rFonts w:ascii="Times New Roman" w:hAnsi="Times New Roman"/>
          <w:color w:val="191919"/>
          <w:spacing w:val="-2"/>
          <w:sz w:val="18"/>
          <w:szCs w:val="18"/>
        </w:rPr>
        <w:t>and Publi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185" w:name="_Toc295559117"/>
      <w:bookmarkStart w:id="1186" w:name="_Toc297152650"/>
      <w:r>
        <w:rPr>
          <w:rFonts w:ascii="Times New Roman" w:hAnsi="Times New Roman"/>
          <w:color w:val="191919"/>
          <w:spacing w:val="-2"/>
          <w:sz w:val="24"/>
          <w:szCs w:val="24"/>
        </w:rPr>
        <w:t>S</w:t>
      </w:r>
      <w:r>
        <w:rPr>
          <w:rFonts w:ascii="Times New Roman" w:hAnsi="Times New Roman"/>
          <w:color w:val="191919"/>
          <w:spacing w:val="-2"/>
          <w:sz w:val="18"/>
          <w:szCs w:val="18"/>
        </w:rPr>
        <w:t>ECON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EGREES</w:t>
      </w:r>
      <w:bookmarkEnd w:id="1185"/>
      <w:bookmarkEnd w:id="1186"/>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wan</w:t>
      </w:r>
      <w:r>
        <w:rPr>
          <w:rFonts w:ascii="Times New Roman" w:hAnsi="Times New Roman"/>
          <w:color w:val="191919"/>
          <w:sz w:val="18"/>
          <w:szCs w:val="18"/>
        </w:rPr>
        <w:t xml:space="preserve">t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obtai</w:t>
      </w:r>
      <w:r>
        <w:rPr>
          <w:rFonts w:ascii="Times New Roman" w:hAnsi="Times New Roman"/>
          <w:color w:val="191919"/>
          <w:sz w:val="18"/>
          <w:szCs w:val="18"/>
        </w:rPr>
        <w:t xml:space="preserve">n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us</w:t>
      </w:r>
      <w:r>
        <w:rPr>
          <w:rFonts w:ascii="Times New Roman" w:hAnsi="Times New Roman"/>
          <w:color w:val="191919"/>
          <w:sz w:val="18"/>
          <w:szCs w:val="18"/>
        </w:rPr>
        <w:t xml:space="preserve">e </w:t>
      </w:r>
      <w:r>
        <w:rPr>
          <w:rFonts w:ascii="Times New Roman" w:hAnsi="Times New Roman"/>
          <w:color w:val="191919"/>
          <w:spacing w:val="-2"/>
          <w:sz w:val="18"/>
          <w:szCs w:val="18"/>
        </w:rPr>
        <w:t>credit</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appropriately applied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ins w:id="1187" w:author="jhawkins" w:date="2011-04-01T09:12:00Z">
        <w:r>
          <w:rPr>
            <w:rFonts w:ascii="Times New Roman" w:hAnsi="Times New Roman"/>
            <w:color w:val="191919"/>
            <w:spacing w:val="-6"/>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88" w:author="jhawkins" w:date="2011-04-01T09:13: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6"/>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ins w:id="1189" w:author="jhawkins" w:date="2011-04-01T09:28:00Z">
        <w:r>
          <w:rPr>
            <w:rFonts w:ascii="Times New Roman" w:hAnsi="Times New Roman"/>
            <w:color w:val="191919"/>
            <w:sz w:val="18"/>
            <w:szCs w:val="18"/>
          </w:rPr>
          <w:t>/she</w:t>
        </w:r>
      </w:ins>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pursuin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seekin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 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6"/>
          <w:sz w:val="18"/>
          <w:szCs w:val="18"/>
        </w:rPr>
        <w:t xml:space="preserve"> </w:t>
      </w:r>
      <w:proofErr w:type="gramStart"/>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6"/>
          <w:sz w:val="18"/>
          <w:szCs w:val="18"/>
        </w:rPr>
        <w:t xml:space="preserve"> </w:t>
      </w:r>
      <w:ins w:id="1190" w:author="jhawkins" w:date="2011-04-01T09:29:00Z">
        <w:r>
          <w:rPr>
            <w:rFonts w:ascii="Times New Roman" w:hAnsi="Times New Roman"/>
            <w:color w:val="191919"/>
            <w:spacing w:val="-16"/>
            <w:sz w:val="18"/>
            <w:szCs w:val="18"/>
          </w:rPr>
          <w:t xml:space="preserve"> Enrollment</w:t>
        </w:r>
        <w:proofErr w:type="gramEnd"/>
        <w:r>
          <w:rPr>
            <w:rFonts w:ascii="Times New Roman" w:hAnsi="Times New Roman"/>
            <w:color w:val="191919"/>
            <w:spacing w:val="-16"/>
            <w:sz w:val="18"/>
            <w:szCs w:val="18"/>
          </w:rPr>
          <w:t xml:space="preserve"> Services </w:t>
        </w:r>
      </w:ins>
      <w:del w:id="1191" w:author="jhawkins" w:date="2011-04-01T09:29:00Z">
        <w:r w:rsidDel="00B51F5D">
          <w:rPr>
            <w:rFonts w:ascii="Times New Roman" w:hAnsi="Times New Roman"/>
            <w:color w:val="191919"/>
            <w:spacing w:val="-2"/>
            <w:sz w:val="18"/>
            <w:szCs w:val="18"/>
          </w:rPr>
          <w:delText>Admissions</w:delText>
        </w:r>
      </w:del>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192" w:author="jhawkins" w:date="2011-04-01T09:13: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193" w:author="jhawkins" w:date="2011-04-01T09:13: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pacing w:val="-2"/>
          <w:sz w:val="18"/>
          <w:szCs w:val="18"/>
        </w:rPr>
        <w:t>e.</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24"/>
          <w:szCs w:val="24"/>
        </w:rPr>
      </w:pPr>
      <w:bookmarkStart w:id="1194" w:name="_Toc295559118"/>
      <w:bookmarkStart w:id="1195" w:name="_Toc297152651"/>
      <w:r>
        <w:rPr>
          <w:rFonts w:ascii="Times New Roman" w:hAnsi="Times New Roman"/>
          <w:color w:val="191919"/>
          <w:spacing w:val="-2"/>
          <w:sz w:val="24"/>
          <w:szCs w:val="24"/>
        </w:rPr>
        <w:t>P</w:t>
      </w:r>
      <w:r>
        <w:rPr>
          <w:rFonts w:ascii="Times New Roman" w:hAnsi="Times New Roman"/>
          <w:color w:val="191919"/>
          <w:spacing w:val="-2"/>
          <w:sz w:val="18"/>
          <w:szCs w:val="18"/>
        </w:rPr>
        <w:t>ROCEDUR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PP</w:t>
      </w:r>
      <w:r>
        <w:rPr>
          <w:rFonts w:ascii="Times New Roman" w:hAnsi="Times New Roman"/>
          <w:color w:val="191919"/>
          <w:spacing w:val="-19"/>
          <w:sz w:val="18"/>
          <w:szCs w:val="18"/>
        </w:rPr>
        <w:t>L</w:t>
      </w:r>
      <w:r>
        <w:rPr>
          <w:rFonts w:ascii="Times New Roman" w:hAnsi="Times New Roman"/>
          <w:color w:val="191919"/>
          <w:spacing w:val="-2"/>
          <w:sz w:val="18"/>
          <w:szCs w:val="18"/>
        </w:rPr>
        <w:t>YIN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16"/>
          <w:sz w:val="24"/>
          <w:szCs w:val="24"/>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EVE</w:t>
      </w:r>
      <w:r>
        <w:rPr>
          <w:rFonts w:ascii="Times New Roman" w:hAnsi="Times New Roman"/>
          <w:color w:val="191919"/>
          <w:sz w:val="18"/>
          <w:szCs w:val="18"/>
        </w:rPr>
        <w:t xml:space="preserve">L </w:t>
      </w:r>
      <w:r>
        <w:rPr>
          <w:rFonts w:ascii="Times New Roman" w:hAnsi="Times New Roman"/>
          <w:color w:val="191919"/>
          <w:spacing w:val="-2"/>
          <w:sz w:val="24"/>
          <w:szCs w:val="24"/>
        </w:rPr>
        <w:t>E</w:t>
      </w:r>
      <w:r>
        <w:rPr>
          <w:rFonts w:ascii="Times New Roman" w:hAnsi="Times New Roman"/>
          <w:color w:val="191919"/>
          <w:spacing w:val="-2"/>
          <w:sz w:val="18"/>
          <w:szCs w:val="18"/>
        </w:rPr>
        <w:t>XAMIN</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(CLEP):</w:t>
      </w:r>
      <w:bookmarkEnd w:id="1194"/>
      <w:bookmarkEnd w:id="1195"/>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del w:id="1196" w:author="jhawkins" w:date="2011-04-01T09:31:00Z">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th</w:delText>
        </w:r>
        <w:r w:rsidDel="00B51F5D">
          <w:rPr>
            <w:rFonts w:ascii="Times New Roman" w:hAnsi="Times New Roman"/>
            <w:color w:val="191919"/>
            <w:sz w:val="18"/>
            <w:szCs w:val="18"/>
          </w:rPr>
          <w:delText>e</w:delText>
        </w:r>
        <w:r w:rsidDel="00B51F5D">
          <w:rPr>
            <w:rFonts w:ascii="Times New Roman" w:hAnsi="Times New Roman"/>
            <w:color w:val="191919"/>
            <w:spacing w:val="-4"/>
            <w:sz w:val="18"/>
            <w:szCs w:val="18"/>
          </w:rPr>
          <w:delText xml:space="preserve"> </w:delText>
        </w:r>
      </w:del>
      <w:ins w:id="1197" w:author="jhawkins" w:date="2011-04-01T09:13:00Z">
        <w:r>
          <w:rPr>
            <w:rFonts w:ascii="Times New Roman" w:hAnsi="Times New Roman"/>
            <w:color w:val="191919"/>
            <w:spacing w:val="-4"/>
            <w:sz w:val="18"/>
            <w:szCs w:val="18"/>
          </w:rPr>
          <w:t xml:space="preserve"> Academic Services and </w:t>
        </w:r>
      </w:ins>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ins w:id="1198" w:author="jhawkins" w:date="2011-04-01T09:32:00Z">
        <w:r>
          <w:rPr>
            <w:rFonts w:ascii="Times New Roman" w:hAnsi="Times New Roman"/>
            <w:color w:val="191919"/>
            <w:spacing w:val="-4"/>
            <w:sz w:val="18"/>
            <w:szCs w:val="18"/>
          </w:rPr>
          <w:t xml:space="preserve">Testing </w:t>
        </w:r>
        <w:proofErr w:type="gramStart"/>
        <w:r>
          <w:rPr>
            <w:rFonts w:ascii="Times New Roman" w:hAnsi="Times New Roman"/>
            <w:color w:val="191919"/>
            <w:spacing w:val="-4"/>
            <w:sz w:val="18"/>
            <w:szCs w:val="18"/>
          </w:rPr>
          <w:t xml:space="preserve">Center </w:t>
        </w:r>
      </w:ins>
      <w:proofErr w:type="gramEnd"/>
      <w:del w:id="1199" w:author="jhawkins" w:date="2011-04-01T09:32:00Z">
        <w:r w:rsidDel="00B51F5D">
          <w:rPr>
            <w:rFonts w:ascii="Times New Roman" w:hAnsi="Times New Roman"/>
            <w:color w:val="191919"/>
            <w:spacing w:val="-2"/>
            <w:sz w:val="18"/>
            <w:szCs w:val="18"/>
          </w:rPr>
          <w:delText>O</w:delText>
        </w:r>
        <w:r w:rsidDel="00B51F5D">
          <w:rPr>
            <w:rFonts w:ascii="Times New Roman" w:hAnsi="Times New Roman"/>
            <w:color w:val="191919"/>
            <w:spacing w:val="-5"/>
            <w:sz w:val="18"/>
            <w:szCs w:val="18"/>
          </w:rPr>
          <w:delText>f</w:delText>
        </w:r>
        <w:r w:rsidDel="00B51F5D">
          <w:rPr>
            <w:rFonts w:ascii="Times New Roman" w:hAnsi="Times New Roman"/>
            <w:color w:val="191919"/>
            <w:spacing w:val="-2"/>
            <w:sz w:val="18"/>
            <w:szCs w:val="18"/>
          </w:rPr>
          <w:delText>fic</w:delText>
        </w:r>
        <w:r w:rsidDel="00B51F5D">
          <w:rPr>
            <w:rFonts w:ascii="Times New Roman" w:hAnsi="Times New Roman"/>
            <w:color w:val="191919"/>
            <w:sz w:val="18"/>
            <w:szCs w:val="18"/>
          </w:rPr>
          <w:delText>e</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o</w:delText>
        </w:r>
        <w:r w:rsidDel="00B51F5D">
          <w:rPr>
            <w:rFonts w:ascii="Times New Roman" w:hAnsi="Times New Roman"/>
            <w:color w:val="191919"/>
            <w:sz w:val="18"/>
            <w:szCs w:val="18"/>
          </w:rPr>
          <w:delText>f</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Counselin</w:delText>
        </w:r>
        <w:r w:rsidDel="00B51F5D">
          <w:rPr>
            <w:rFonts w:ascii="Times New Roman" w:hAnsi="Times New Roman"/>
            <w:color w:val="191919"/>
            <w:sz w:val="18"/>
            <w:szCs w:val="18"/>
          </w:rPr>
          <w:delText>g</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an</w:delText>
        </w:r>
        <w:r w:rsidDel="00B51F5D">
          <w:rPr>
            <w:rFonts w:ascii="Times New Roman" w:hAnsi="Times New Roman"/>
            <w:color w:val="191919"/>
            <w:sz w:val="18"/>
            <w:szCs w:val="18"/>
          </w:rPr>
          <w:delText>d</w:delText>
        </w:r>
        <w:r w:rsidDel="00B51F5D">
          <w:rPr>
            <w:rFonts w:ascii="Times New Roman" w:hAnsi="Times New Roman"/>
            <w:color w:val="191919"/>
            <w:spacing w:val="-7"/>
            <w:sz w:val="18"/>
            <w:szCs w:val="18"/>
          </w:rPr>
          <w:delText xml:space="preserve"> </w:delText>
        </w:r>
        <w:r w:rsidDel="00B51F5D">
          <w:rPr>
            <w:rFonts w:ascii="Times New Roman" w:hAnsi="Times New Roman"/>
            <w:color w:val="191919"/>
            <w:spacing w:val="-14"/>
            <w:sz w:val="18"/>
            <w:szCs w:val="18"/>
          </w:rPr>
          <w:delText>T</w:delText>
        </w:r>
        <w:r w:rsidDel="00B51F5D">
          <w:rPr>
            <w:rFonts w:ascii="Times New Roman" w:hAnsi="Times New Roman"/>
            <w:color w:val="191919"/>
            <w:spacing w:val="-2"/>
            <w:sz w:val="18"/>
            <w:szCs w:val="18"/>
          </w:rPr>
          <w:delText>esting</w:delText>
        </w:r>
      </w:del>
      <w:r>
        <w:rPr>
          <w:rFonts w:ascii="Times New Roman" w:hAnsi="Times New Roman"/>
          <w:color w:val="191919"/>
          <w:spacing w:val="-2"/>
          <w:sz w:val="18"/>
          <w:szCs w:val="18"/>
        </w:rPr>
        <w:t>.</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Confe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chairperson.</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200" w:author="jhawkins" w:date="2011-04-01T09:14: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974DBB" w:rsidRDefault="00974DBB" w:rsidP="00974DBB">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del w:id="1201" w:author="jhawkins" w:date="2011-04-01T09:33:00Z">
        <w:r w:rsidDel="00B51F5D">
          <w:rPr>
            <w:rFonts w:ascii="Times New Roman" w:hAnsi="Times New Roman"/>
            <w:color w:val="191919"/>
            <w:spacing w:val="-2"/>
            <w:sz w:val="18"/>
            <w:szCs w:val="18"/>
          </w:rPr>
          <w:delText>O</w:delText>
        </w:r>
        <w:r w:rsidDel="00B51F5D">
          <w:rPr>
            <w:rFonts w:ascii="Times New Roman" w:hAnsi="Times New Roman"/>
            <w:color w:val="191919"/>
            <w:spacing w:val="-5"/>
            <w:sz w:val="18"/>
            <w:szCs w:val="18"/>
          </w:rPr>
          <w:delText>f</w:delText>
        </w:r>
        <w:r w:rsidDel="00B51F5D">
          <w:rPr>
            <w:rFonts w:ascii="Times New Roman" w:hAnsi="Times New Roman"/>
            <w:color w:val="191919"/>
            <w:spacing w:val="-2"/>
            <w:sz w:val="18"/>
            <w:szCs w:val="18"/>
          </w:rPr>
          <w:delText>fic</w:delText>
        </w:r>
        <w:r w:rsidDel="00B51F5D">
          <w:rPr>
            <w:rFonts w:ascii="Times New Roman" w:hAnsi="Times New Roman"/>
            <w:color w:val="191919"/>
            <w:sz w:val="18"/>
            <w:szCs w:val="18"/>
          </w:rPr>
          <w:delText>e</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o</w:delText>
        </w:r>
        <w:r w:rsidDel="00B51F5D">
          <w:rPr>
            <w:rFonts w:ascii="Times New Roman" w:hAnsi="Times New Roman"/>
            <w:color w:val="191919"/>
            <w:sz w:val="18"/>
            <w:szCs w:val="18"/>
          </w:rPr>
          <w:delText>f</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Counselin</w:delText>
        </w:r>
        <w:r w:rsidDel="00B51F5D">
          <w:rPr>
            <w:rFonts w:ascii="Times New Roman" w:hAnsi="Times New Roman"/>
            <w:color w:val="191919"/>
            <w:sz w:val="18"/>
            <w:szCs w:val="18"/>
          </w:rPr>
          <w:delText>g</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an</w:delText>
        </w:r>
        <w:r w:rsidDel="00B51F5D">
          <w:rPr>
            <w:rFonts w:ascii="Times New Roman" w:hAnsi="Times New Roman"/>
            <w:color w:val="191919"/>
            <w:sz w:val="18"/>
            <w:szCs w:val="18"/>
          </w:rPr>
          <w:delText>d</w:delText>
        </w:r>
        <w:r w:rsidDel="00B51F5D">
          <w:rPr>
            <w:rFonts w:ascii="Times New Roman" w:hAnsi="Times New Roman"/>
            <w:color w:val="191919"/>
            <w:spacing w:val="-7"/>
            <w:sz w:val="18"/>
            <w:szCs w:val="18"/>
          </w:rPr>
          <w:delText xml:space="preserve"> </w:delText>
        </w:r>
      </w:del>
      <w:r>
        <w:rPr>
          <w:rFonts w:ascii="Times New Roman" w:hAnsi="Times New Roman"/>
          <w:color w:val="191919"/>
          <w:spacing w:val="-14"/>
          <w:sz w:val="18"/>
          <w:szCs w:val="18"/>
        </w:rPr>
        <w:t>T</w:t>
      </w:r>
      <w:r>
        <w:rPr>
          <w:rFonts w:ascii="Times New Roman" w:hAnsi="Times New Roman"/>
          <w:color w:val="191919"/>
          <w:spacing w:val="-3"/>
          <w:sz w:val="18"/>
          <w:szCs w:val="18"/>
        </w:rPr>
        <w:t>e</w:t>
      </w:r>
      <w:r>
        <w:rPr>
          <w:rFonts w:ascii="Times New Roman" w:hAnsi="Times New Roman"/>
          <w:color w:val="191919"/>
          <w:spacing w:val="-2"/>
          <w:sz w:val="18"/>
          <w:szCs w:val="18"/>
        </w:rPr>
        <w:t>sting</w:t>
      </w:r>
      <w:ins w:id="1202" w:author="jhawkins" w:date="2011-04-01T09:33:00Z">
        <w:r>
          <w:rPr>
            <w:rFonts w:ascii="Times New Roman" w:hAnsi="Times New Roman"/>
            <w:color w:val="191919"/>
            <w:spacing w:val="-2"/>
            <w:sz w:val="18"/>
            <w:szCs w:val="18"/>
          </w:rPr>
          <w:t xml:space="preserve"> Center</w:t>
        </w:r>
      </w:ins>
      <w:r>
        <w:rPr>
          <w:rFonts w:ascii="Times New Roman" w:hAnsi="Times New Roman"/>
          <w:color w:val="191919"/>
          <w:spacing w:val="-2"/>
          <w:sz w:val="18"/>
          <w:szCs w:val="18"/>
        </w:rPr>
        <w: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5004</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sent.</w:t>
      </w:r>
    </w:p>
    <w:p w:rsidR="00974DBB" w:rsidRDefault="00974DBB" w:rsidP="00974DBB">
      <w:pPr>
        <w:widowControl w:val="0"/>
        <w:autoSpaceDE w:val="0"/>
        <w:autoSpaceDN w:val="0"/>
        <w:adjustRightInd w:val="0"/>
        <w:spacing w:before="6" w:after="0" w:line="180" w:lineRule="exact"/>
        <w:ind w:left="180" w:right="130" w:firstLine="0"/>
        <w:rPr>
          <w:rFonts w:ascii="Times New Roman" w:hAnsi="Times New Roman"/>
          <w:color w:val="000000"/>
          <w:sz w:val="18"/>
          <w:szCs w:val="18"/>
        </w:rPr>
      </w:pPr>
    </w:p>
    <w:p w:rsidR="00974DBB" w:rsidRDefault="00566B75"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566B75">
        <w:rPr>
          <w:rFonts w:ascii="Calibri" w:hAnsi="Calibri"/>
          <w:noProof/>
          <w:lang w:eastAsia="en-US"/>
        </w:rPr>
        <w:pict>
          <v:shape id="Text Box 1864" o:spid="_x0000_s1071" type="#_x0000_t202" style="position:absolute;left:0;text-align:left;margin-left:26.35pt;margin-top:750pt;width:20.2pt;height:18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" o:allowincell="f" filled="f" stroked="f">
            <v:textbox style="mso-next-textbox:#Text Box 1864" inset="0,0,0,0">
              <w:txbxContent>
                <w:p w:rsidR="00FB5CC6" w:rsidRDefault="00FB5CC6" w:rsidP="00974DBB">
                  <w:pPr>
                    <w:widowControl w:val="0"/>
                    <w:autoSpaceDE w:val="0"/>
                    <w:autoSpaceDN w:val="0"/>
                    <w:adjustRightInd w:val="0"/>
                    <w:spacing w:after="0" w:line="360" w:lineRule="exact"/>
                    <w:ind w:right="-74"/>
                    <w:rPr>
                      <w:rFonts w:ascii="Century Gothic" w:hAnsi="Century Gothic" w:cs="Century Gothic"/>
                      <w:color w:val="000000"/>
                      <w:sz w:val="36"/>
                      <w:szCs w:val="36"/>
                    </w:rPr>
                  </w:pPr>
                  <w:r>
                    <w:rPr>
                      <w:rFonts w:ascii="Century Gothic" w:hAnsi="Century Gothic" w:cs="Century Gothic"/>
                      <w:b/>
                      <w:bCs/>
                      <w:color w:val="191919"/>
                      <w:position w:val="1"/>
                      <w:sz w:val="36"/>
                      <w:szCs w:val="36"/>
                    </w:rPr>
                    <w:t>54</w:t>
                  </w:r>
                </w:p>
              </w:txbxContent>
            </v:textbox>
            <w10:wrap anchorx="page" anchory="page"/>
          </v:shape>
        </w:pict>
      </w:r>
      <w:r w:rsidR="00974DBB">
        <w:rPr>
          <w:rFonts w:ascii="Times New Roman" w:hAnsi="Times New Roman"/>
          <w:color w:val="191919"/>
          <w:spacing w:val="-2"/>
          <w:sz w:val="18"/>
          <w:szCs w:val="18"/>
        </w:rPr>
        <w:t>NOTE</w:t>
      </w:r>
      <w:r w:rsidR="00974DBB">
        <w:rPr>
          <w:rFonts w:ascii="Times New Roman" w:hAnsi="Times New Roman"/>
          <w:color w:val="191919"/>
          <w:sz w:val="18"/>
          <w:szCs w:val="18"/>
        </w:rPr>
        <w:t>:</w:t>
      </w:r>
      <w:r w:rsidR="00974DBB">
        <w:rPr>
          <w:rFonts w:ascii="Times New Roman" w:hAnsi="Times New Roman"/>
          <w:color w:val="191919"/>
          <w:spacing w:val="-2"/>
          <w:sz w:val="18"/>
          <w:szCs w:val="18"/>
        </w:rPr>
        <w:t xml:space="preserve"> Allo</w:t>
      </w:r>
      <w:r w:rsidR="00974DBB">
        <w:rPr>
          <w:rFonts w:ascii="Times New Roman" w:hAnsi="Times New Roman"/>
          <w:color w:val="191919"/>
          <w:sz w:val="18"/>
          <w:szCs w:val="18"/>
        </w:rPr>
        <w:t>w</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fou</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si</w:t>
      </w:r>
      <w:r w:rsidR="00974DBB">
        <w:rPr>
          <w:rFonts w:ascii="Times New Roman" w:hAnsi="Times New Roman"/>
          <w:color w:val="191919"/>
          <w:sz w:val="18"/>
          <w:szCs w:val="18"/>
        </w:rPr>
        <w:t>x</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week</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result</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b</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processed</w:t>
      </w:r>
      <w:r w:rsidR="00974DBB">
        <w:rPr>
          <w:rFonts w:ascii="Times New Roman" w:hAnsi="Times New Roman"/>
          <w:color w:val="191919"/>
          <w:sz w:val="18"/>
          <w:szCs w:val="18"/>
        </w:rPr>
        <w:t>.</w:t>
      </w:r>
      <w:r w:rsidR="00974DBB">
        <w:rPr>
          <w:rFonts w:ascii="Times New Roman" w:hAnsi="Times New Roman"/>
          <w:color w:val="191919"/>
          <w:spacing w:val="1"/>
          <w:sz w:val="18"/>
          <w:szCs w:val="18"/>
        </w:rPr>
        <w:t xml:space="preserve"> </w:t>
      </w:r>
      <w:r w:rsidR="00974DBB">
        <w:rPr>
          <w:rFonts w:ascii="Times New Roman" w:hAnsi="Times New Roman"/>
          <w:color w:val="191919"/>
          <w:spacing w:val="-20"/>
          <w:sz w:val="18"/>
          <w:szCs w:val="18"/>
        </w:rPr>
        <w:t>Y</w:t>
      </w:r>
      <w:r w:rsidR="00974DBB">
        <w:rPr>
          <w:rFonts w:ascii="Times New Roman" w:hAnsi="Times New Roman"/>
          <w:color w:val="191919"/>
          <w:spacing w:val="-2"/>
          <w:sz w:val="18"/>
          <w:szCs w:val="18"/>
        </w:rPr>
        <w:t>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shoul</w:t>
      </w:r>
      <w:r w:rsidR="00974DBB">
        <w:rPr>
          <w:rFonts w:ascii="Times New Roman" w:hAnsi="Times New Roman"/>
          <w:color w:val="191919"/>
          <w:sz w:val="18"/>
          <w:szCs w:val="18"/>
        </w:rPr>
        <w:t>d</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shee</w:t>
      </w:r>
      <w:r w:rsidR="00974DBB">
        <w:rPr>
          <w:rFonts w:ascii="Times New Roman" w:hAnsi="Times New Roman"/>
          <w:color w:val="191919"/>
          <w:sz w:val="18"/>
          <w:szCs w:val="18"/>
        </w:rPr>
        <w:t>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indicatin</w:t>
      </w:r>
      <w:r w:rsidR="00974DBB">
        <w:rPr>
          <w:rFonts w:ascii="Times New Roman" w:hAnsi="Times New Roman"/>
          <w:color w:val="191919"/>
          <w:sz w:val="18"/>
          <w:szCs w:val="18"/>
        </w:rPr>
        <w:t>g</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whethe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have passe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f</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hav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7"/>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1</w:t>
      </w:r>
      <w:r w:rsidR="00974DBB">
        <w:rPr>
          <w:rFonts w:ascii="Times New Roman" w:hAnsi="Times New Roman"/>
          <w:color w:val="191919"/>
          <w:sz w:val="18"/>
          <w:szCs w:val="18"/>
        </w:rPr>
        <w:t>4</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day</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you</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results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pleas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contac</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ins w:id="1203" w:author="jhawkins" w:date="2011-04-01T09:14:00Z">
        <w:r w:rsidR="00974DBB">
          <w:rPr>
            <w:rFonts w:ascii="Times New Roman" w:hAnsi="Times New Roman"/>
            <w:color w:val="191919"/>
            <w:spacing w:val="-11"/>
            <w:sz w:val="18"/>
            <w:szCs w:val="18"/>
          </w:rPr>
          <w:t xml:space="preserve">Office of Academic Services and </w:t>
        </w:r>
      </w:ins>
      <w:r w:rsidR="00974DBB">
        <w:rPr>
          <w:rFonts w:ascii="Times New Roman" w:hAnsi="Times New Roman"/>
          <w:color w:val="191919"/>
          <w:spacing w:val="-2"/>
          <w:sz w:val="18"/>
          <w:szCs w:val="18"/>
        </w:rPr>
        <w:t>Reg</w:t>
      </w:r>
      <w:r w:rsidR="00974DBB">
        <w:rPr>
          <w:rFonts w:ascii="Times New Roman" w:hAnsi="Times New Roman"/>
          <w:color w:val="191919"/>
          <w:spacing w:val="-4"/>
          <w:sz w:val="18"/>
          <w:szCs w:val="18"/>
        </w:rPr>
        <w:t>i</w:t>
      </w:r>
      <w:r w:rsidR="00974DBB">
        <w:rPr>
          <w:rFonts w:ascii="Times New Roman" w:hAnsi="Times New Roman"/>
          <w:color w:val="191919"/>
          <w:spacing w:val="-2"/>
          <w:sz w:val="18"/>
          <w:szCs w:val="18"/>
        </w:rPr>
        <w:t>stra</w:t>
      </w:r>
      <w:r w:rsidR="00974DBB">
        <w:rPr>
          <w:rFonts w:ascii="Times New Roman" w:hAnsi="Times New Roman"/>
          <w:color w:val="191919"/>
          <w:spacing w:val="5"/>
          <w:sz w:val="18"/>
          <w:szCs w:val="18"/>
        </w:rPr>
        <w:t>r</w:t>
      </w:r>
      <w:del w:id="1204" w:author="jhawkins" w:date="2011-04-01T09:14:00Z">
        <w:r w:rsidR="00974DBB" w:rsidDel="005622C5">
          <w:rPr>
            <w:rFonts w:ascii="Times New Roman" w:hAnsi="Times New Roman"/>
            <w:color w:val="191919"/>
            <w:spacing w:val="-12"/>
            <w:sz w:val="18"/>
            <w:szCs w:val="18"/>
          </w:rPr>
          <w:delText>’</w:delText>
        </w:r>
        <w:r w:rsidR="00974DBB" w:rsidDel="005622C5">
          <w:rPr>
            <w:rFonts w:ascii="Times New Roman" w:hAnsi="Times New Roman"/>
            <w:color w:val="191919"/>
            <w:sz w:val="18"/>
            <w:szCs w:val="18"/>
          </w:rPr>
          <w:delText>s</w:delText>
        </w:r>
        <w:r w:rsidR="00974DBB" w:rsidDel="005622C5">
          <w:rPr>
            <w:rFonts w:ascii="Times New Roman" w:hAnsi="Times New Roman"/>
            <w:color w:val="191919"/>
            <w:spacing w:val="-11"/>
            <w:sz w:val="18"/>
            <w:szCs w:val="18"/>
          </w:rPr>
          <w:delText xml:space="preserve"> </w:delText>
        </w:r>
        <w:r w:rsidR="00974DBB" w:rsidDel="005622C5">
          <w:rPr>
            <w:rFonts w:ascii="Times New Roman" w:hAnsi="Times New Roman"/>
            <w:color w:val="191919"/>
            <w:spacing w:val="-2"/>
            <w:sz w:val="18"/>
            <w:szCs w:val="18"/>
          </w:rPr>
          <w:delText>O</w:delText>
        </w:r>
        <w:r w:rsidR="00974DBB" w:rsidDel="005622C5">
          <w:rPr>
            <w:rFonts w:ascii="Times New Roman" w:hAnsi="Times New Roman"/>
            <w:color w:val="191919"/>
            <w:spacing w:val="-5"/>
            <w:sz w:val="18"/>
            <w:szCs w:val="18"/>
          </w:rPr>
          <w:delText>f</w:delText>
        </w:r>
        <w:r w:rsidR="00974DBB" w:rsidDel="005622C5">
          <w:rPr>
            <w:rFonts w:ascii="Times New Roman" w:hAnsi="Times New Roman"/>
            <w:color w:val="191919"/>
            <w:spacing w:val="-2"/>
            <w:sz w:val="18"/>
            <w:szCs w:val="18"/>
          </w:rPr>
          <w:delText>fice</w:delText>
        </w:r>
      </w:del>
      <w:r w:rsidR="00974DBB">
        <w:rPr>
          <w:rFonts w:ascii="Times New Roman" w:hAnsi="Times New Roman"/>
          <w:color w:val="191919"/>
          <w:sz w:val="18"/>
          <w:szCs w:val="18"/>
        </w:rPr>
        <w:t>.</w:t>
      </w:r>
      <w:r w:rsidR="00974DBB">
        <w:rPr>
          <w:rFonts w:ascii="Times New Roman" w:hAnsi="Times New Roman"/>
          <w:color w:val="191919"/>
          <w:spacing w:val="26"/>
          <w:sz w:val="18"/>
          <w:szCs w:val="18"/>
        </w:rPr>
        <w:t xml:space="preserve"> </w:t>
      </w:r>
      <w:r w:rsidR="00974DBB">
        <w:rPr>
          <w:rFonts w:ascii="Times New Roman" w:hAnsi="Times New Roman"/>
          <w:color w:val="191919"/>
          <w:spacing w:val="-2"/>
          <w:sz w:val="18"/>
          <w:szCs w:val="18"/>
        </w:rPr>
        <w:t>Credit b</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Examinatio</w:t>
      </w:r>
      <w:r w:rsidR="00974DBB">
        <w:rPr>
          <w:rFonts w:ascii="Times New Roman" w:hAnsi="Times New Roman"/>
          <w:color w:val="191919"/>
          <w:sz w:val="18"/>
          <w:szCs w:val="18"/>
        </w:rPr>
        <w:t xml:space="preserve">n </w:t>
      </w:r>
      <w:r w:rsidR="00974DBB">
        <w:rPr>
          <w:rFonts w:ascii="Times New Roman" w:hAnsi="Times New Roman"/>
          <w:color w:val="191919"/>
          <w:spacing w:val="-2"/>
          <w:sz w:val="18"/>
          <w:szCs w:val="18"/>
        </w:rPr>
        <w:t>i</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availabl</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al</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student</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wh</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wis</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validat</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knowledg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fo</w:t>
      </w:r>
      <w:r w:rsidR="00974DBB">
        <w:rPr>
          <w:rFonts w:ascii="Times New Roman" w:hAnsi="Times New Roman"/>
          <w:color w:val="191919"/>
          <w:sz w:val="18"/>
          <w:szCs w:val="18"/>
        </w:rPr>
        <w:t xml:space="preserve">r </w:t>
      </w:r>
      <w:r w:rsidR="00974DBB">
        <w:rPr>
          <w:rFonts w:ascii="Times New Roman" w:hAnsi="Times New Roman"/>
          <w:color w:val="191919"/>
          <w:spacing w:val="-2"/>
          <w:sz w:val="18"/>
          <w:szCs w:val="18"/>
        </w:rPr>
        <w:t>whic</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the</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hav</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acquire</w:t>
      </w:r>
      <w:r w:rsidR="00974DBB">
        <w:rPr>
          <w:rFonts w:ascii="Times New Roman" w:hAnsi="Times New Roman"/>
          <w:color w:val="191919"/>
          <w:sz w:val="18"/>
          <w:szCs w:val="18"/>
        </w:rPr>
        <w:t xml:space="preserve">d </w:t>
      </w:r>
      <w:r w:rsidR="00974DBB">
        <w:rPr>
          <w:rFonts w:ascii="Times New Roman" w:hAnsi="Times New Roman"/>
          <w:color w:val="191919"/>
          <w:spacing w:val="-2"/>
          <w:sz w:val="18"/>
          <w:szCs w:val="18"/>
        </w:rPr>
        <w:t>colleg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leve</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proficie</w:t>
      </w:r>
      <w:r w:rsidR="00974DBB">
        <w:rPr>
          <w:rFonts w:ascii="Times New Roman" w:hAnsi="Times New Roman"/>
          <w:color w:val="191919"/>
          <w:spacing w:val="-3"/>
          <w:sz w:val="18"/>
          <w:szCs w:val="18"/>
        </w:rPr>
        <w:t>n</w:t>
      </w:r>
      <w:r w:rsidR="00974DBB">
        <w:rPr>
          <w:rFonts w:ascii="Times New Roman" w:hAnsi="Times New Roman"/>
          <w:color w:val="191919"/>
          <w:spacing w:val="-2"/>
          <w:sz w:val="18"/>
          <w:szCs w:val="18"/>
        </w:rPr>
        <w:t>c</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throug</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in</w:t>
      </w:r>
      <w:r w:rsidR="00974DBB">
        <w:rPr>
          <w:rFonts w:ascii="Times New Roman" w:hAnsi="Times New Roman"/>
          <w:color w:val="191919"/>
          <w:spacing w:val="-3"/>
          <w:sz w:val="18"/>
          <w:szCs w:val="18"/>
        </w:rPr>
        <w:t>dependen</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w:t>
      </w:r>
      <w:r w:rsidR="00974DBB">
        <w:rPr>
          <w:rFonts w:ascii="Times New Roman" w:hAnsi="Times New Roman"/>
          <w:color w:val="191919"/>
          <w:sz w:val="18"/>
          <w:szCs w:val="18"/>
        </w:rPr>
        <w:t>y</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othe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lif</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experience</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an</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student</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wh</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wer</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grante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transfe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credi</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fo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cours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wor</w:t>
      </w:r>
      <w:r w:rsidR="00974DBB">
        <w:rPr>
          <w:rFonts w:ascii="Times New Roman" w:hAnsi="Times New Roman"/>
          <w:color w:val="191919"/>
          <w:sz w:val="18"/>
          <w:szCs w:val="18"/>
        </w:rPr>
        <w:t>k</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complete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elsew</w:t>
      </w:r>
      <w:r w:rsidR="00974DBB">
        <w:rPr>
          <w:rFonts w:ascii="Times New Roman" w:hAnsi="Times New Roman"/>
          <w:color w:val="191919"/>
          <w:spacing w:val="-4"/>
          <w:sz w:val="18"/>
          <w:szCs w:val="18"/>
        </w:rPr>
        <w:t>h</w:t>
      </w:r>
      <w:r w:rsidR="00974DBB">
        <w:rPr>
          <w:rFonts w:ascii="Times New Roman" w:hAnsi="Times New Roman"/>
          <w:color w:val="191919"/>
          <w:spacing w:val="-3"/>
          <w:sz w:val="18"/>
          <w:szCs w:val="18"/>
        </w:rPr>
        <w:t>ere</w:t>
      </w:r>
      <w:r w:rsidR="00974DBB">
        <w:rPr>
          <w:rFonts w:ascii="Times New Roman" w:hAnsi="Times New Roman"/>
          <w:color w:val="191919"/>
          <w:sz w:val="18"/>
          <w:szCs w:val="18"/>
        </w:rPr>
        <w:t>.</w:t>
      </w:r>
      <w:r w:rsidR="00974DBB">
        <w:rPr>
          <w:rFonts w:ascii="Times New Roman" w:hAnsi="Times New Roman"/>
          <w:color w:val="191919"/>
          <w:spacing w:val="-15"/>
          <w:sz w:val="18"/>
          <w:szCs w:val="18"/>
        </w:rPr>
        <w:t xml:space="preserve"> </w:t>
      </w:r>
      <w:r w:rsidR="00974DBB">
        <w:rPr>
          <w:rFonts w:ascii="Times New Roman" w:hAnsi="Times New Roman"/>
          <w:color w:val="191919"/>
          <w:spacing w:val="-3"/>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 xml:space="preserve">following </w:t>
      </w:r>
      <w:r w:rsidR="00974DBB">
        <w:rPr>
          <w:rFonts w:ascii="Times New Roman" w:hAnsi="Times New Roman"/>
          <w:color w:val="191919"/>
          <w:spacing w:val="-2"/>
          <w:sz w:val="18"/>
          <w:szCs w:val="18"/>
        </w:rPr>
        <w:t>i</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z w:val="18"/>
          <w:szCs w:val="18"/>
        </w:rPr>
        <w:t>a</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lis</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o</w:t>
      </w:r>
      <w:r w:rsidR="00974DBB">
        <w:rPr>
          <w:rFonts w:ascii="Times New Roman" w:hAnsi="Times New Roman"/>
          <w:color w:val="191919"/>
          <w:sz w:val="18"/>
          <w:szCs w:val="18"/>
        </w:rPr>
        <w:t>f</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course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approve</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0"/>
          <w:sz w:val="18"/>
          <w:szCs w:val="18"/>
        </w:rPr>
        <w:t xml:space="preserve"> </w:t>
      </w:r>
      <w:r w:rsidR="00974DBB">
        <w:rPr>
          <w:rFonts w:ascii="Times New Roman" w:hAnsi="Times New Roman"/>
          <w:color w:val="191919"/>
          <w:spacing w:val="-2"/>
          <w:sz w:val="18"/>
          <w:szCs w:val="18"/>
        </w:rPr>
        <w:t>credit:</w:t>
      </w: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D438E2" w:rsidRDefault="00D438E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974DBB" w:rsidRDefault="00974DBB" w:rsidP="00974DBB">
      <w:pPr>
        <w:widowControl w:val="0"/>
        <w:tabs>
          <w:tab w:val="left" w:pos="2320"/>
          <w:tab w:val="left" w:pos="5640"/>
          <w:tab w:val="left" w:pos="7400"/>
        </w:tabs>
        <w:autoSpaceDE w:val="0"/>
        <w:autoSpaceDN w:val="0"/>
        <w:adjustRightInd w:val="0"/>
        <w:spacing w:before="7" w:after="0" w:line="293" w:lineRule="exact"/>
        <w:ind w:left="180" w:hanging="50"/>
        <w:rPr>
          <w:rFonts w:ascii="Century Gothic" w:hAnsi="Century Gothic" w:cs="Century Gothic"/>
          <w:color w:val="000000"/>
          <w:sz w:val="24"/>
          <w:szCs w:val="24"/>
        </w:rPr>
      </w:pPr>
      <w:proofErr w:type="gramStart"/>
      <w:r>
        <w:rPr>
          <w:rFonts w:ascii="Century Gothic" w:hAnsi="Century Gothic" w:cs="Century Gothic"/>
          <w:b/>
          <w:bCs/>
          <w:color w:val="191919"/>
          <w:position w:val="-1"/>
          <w:sz w:val="24"/>
          <w:szCs w:val="24"/>
        </w:rPr>
        <w:lastRenderedPageBreak/>
        <w:t>Course Prefix</w:t>
      </w:r>
      <w:r>
        <w:rPr>
          <w:rFonts w:ascii="Century Gothic" w:hAnsi="Century Gothic" w:cs="Century Gothic"/>
          <w:b/>
          <w:bCs/>
          <w:color w:val="191919"/>
          <w:position w:val="-1"/>
          <w:sz w:val="24"/>
          <w:szCs w:val="24"/>
        </w:rPr>
        <w:tab/>
        <w:t>Course No.</w:t>
      </w:r>
      <w:proofErr w:type="gramEnd"/>
      <w:r>
        <w:rPr>
          <w:rFonts w:ascii="Century Gothic" w:hAnsi="Century Gothic" w:cs="Century Gothic"/>
          <w:b/>
          <w:bCs/>
          <w:color w:val="191919"/>
          <w:position w:val="-1"/>
          <w:sz w:val="24"/>
          <w:szCs w:val="24"/>
        </w:rPr>
        <w:tab/>
        <w:t>Credit Hours</w:t>
      </w:r>
      <w:r>
        <w:rPr>
          <w:rFonts w:ascii="Century Gothic" w:hAnsi="Century Gothic" w:cs="Century Gothic"/>
          <w:b/>
          <w:bCs/>
          <w:color w:val="191919"/>
          <w:position w:val="-1"/>
          <w:sz w:val="24"/>
          <w:szCs w:val="24"/>
        </w:rPr>
        <w:tab/>
        <w:t>CLEP Test</w:t>
      </w:r>
    </w:p>
    <w:p w:rsidR="00974DBB" w:rsidRDefault="00974DBB" w:rsidP="00974DBB">
      <w:pPr>
        <w:widowControl w:val="0"/>
        <w:autoSpaceDE w:val="0"/>
        <w:autoSpaceDN w:val="0"/>
        <w:adjustRightInd w:val="0"/>
        <w:spacing w:before="2" w:after="0" w:line="10" w:lineRule="exact"/>
        <w:ind w:left="900"/>
        <w:rPr>
          <w:rFonts w:ascii="Century Gothic" w:hAnsi="Century Gothic" w:cs="Century Gothic"/>
          <w:color w:val="000000"/>
          <w:sz w:val="2"/>
          <w:szCs w:val="2"/>
        </w:rPr>
      </w:pPr>
    </w:p>
    <w:tbl>
      <w:tblPr>
        <w:tblW w:w="0" w:type="auto"/>
        <w:tblInd w:w="100" w:type="dxa"/>
        <w:tblLayout w:type="fixed"/>
        <w:tblCellMar>
          <w:left w:w="0" w:type="dxa"/>
          <w:right w:w="0" w:type="dxa"/>
        </w:tblCellMar>
        <w:tblLook w:val="0000"/>
      </w:tblPr>
      <w:tblGrid>
        <w:gridCol w:w="2240"/>
        <w:gridCol w:w="720"/>
        <w:gridCol w:w="2520"/>
        <w:gridCol w:w="1800"/>
        <w:gridCol w:w="3128"/>
      </w:tblGrid>
      <w:tr w:rsidR="00974DBB" w:rsidRPr="00D33C9D" w:rsidTr="00680470">
        <w:trPr>
          <w:trHeight w:hRule="exact" w:val="363"/>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Biological Sci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Biological Sci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CCSI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Computers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Computers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Microeconomics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Microeconomics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3306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Education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Educational Psychology</w:t>
            </w:r>
          </w:p>
        </w:tc>
      </w:tr>
      <w:tr w:rsidR="00974DBB" w:rsidRPr="00D33C9D" w:rsidTr="00680470">
        <w:trPr>
          <w:trHeight w:hRule="exact" w:val="30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Composition I</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Freshman English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2298</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BISE</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Fund of Computer Applications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Legal Environment of Business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Business Law</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4110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Organizational Behavior</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Introduction to Management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MKTG</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3120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Marketing</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Marketing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College Algebra</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Algebra/Trigonometry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PreCalculus w/Trigonometry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POLS***</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U.S. &amp; Georgia Government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Government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PSYC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r>
      <w:tr w:rsidR="00974DBB" w:rsidRPr="00D33C9D" w:rsidTr="00680470">
        <w:trPr>
          <w:trHeight w:hRule="exact" w:val="315"/>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SOCI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Sociology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Sociology</w:t>
            </w:r>
          </w:p>
        </w:tc>
      </w:tr>
    </w:tbl>
    <w:p w:rsidR="00974DBB" w:rsidRDefault="00974DBB" w:rsidP="00974DBB">
      <w:pPr>
        <w:widowControl w:val="0"/>
        <w:autoSpaceDE w:val="0"/>
        <w:autoSpaceDN w:val="0"/>
        <w:adjustRightInd w:val="0"/>
        <w:spacing w:before="6" w:after="0" w:line="140" w:lineRule="exact"/>
        <w:ind w:left="900"/>
        <w:rPr>
          <w:rFonts w:ascii="Times New Roman" w:hAnsi="Times New Roman"/>
          <w:sz w:val="14"/>
          <w:szCs w:val="14"/>
        </w:rPr>
      </w:pPr>
    </w:p>
    <w:p w:rsidR="00974DBB" w:rsidRPr="00D33C9D" w:rsidRDefault="00974DBB" w:rsidP="00974DBB">
      <w:pPr>
        <w:widowControl w:val="0"/>
        <w:autoSpaceDE w:val="0"/>
        <w:autoSpaceDN w:val="0"/>
        <w:adjustRightInd w:val="0"/>
        <w:spacing w:before="27" w:after="0"/>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Credit will be awarded based on the minimum scale score recommended for passing by the American Council on Education.</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*Approved for non science majors.</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**If a student has passed MATH 1211 or 2211 and takes this test, he will only receive four credit hours.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sidRPr="00D33C9D">
        <w:rPr>
          <w:rFonts w:ascii="Times New Roman" w:hAnsi="Times New Roman"/>
          <w:color w:val="191919"/>
          <w:sz w:val="18"/>
          <w:szCs w:val="18"/>
        </w:rPr>
        <w:t>***Student must also pass the U.S. and GA History and Constitution Examination.</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5D3196" w:rsidRDefault="005D3196" w:rsidP="00974DBB">
      <w:pPr>
        <w:pStyle w:val="ListParagraph"/>
        <w:tabs>
          <w:tab w:val="left" w:pos="1590"/>
        </w:tabs>
        <w:spacing w:after="0" w:line="240" w:lineRule="auto"/>
        <w:ind w:left="180" w:right="130"/>
        <w:jc w:val="both"/>
        <w:rPr>
          <w:rFonts w:ascii="Times New Roman" w:hAnsi="Times New Roman"/>
          <w:color w:val="191919"/>
          <w:sz w:val="18"/>
          <w:szCs w:val="18"/>
        </w:rPr>
        <w:sectPr w:rsidR="005D3196" w:rsidSect="005D3196">
          <w:headerReference w:type="default" r:id="rId76"/>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332FEF" w:rsidRDefault="00332FEF" w:rsidP="00974DBB">
      <w:pPr>
        <w:pStyle w:val="ListParagraph"/>
        <w:tabs>
          <w:tab w:val="left" w:pos="1590"/>
        </w:tabs>
        <w:spacing w:after="0" w:line="240" w:lineRule="auto"/>
        <w:ind w:left="180" w:right="130"/>
        <w:jc w:val="both"/>
        <w:rPr>
          <w:rFonts w:ascii="Times New Roman" w:hAnsi="Times New Roman"/>
          <w:color w:val="000000"/>
          <w:sz w:val="32"/>
          <w:szCs w:val="32"/>
        </w:rPr>
        <w:sectPr w:rsidR="00332FEF" w:rsidSect="005D3196">
          <w:headerReference w:type="even" r:id="rId77"/>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r w:rsidRPr="00974DBB">
        <w:rPr>
          <w:rFonts w:ascii="Times New Roman" w:hAnsi="Times New Roman"/>
          <w:noProof/>
          <w:color w:val="000000"/>
          <w:sz w:val="32"/>
          <w:szCs w:val="32"/>
          <w:lang w:eastAsia="zh-CN"/>
        </w:rPr>
        <w:lastRenderedPageBreak/>
        <w:drawing>
          <wp:inline distT="0" distB="0" distL="0" distR="0">
            <wp:extent cx="6366510" cy="4316437"/>
            <wp:effectExtent l="19050" t="0" r="0" b="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stretch>
                      <a:fillRect/>
                    </a:stretch>
                  </pic:blipFill>
                  <pic:spPr bwMode="auto">
                    <a:xfrm>
                      <a:off x="0" y="0"/>
                      <a:ext cx="6366510" cy="4316437"/>
                    </a:xfrm>
                    <a:prstGeom prst="rect">
                      <a:avLst/>
                    </a:prstGeom>
                    <a:noFill/>
                    <a:ln w="9525">
                      <a:noFill/>
                      <a:miter lim="800000"/>
                      <a:headEnd/>
                      <a:tailEnd/>
                    </a:ln>
                  </pic:spPr>
                </pic:pic>
              </a:graphicData>
            </a:graphic>
          </wp:inline>
        </w:drawing>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p>
    <w:p w:rsidR="00974DBB" w:rsidRPr="00974DBB" w:rsidRDefault="00974DBB" w:rsidP="007742A2">
      <w:pPr>
        <w:pStyle w:val="Heading2"/>
        <w:spacing w:before="0"/>
        <w:ind w:left="360" w:right="310" w:firstLine="0"/>
        <w:jc w:val="center"/>
        <w:rPr>
          <w:rFonts w:ascii="Times New Roman" w:hAnsi="Times New Roman"/>
          <w:b w:val="0"/>
          <w:color w:val="000000"/>
          <w:sz w:val="72"/>
          <w:szCs w:val="72"/>
        </w:rPr>
      </w:pPr>
      <w:bookmarkStart w:id="1205" w:name="_Toc295559119"/>
      <w:bookmarkStart w:id="1206" w:name="_Toc297152652"/>
      <w:r w:rsidRPr="00974DBB">
        <w:rPr>
          <w:rFonts w:ascii="Times New Roman" w:hAnsi="Times New Roman"/>
          <w:b w:val="0"/>
          <w:color w:val="191919"/>
          <w:spacing w:val="-25"/>
          <w:sz w:val="96"/>
          <w:szCs w:val="96"/>
        </w:rPr>
        <w:t>S</w:t>
      </w:r>
      <w:r w:rsidRPr="00974DBB">
        <w:rPr>
          <w:rFonts w:ascii="Times New Roman" w:hAnsi="Times New Roman"/>
          <w:b w:val="0"/>
          <w:color w:val="191919"/>
          <w:spacing w:val="-26"/>
          <w:sz w:val="72"/>
          <w:szCs w:val="72"/>
        </w:rPr>
        <w:t>PECIA</w:t>
      </w:r>
      <w:r w:rsidRPr="00974DBB">
        <w:rPr>
          <w:rFonts w:ascii="Times New Roman" w:hAnsi="Times New Roman"/>
          <w:b w:val="0"/>
          <w:color w:val="191919"/>
          <w:sz w:val="72"/>
          <w:szCs w:val="72"/>
        </w:rPr>
        <w:t>L</w:t>
      </w:r>
      <w:r w:rsidRPr="00974DBB">
        <w:rPr>
          <w:rFonts w:ascii="Times New Roman" w:hAnsi="Times New Roman"/>
          <w:b w:val="0"/>
          <w:color w:val="191919"/>
          <w:spacing w:val="-7"/>
          <w:sz w:val="72"/>
          <w:szCs w:val="72"/>
        </w:rPr>
        <w:t xml:space="preserve"> </w:t>
      </w:r>
      <w:r w:rsidRPr="00974DBB">
        <w:rPr>
          <w:rFonts w:ascii="Times New Roman" w:hAnsi="Times New Roman"/>
          <w:b w:val="0"/>
          <w:color w:val="191919"/>
          <w:spacing w:val="-25"/>
          <w:sz w:val="96"/>
          <w:szCs w:val="96"/>
        </w:rPr>
        <w:t>P</w:t>
      </w:r>
      <w:r w:rsidRPr="00974DBB">
        <w:rPr>
          <w:rFonts w:ascii="Times New Roman" w:hAnsi="Times New Roman"/>
          <w:b w:val="0"/>
          <w:color w:val="191919"/>
          <w:spacing w:val="-26"/>
          <w:sz w:val="72"/>
          <w:szCs w:val="72"/>
        </w:rPr>
        <w:t>ROGRAMS</w:t>
      </w:r>
      <w:bookmarkEnd w:id="1205"/>
      <w:bookmarkEnd w:id="1206"/>
    </w:p>
    <w:p w:rsidR="00974DBB" w:rsidRPr="00974DBB" w:rsidRDefault="00974DBB" w:rsidP="00974DBB">
      <w:pPr>
        <w:widowControl w:val="0"/>
        <w:autoSpaceDE w:val="0"/>
        <w:autoSpaceDN w:val="0"/>
        <w:adjustRightInd w:val="0"/>
        <w:spacing w:after="0" w:line="200" w:lineRule="exact"/>
        <w:ind w:left="900"/>
        <w:rPr>
          <w:rFonts w:ascii="Times New Roman" w:hAnsi="Times New Roman"/>
          <w:color w:val="000000"/>
          <w:sz w:val="72"/>
          <w:szCs w:val="72"/>
        </w:rPr>
      </w:pPr>
    </w:p>
    <w:p w:rsidR="00974DBB" w:rsidRDefault="00974DBB" w:rsidP="00974DBB">
      <w:pPr>
        <w:widowControl w:val="0"/>
        <w:autoSpaceDE w:val="0"/>
        <w:autoSpaceDN w:val="0"/>
        <w:adjustRightInd w:val="0"/>
        <w:spacing w:before="3" w:after="0" w:line="220" w:lineRule="exact"/>
        <w:ind w:left="900"/>
        <w:rPr>
          <w:rFonts w:ascii="Times New Roman" w:hAnsi="Times New Roman"/>
          <w:color w:val="000000"/>
        </w:rPr>
      </w:pPr>
    </w:p>
    <w:p w:rsidR="00974DBB" w:rsidRPr="00974DBB" w:rsidRDefault="00974DBB" w:rsidP="00974DBB">
      <w:pPr>
        <w:widowControl w:val="0"/>
        <w:autoSpaceDE w:val="0"/>
        <w:autoSpaceDN w:val="0"/>
        <w:adjustRightInd w:val="0"/>
        <w:spacing w:after="0"/>
        <w:ind w:left="180" w:firstLine="0"/>
        <w:rPr>
          <w:rFonts w:ascii="Times New Roman" w:hAnsi="Times New Roman"/>
          <w:color w:val="000000"/>
          <w:sz w:val="24"/>
          <w:szCs w:val="24"/>
        </w:rPr>
      </w:pPr>
      <w:r w:rsidRPr="00974DBB">
        <w:rPr>
          <w:rFonts w:ascii="Times New Roman" w:hAnsi="Times New Roman"/>
          <w:b/>
          <w:bCs/>
          <w:color w:val="191919"/>
          <w:sz w:val="32"/>
          <w:szCs w:val="32"/>
        </w:rPr>
        <w:t>C</w:t>
      </w:r>
      <w:r w:rsidRPr="00974DBB">
        <w:rPr>
          <w:rFonts w:ascii="Times New Roman" w:hAnsi="Times New Roman"/>
          <w:b/>
          <w:bCs/>
          <w:color w:val="191919"/>
          <w:sz w:val="24"/>
          <w:szCs w:val="24"/>
        </w:rPr>
        <w:t>ONTENTS</w:t>
      </w:r>
    </w:p>
    <w:p w:rsidR="00974DBB" w:rsidRDefault="00566B75" w:rsidP="00974DBB">
      <w:pPr>
        <w:pStyle w:val="ListParagraph"/>
        <w:tabs>
          <w:tab w:val="left" w:pos="1590"/>
        </w:tabs>
        <w:spacing w:after="0" w:line="240" w:lineRule="auto"/>
        <w:ind w:left="180" w:right="130"/>
        <w:jc w:val="both"/>
        <w:rPr>
          <w:rFonts w:ascii="Times New Roman" w:hAnsi="Times New Roman"/>
          <w:color w:val="000000"/>
          <w:sz w:val="24"/>
          <w:szCs w:val="24"/>
        </w:rPr>
      </w:pPr>
      <w:r w:rsidRPr="00566B75">
        <w:rPr>
          <w:sz w:val="32"/>
          <w:szCs w:val="32"/>
        </w:rPr>
        <w:pict>
          <v:polyline id="Freeform 1901" o:spid="_x0000_s1072" style="position:absolute;left:0;text-align:left;z-index:-251607040;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points="37.45pt,8.3pt,541.45pt,8.3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" o:allowincell="f" filled="f" strokecolor="#191919" strokeweight=".04408mm">
            <v:path arrowok="t" o:connecttype="custom" o:connectlocs="0,0;6400800,0" o:connectangles="0,0"/>
            <w10:wrap anchorx="page"/>
          </v:polyline>
        </w:pict>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5D3196">
          <w:headerReference w:type="default" r:id="rId79"/>
          <w:type w:val="continuous"/>
          <w:pgSz w:w="12240" w:h="15840" w:code="1"/>
          <w:pgMar w:top="533" w:right="1123" w:bottom="274" w:left="547" w:header="720" w:footer="288" w:gutter="0"/>
          <w:cols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1207" w:name="_Toc295559120"/>
      <w:bookmarkStart w:id="1208" w:name="_Toc297152653"/>
      <w:r>
        <w:rPr>
          <w:rFonts w:ascii="Times New Roman" w:hAnsi="Times New Roman"/>
          <w:color w:val="191919"/>
          <w:spacing w:val="-2"/>
          <w:sz w:val="24"/>
          <w:szCs w:val="24"/>
        </w:rPr>
        <w:lastRenderedPageBreak/>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207"/>
      <w:bookmarkEnd w:id="1208"/>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maximiz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t</w:t>
      </w:r>
      <w:r>
        <w:rPr>
          <w:rFonts w:ascii="Times New Roman" w:hAnsi="Times New Roman"/>
          <w:color w:val="191919"/>
          <w:spacing w:val="-2"/>
          <w:sz w:val="18"/>
          <w:szCs w:val="18"/>
        </w:rPr>
        <w:t>ellectua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potentia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competition</w:t>
      </w:r>
      <w:r>
        <w:rPr>
          <w:rFonts w:ascii="Times New Roman" w:hAnsi="Times New Roman"/>
          <w:color w:val="19191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receiv</w:t>
      </w:r>
      <w:r>
        <w:rPr>
          <w:rFonts w:ascii="Times New Roman" w:hAnsi="Times New Roman"/>
          <w:color w:val="191919"/>
          <w:sz w:val="18"/>
          <w:szCs w:val="18"/>
        </w:rPr>
        <w:t xml:space="preserve">e </w:t>
      </w:r>
      <w:r>
        <w:rPr>
          <w:rFonts w:ascii="Times New Roman" w:hAnsi="Times New Roman"/>
          <w:color w:val="191919"/>
          <w:spacing w:val="-2"/>
          <w:sz w:val="18"/>
          <w:szCs w:val="18"/>
        </w:rPr>
        <w:t>individualize</w:t>
      </w:r>
      <w:r>
        <w:rPr>
          <w:rFonts w:ascii="Times New Roman" w:hAnsi="Times New Roman"/>
          <w:color w:val="191919"/>
          <w:sz w:val="18"/>
          <w:szCs w:val="18"/>
        </w:rPr>
        <w:t xml:space="preserve">d </w:t>
      </w:r>
      <w:r>
        <w:rPr>
          <w:rFonts w:ascii="Times New Roman" w:hAnsi="Times New Roman"/>
          <w:color w:val="191919"/>
          <w:spacing w:val="-2"/>
          <w:sz w:val="18"/>
          <w:szCs w:val="18"/>
        </w:rPr>
        <w:t>instruction</w:t>
      </w:r>
      <w:r>
        <w:rPr>
          <w:rFonts w:ascii="Times New Roman" w:hAnsi="Times New Roman"/>
          <w:color w:val="191919"/>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 xml:space="preserve">y </w:t>
      </w:r>
      <w:r>
        <w:rPr>
          <w:rFonts w:ascii="Times New Roman" w:hAnsi="Times New Roman"/>
          <w:color w:val="191919"/>
          <w:spacing w:val="-2"/>
          <w:sz w:val="18"/>
          <w:szCs w:val="18"/>
        </w:rPr>
        <w:t>interactin</w:t>
      </w:r>
      <w:r>
        <w:rPr>
          <w:rFonts w:ascii="Times New Roman" w:hAnsi="Times New Roman"/>
          <w:color w:val="191919"/>
          <w:sz w:val="18"/>
          <w:szCs w:val="18"/>
        </w:rPr>
        <w:t xml:space="preserve">g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to</w:t>
      </w:r>
      <w:r>
        <w:rPr>
          <w:rFonts w:ascii="Times New Roman" w:hAnsi="Times New Roman"/>
          <w:color w:val="191919"/>
          <w:sz w:val="18"/>
          <w:szCs w:val="18"/>
        </w:rPr>
        <w:t xml:space="preserve">p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enrol</w:t>
      </w:r>
      <w:r>
        <w:rPr>
          <w:rFonts w:ascii="Times New Roman" w:hAnsi="Times New Roman"/>
          <w:color w:val="191919"/>
          <w:sz w:val="18"/>
          <w:szCs w:val="18"/>
        </w:rPr>
        <w:t xml:space="preserve">l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small</w:t>
      </w:r>
      <w:r>
        <w:rPr>
          <w:rFonts w:ascii="Times New Roman" w:hAnsi="Times New Roman"/>
          <w:color w:val="191919"/>
          <w:sz w:val="18"/>
          <w:szCs w:val="18"/>
        </w:rPr>
        <w:t xml:space="preserve">, </w:t>
      </w:r>
      <w:r>
        <w:rPr>
          <w:rFonts w:ascii="Times New Roman" w:hAnsi="Times New Roman"/>
          <w:color w:val="191919"/>
          <w:spacing w:val="-2"/>
          <w:sz w:val="18"/>
          <w:szCs w:val="18"/>
        </w:rPr>
        <w:t>enriche</w:t>
      </w:r>
      <w:r>
        <w:rPr>
          <w:rFonts w:ascii="Times New Roman" w:hAnsi="Times New Roman"/>
          <w:color w:val="191919"/>
          <w:sz w:val="18"/>
          <w:szCs w:val="18"/>
        </w:rPr>
        <w:t xml:space="preserve">d </w:t>
      </w:r>
      <w:r>
        <w:rPr>
          <w:rFonts w:ascii="Times New Roman" w:hAnsi="Times New Roman"/>
          <w:color w:val="191919"/>
          <w:spacing w:val="-2"/>
          <w:sz w:val="18"/>
          <w:szCs w:val="18"/>
        </w:rPr>
        <w:t>classes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pur</w:t>
      </w:r>
      <w:r>
        <w:rPr>
          <w:rFonts w:ascii="Times New Roman" w:hAnsi="Times New Roman"/>
          <w:color w:val="191919"/>
          <w:spacing w:val="-3"/>
          <w:sz w:val="18"/>
          <w:szCs w:val="18"/>
        </w:rPr>
        <w:t>s</w:t>
      </w:r>
      <w:r>
        <w:rPr>
          <w:rFonts w:ascii="Times New Roman" w:hAnsi="Times New Roman"/>
          <w:color w:val="191919"/>
          <w:spacing w:val="-2"/>
          <w:sz w:val="18"/>
          <w:szCs w:val="18"/>
        </w:rPr>
        <w:t>u</w:t>
      </w:r>
      <w:r>
        <w:rPr>
          <w:rFonts w:ascii="Times New Roman" w:hAnsi="Times New Roman"/>
          <w:color w:val="191919"/>
          <w:sz w:val="18"/>
          <w:szCs w:val="18"/>
        </w:rPr>
        <w:t xml:space="preserve">e </w:t>
      </w:r>
      <w:r>
        <w:rPr>
          <w:rFonts w:ascii="Times New Roman" w:hAnsi="Times New Roman"/>
          <w:color w:val="191919"/>
          <w:spacing w:val="-2"/>
          <w:sz w:val="18"/>
          <w:szCs w:val="18"/>
        </w:rPr>
        <w:t>area</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interest 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project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simila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abilities.</w:t>
      </w:r>
    </w:p>
    <w:p w:rsidR="00974DBB" w:rsidRDefault="00974DBB" w:rsidP="00974DBB">
      <w:pPr>
        <w:widowControl w:val="0"/>
        <w:autoSpaceDE w:val="0"/>
        <w:autoSpaceDN w:val="0"/>
        <w:adjustRightInd w:val="0"/>
        <w:spacing w:before="3"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9"/>
          <w:szCs w:val="19"/>
        </w:rPr>
      </w:pPr>
      <w:bookmarkStart w:id="1209" w:name="_Toc295559121"/>
      <w:bookmarkStart w:id="1210" w:name="_Toc297152654"/>
      <w:r>
        <w:rPr>
          <w:rFonts w:ascii="Times New Roman" w:hAnsi="Times New Roman"/>
          <w:color w:val="191919"/>
          <w:spacing w:val="-3"/>
        </w:rPr>
        <w:t>A</w:t>
      </w:r>
      <w:r>
        <w:rPr>
          <w:rFonts w:ascii="Times New Roman" w:hAnsi="Times New Roman"/>
          <w:color w:val="191919"/>
          <w:spacing w:val="-3"/>
          <w:w w:val="102"/>
          <w:sz w:val="19"/>
          <w:szCs w:val="19"/>
        </w:rPr>
        <w:t>DMISSION</w:t>
      </w:r>
      <w:bookmarkEnd w:id="1209"/>
      <w:bookmarkEnd w:id="1210"/>
    </w:p>
    <w:p w:rsidR="00974DBB" w:rsidRDefault="00974DBB" w:rsidP="00974DBB">
      <w:pPr>
        <w:widowControl w:val="0"/>
        <w:autoSpaceDE w:val="0"/>
        <w:autoSpaceDN w:val="0"/>
        <w:adjustRightInd w:val="0"/>
        <w:spacing w:before="36"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reflec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enriche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measur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arbitrar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ordinari</w:t>
      </w:r>
      <w:r>
        <w:rPr>
          <w:rFonts w:ascii="Times New Roman" w:hAnsi="Times New Roman"/>
          <w:color w:val="191919"/>
          <w:spacing w:val="-3"/>
          <w:sz w:val="18"/>
          <w:szCs w:val="18"/>
        </w:rPr>
        <w: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(1) hav</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aggregat</w:t>
      </w:r>
      <w:r>
        <w:rPr>
          <w:rFonts w:ascii="Times New Roman" w:hAnsi="Times New Roman"/>
          <w:color w:val="191919"/>
          <w:sz w:val="18"/>
          <w:szCs w:val="18"/>
        </w:rPr>
        <w:t>e</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1000</w:t>
      </w:r>
      <w:r>
        <w:rPr>
          <w:rFonts w:ascii="Times New Roman" w:hAnsi="Times New Roman"/>
          <w:color w:val="191919"/>
          <w:sz w:val="18"/>
          <w:szCs w:val="18"/>
        </w:rPr>
        <w:t>,</w:t>
      </w:r>
      <w:r>
        <w:rPr>
          <w:rFonts w:ascii="Times New Roman" w:hAnsi="Times New Roman"/>
          <w:color w:val="191919"/>
          <w:spacing w:val="-2"/>
          <w:sz w:val="18"/>
          <w:szCs w:val="18"/>
        </w:rPr>
        <w:t xml:space="preserve"> (2</w:t>
      </w:r>
      <w:r>
        <w:rPr>
          <w:rFonts w:ascii="Times New Roman" w:hAnsi="Times New Roman"/>
          <w:color w:val="191919"/>
          <w:sz w:val="18"/>
          <w:szCs w:val="18"/>
        </w:rPr>
        <w:t>)</w:t>
      </w:r>
      <w:r>
        <w:rPr>
          <w:rFonts w:ascii="Times New Roman" w:hAnsi="Times New Roman"/>
          <w:color w:val="191919"/>
          <w:spacing w:val="-2"/>
          <w:sz w:val="18"/>
          <w:szCs w:val="18"/>
        </w:rPr>
        <w:t xml:space="preserve"> ran</w:t>
      </w:r>
      <w:r>
        <w:rPr>
          <w:rFonts w:ascii="Times New Roman" w:hAnsi="Times New Roman"/>
          <w:color w:val="191919"/>
          <w:sz w:val="18"/>
          <w:szCs w:val="18"/>
        </w:rPr>
        <w:t>k</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to</w:t>
      </w:r>
      <w:r>
        <w:rPr>
          <w:rFonts w:ascii="Times New Roman" w:hAnsi="Times New Roman"/>
          <w:color w:val="191919"/>
          <w:sz w:val="18"/>
          <w:szCs w:val="18"/>
        </w:rPr>
        <w:t>p</w:t>
      </w:r>
      <w:r>
        <w:rPr>
          <w:rFonts w:ascii="Times New Roman" w:hAnsi="Times New Roman"/>
          <w:color w:val="191919"/>
          <w:spacing w:val="-2"/>
          <w:sz w:val="18"/>
          <w:szCs w:val="18"/>
        </w:rPr>
        <w:t xml:space="preserve"> 5</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he</w:t>
      </w:r>
      <w:r>
        <w:rPr>
          <w:rFonts w:ascii="Times New Roman" w:hAnsi="Times New Roman"/>
          <w:color w:val="191919"/>
          <w:sz w:val="18"/>
          <w:szCs w:val="18"/>
        </w:rPr>
        <w:t>r</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graduatin</w:t>
      </w:r>
      <w:r>
        <w:rPr>
          <w:rFonts w:ascii="Times New Roman" w:hAnsi="Times New Roman"/>
          <w:color w:val="191919"/>
          <w:sz w:val="18"/>
          <w:szCs w:val="18"/>
        </w:rPr>
        <w:t>g</w:t>
      </w:r>
      <w:r>
        <w:rPr>
          <w:rFonts w:ascii="Times New Roman" w:hAnsi="Times New Roman"/>
          <w:color w:val="191919"/>
          <w:spacing w:val="-2"/>
          <w:sz w:val="18"/>
          <w:szCs w:val="18"/>
        </w:rPr>
        <w:t xml:space="preserve"> class</w:t>
      </w:r>
      <w:r>
        <w:rPr>
          <w:rFonts w:ascii="Times New Roman" w:hAnsi="Times New Roman"/>
          <w:color w:val="191919"/>
          <w:sz w:val="18"/>
          <w:szCs w:val="18"/>
        </w:rPr>
        <w:t>,</w:t>
      </w:r>
      <w:r>
        <w:rPr>
          <w:rFonts w:ascii="Times New Roman" w:hAnsi="Times New Roman"/>
          <w:color w:val="191919"/>
          <w:spacing w:val="-2"/>
          <w:sz w:val="18"/>
          <w:szCs w:val="18"/>
        </w:rPr>
        <w:t xml:space="preserve"> (3</w:t>
      </w:r>
      <w:r>
        <w:rPr>
          <w:rFonts w:ascii="Times New Roman" w:hAnsi="Times New Roman"/>
          <w:color w:val="191919"/>
          <w:sz w:val="18"/>
          <w:szCs w:val="18"/>
        </w:rPr>
        <w:t>)</w:t>
      </w:r>
      <w:r>
        <w:rPr>
          <w:rFonts w:ascii="Times New Roman" w:hAnsi="Times New Roman"/>
          <w:color w:val="191919"/>
          <w:spacing w:val="-2"/>
          <w:sz w:val="18"/>
          <w:szCs w:val="18"/>
        </w:rPr>
        <w:t xml:space="preserve"> exhibi</w:t>
      </w:r>
      <w:r>
        <w:rPr>
          <w:rFonts w:ascii="Times New Roman" w:hAnsi="Times New Roman"/>
          <w:color w:val="191919"/>
          <w:sz w:val="18"/>
          <w:szCs w:val="18"/>
        </w:rPr>
        <w:t>t</w:t>
      </w:r>
      <w:r>
        <w:rPr>
          <w:rFonts w:ascii="Times New Roman" w:hAnsi="Times New Roman"/>
          <w:color w:val="191919"/>
          <w:spacing w:val="-2"/>
          <w:sz w:val="18"/>
          <w:szCs w:val="18"/>
        </w:rPr>
        <w:t xml:space="preserve"> po</w:t>
      </w:r>
      <w:r>
        <w:rPr>
          <w:rFonts w:ascii="Times New Roman" w:hAnsi="Times New Roman"/>
          <w:color w:val="191919"/>
          <w:spacing w:val="-3"/>
          <w:sz w:val="18"/>
          <w:szCs w:val="18"/>
        </w:rPr>
        <w:t>t</w:t>
      </w:r>
      <w:r>
        <w:rPr>
          <w:rFonts w:ascii="Times New Roman" w:hAnsi="Times New Roman"/>
          <w:color w:val="191919"/>
          <w:spacing w:val="-2"/>
          <w:sz w:val="18"/>
          <w:szCs w:val="18"/>
        </w:rPr>
        <w:t>entia</w:t>
      </w:r>
      <w:r>
        <w:rPr>
          <w:rFonts w:ascii="Times New Roman" w:hAnsi="Times New Roman"/>
          <w:color w:val="191919"/>
          <w:sz w:val="18"/>
          <w:szCs w:val="18"/>
        </w:rPr>
        <w:t>l</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leadershi</w:t>
      </w:r>
      <w:r>
        <w:rPr>
          <w:rFonts w:ascii="Times New Roman" w:hAnsi="Times New Roman"/>
          <w:color w:val="191919"/>
          <w:sz w:val="18"/>
          <w:szCs w:val="18"/>
        </w:rPr>
        <w:t xml:space="preserve">p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(4</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abilit</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rea</w:t>
      </w:r>
      <w:r>
        <w:rPr>
          <w:rFonts w:ascii="Times New Roman" w:hAnsi="Times New Roman"/>
          <w:color w:val="191919"/>
          <w:sz w:val="18"/>
          <w:szCs w:val="18"/>
        </w:rPr>
        <w:t xml:space="preserve">d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comprehensio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utiliz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 xml:space="preserve">s </w:t>
      </w:r>
      <w:r>
        <w:rPr>
          <w:rFonts w:ascii="Times New Roman" w:hAnsi="Times New Roman"/>
          <w:color w:val="191919"/>
          <w:spacing w:val="-3"/>
          <w:sz w:val="18"/>
          <w:szCs w:val="18"/>
        </w:rPr>
        <w:t>(</w:t>
      </w:r>
      <w:r>
        <w:rPr>
          <w:rFonts w:ascii="Times New Roman" w:hAnsi="Times New Roman"/>
          <w:color w:val="191919"/>
          <w:spacing w:val="-2"/>
          <w:sz w:val="18"/>
          <w:szCs w:val="18"/>
        </w:rPr>
        <w:t>ora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written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fectivel</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211" w:name="_Toc295559122"/>
      <w:bookmarkStart w:id="1212" w:name="_Toc297152655"/>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1211"/>
      <w:bookmarkEnd w:id="1212"/>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admittanc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necessaril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remai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earl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sidRPr="00F345E1">
        <w:rPr>
          <w:rFonts w:ascii="Times New Roman" w:hAnsi="Times New Roman"/>
          <w:color w:val="191919"/>
          <w:spacing w:val="-2"/>
          <w:sz w:val="18"/>
          <w:szCs w:val="18"/>
        </w:rPr>
        <w:t>Honors Program Advisory and Planning Committee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review</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contin</w:t>
      </w:r>
      <w:r>
        <w:rPr>
          <w:rFonts w:ascii="Times New Roman" w:hAnsi="Times New Roman"/>
          <w:color w:val="191919"/>
          <w:spacing w:val="-3"/>
          <w:sz w:val="18"/>
          <w:szCs w:val="18"/>
        </w:rPr>
        <w:t>u</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 gram</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conditions: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fulfill 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solel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ru</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paralle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54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5"/>
          <w:sz w:val="18"/>
          <w:szCs w:val="18"/>
        </w:rPr>
        <w:t>V</w:t>
      </w:r>
      <w:r>
        <w:rPr>
          <w:rFonts w:ascii="Times New Roman" w:hAnsi="Times New Roman"/>
          <w:color w:val="191919"/>
          <w:spacing w:val="-2"/>
          <w:sz w:val="18"/>
          <w:szCs w:val="18"/>
        </w:rPr>
        <w:t>oluntar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choos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 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16" w:after="0" w:line="200" w:lineRule="exact"/>
        <w:ind w:left="54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Advisory and Planning Committee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w:t>
      </w:r>
      <w:r>
        <w:rPr>
          <w:rFonts w:ascii="Times New Roman" w:hAnsi="Times New Roman"/>
          <w:color w:val="191919"/>
          <w:spacing w:val="-3"/>
          <w:sz w:val="18"/>
          <w:szCs w:val="18"/>
        </w:rPr>
        <w:t>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counsele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informe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4"/>
          <w:sz w:val="18"/>
          <w:szCs w:val="18"/>
        </w:rPr>
        <w:t>semeste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z w:val="18"/>
          <w:szCs w:val="18"/>
        </w:rPr>
        <w:t>A</w:t>
      </w:r>
      <w:r>
        <w:rPr>
          <w:rFonts w:ascii="Times New Roman" w:hAnsi="Times New Roman"/>
          <w:color w:val="191919"/>
          <w:spacing w:val="-22"/>
          <w:sz w:val="18"/>
          <w:szCs w:val="18"/>
        </w:rPr>
        <w:t xml:space="preserve"> </w:t>
      </w:r>
      <w:r>
        <w:rPr>
          <w:rFonts w:ascii="Times New Roman" w:hAnsi="Times New Roman"/>
          <w:color w:val="191919"/>
          <w:spacing w:val="-4"/>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shoul</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see</w:t>
      </w:r>
      <w:r>
        <w:rPr>
          <w:rFonts w:ascii="Times New Roman" w:hAnsi="Times New Roman"/>
          <w:color w:val="191919"/>
          <w:sz w:val="18"/>
          <w:szCs w:val="18"/>
        </w:rPr>
        <w:t>k</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4"/>
          <w:sz w:val="18"/>
          <w:szCs w:val="18"/>
        </w:rPr>
        <w:t>maintai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abov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times.</w:t>
      </w: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1213" w:name="_Toc295559123"/>
      <w:bookmarkStart w:id="1214" w:name="_Toc297152656"/>
      <w:r>
        <w:rPr>
          <w:rFonts w:ascii="Times New Roman" w:hAnsi="Times New Roman"/>
          <w:color w:val="191919"/>
          <w:spacing w:val="-2"/>
          <w:sz w:val="24"/>
          <w:szCs w:val="24"/>
        </w:rPr>
        <w:t>O</w:t>
      </w:r>
      <w:r>
        <w:rPr>
          <w:rFonts w:ascii="Times New Roman" w:hAnsi="Times New Roman"/>
          <w:color w:val="191919"/>
          <w:spacing w:val="-2"/>
          <w:sz w:val="18"/>
          <w:szCs w:val="18"/>
        </w:rPr>
        <w:t>UTREAC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1213"/>
      <w:bookmarkEnd w:id="1214"/>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Outreac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lifelon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Southwes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w:t>
      </w:r>
      <w:r>
        <w:rPr>
          <w:rFonts w:ascii="Times New Roman" w:hAnsi="Times New Roman"/>
          <w:color w:val="191919"/>
          <w:spacing w:val="-3"/>
          <w:sz w:val="18"/>
          <w:szCs w:val="18"/>
        </w:rPr>
        <w:t>e</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 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deliver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w:t>
      </w:r>
      <w:r>
        <w:rPr>
          <w:rFonts w:ascii="Times New Roman" w:hAnsi="Times New Roman"/>
          <w:color w:val="191919"/>
          <w:spacing w:val="-3"/>
          <w:sz w:val="18"/>
          <w:szCs w:val="18"/>
        </w:rPr>
        <w:t>u</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Units, (CEUs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I</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curricul</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soun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grams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which giv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participan</w:t>
      </w:r>
      <w:r>
        <w:rPr>
          <w:rFonts w:ascii="Times New Roman" w:hAnsi="Times New Roman"/>
          <w:color w:val="191919"/>
          <w:sz w:val="18"/>
          <w:szCs w:val="18"/>
        </w:rPr>
        <w:t>t</w:t>
      </w:r>
      <w:r>
        <w:rPr>
          <w:rFonts w:ascii="Times New Roman" w:hAnsi="Times New Roman"/>
          <w:color w:val="191919"/>
          <w:spacing w:val="-2"/>
          <w:sz w:val="18"/>
          <w:szCs w:val="18"/>
        </w:rPr>
        <w:t xml:space="preserve"> genera</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wel</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specialize</w:t>
      </w:r>
      <w:r>
        <w:rPr>
          <w:rFonts w:ascii="Times New Roman" w:hAnsi="Times New Roman"/>
          <w:color w:val="191919"/>
          <w:sz w:val="18"/>
          <w:szCs w:val="18"/>
        </w:rPr>
        <w:t>d</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non-credi</w:t>
      </w:r>
      <w:r>
        <w:rPr>
          <w:rFonts w:ascii="Times New Roman" w:hAnsi="Times New Roman"/>
          <w:color w:val="191919"/>
          <w:sz w:val="18"/>
          <w:szCs w:val="18"/>
        </w:rPr>
        <w:t>t</w:t>
      </w:r>
      <w:r>
        <w:rPr>
          <w:rFonts w:ascii="Times New Roman" w:hAnsi="Times New Roman"/>
          <w:color w:val="191919"/>
          <w:spacing w:val="-2"/>
          <w:sz w:val="18"/>
          <w:szCs w:val="18"/>
        </w:rPr>
        <w:t xml:space="preserve"> categor</w:t>
      </w:r>
      <w:r>
        <w:rPr>
          <w:rFonts w:ascii="Times New Roman" w:hAnsi="Times New Roman"/>
          <w:color w:val="191919"/>
          <w:sz w:val="18"/>
          <w:szCs w:val="18"/>
        </w:rPr>
        <w:t>y</w:t>
      </w:r>
      <w:r>
        <w:rPr>
          <w:rFonts w:ascii="Times New Roman" w:hAnsi="Times New Roman"/>
          <w:color w:val="191919"/>
          <w:spacing w:val="-2"/>
          <w:sz w:val="18"/>
          <w:szCs w:val="18"/>
        </w:rPr>
        <w:t xml:space="preserve"> include</w:t>
      </w:r>
      <w:r>
        <w:rPr>
          <w:rFonts w:ascii="Times New Roman" w:hAnsi="Times New Roman"/>
          <w:color w:val="191919"/>
          <w:sz w:val="18"/>
          <w:szCs w:val="18"/>
        </w:rPr>
        <w:t>s</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caree</w:t>
      </w:r>
      <w:r>
        <w:rPr>
          <w:rFonts w:ascii="Times New Roman" w:hAnsi="Times New Roman"/>
          <w:color w:val="191919"/>
          <w:sz w:val="18"/>
          <w:szCs w:val="18"/>
        </w:rPr>
        <w:t>r</w:t>
      </w:r>
      <w:r>
        <w:rPr>
          <w:rFonts w:ascii="Times New Roman" w:hAnsi="Times New Roman"/>
          <w:color w:val="191919"/>
          <w:spacing w:val="-2"/>
          <w:sz w:val="18"/>
          <w:szCs w:val="18"/>
        </w:rPr>
        <w:t xml:space="preserve"> 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2"/>
          <w:sz w:val="18"/>
          <w:szCs w:val="18"/>
        </w:rPr>
        <w:t xml:space="preserve"> enrichment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lectures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consultan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w:t>
      </w:r>
      <w:r>
        <w:rPr>
          <w:rFonts w:ascii="Times New Roman" w:hAnsi="Times New Roman"/>
          <w:color w:val="191919"/>
          <w:sz w:val="18"/>
          <w:szCs w:val="18"/>
        </w:rPr>
        <w:t xml:space="preserve">ent study may be arranged at the high school and University levels through distance learning such as GSAMS, satellite, and/or web based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backgrounds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maturit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215" w:name="_Toc295559124"/>
      <w:bookmarkStart w:id="1216" w:name="_Toc297152657"/>
      <w:r>
        <w:rPr>
          <w:rFonts w:ascii="Times New Roman" w:hAnsi="Times New Roman"/>
          <w:color w:val="191919"/>
          <w:spacing w:val="-2"/>
          <w:sz w:val="24"/>
          <w:szCs w:val="24"/>
        </w:rPr>
        <w:t>SD</w:t>
      </w:r>
      <w:r>
        <w:rPr>
          <w:rFonts w:ascii="Times New Roman" w:hAnsi="Times New Roman"/>
          <w:color w:val="191919"/>
          <w:sz w:val="24"/>
          <w:szCs w:val="24"/>
        </w:rPr>
        <w:t>U</w:t>
      </w:r>
      <w:r>
        <w:rPr>
          <w:rFonts w:ascii="Times New Roman" w:hAnsi="Times New Roman"/>
          <w:color w:val="191919"/>
          <w:spacing w:val="-5"/>
          <w:sz w:val="24"/>
          <w:szCs w:val="24"/>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REDIT</w:t>
      </w:r>
      <w:bookmarkEnd w:id="1215"/>
      <w:bookmarkEnd w:id="1216"/>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contingen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PRIOR APPRO</w:t>
      </w:r>
      <w:r>
        <w:rPr>
          <w:rFonts w:ascii="Times New Roman" w:hAnsi="Times New Roman"/>
          <w:color w:val="191919"/>
          <w:spacing w:val="-25"/>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agenc</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217" w:name="_Toc295559125"/>
      <w:bookmarkStart w:id="1218" w:name="_Toc297152658"/>
      <w:r>
        <w:rPr>
          <w:rFonts w:ascii="Times New Roman" w:hAnsi="Times New Roman"/>
          <w:color w:val="191919"/>
          <w:spacing w:val="-2"/>
          <w:sz w:val="24"/>
          <w:szCs w:val="24"/>
        </w:rPr>
        <w:t>N</w:t>
      </w:r>
      <w:r>
        <w:rPr>
          <w:rFonts w:ascii="Times New Roman" w:hAnsi="Times New Roman"/>
          <w:color w:val="191919"/>
          <w:spacing w:val="-2"/>
          <w:sz w:val="18"/>
          <w:szCs w:val="18"/>
        </w:rPr>
        <w:t>ON</w:t>
      </w:r>
      <w:r>
        <w:rPr>
          <w:rFonts w:ascii="Times New Roman" w:hAnsi="Times New Roman"/>
          <w:color w:val="191919"/>
          <w:spacing w:val="-2"/>
          <w:sz w:val="24"/>
          <w:szCs w:val="24"/>
        </w:rPr>
        <w:t>-C</w:t>
      </w:r>
      <w:r>
        <w:rPr>
          <w:rFonts w:ascii="Times New Roman" w:hAnsi="Times New Roman"/>
          <w:color w:val="191919"/>
          <w:spacing w:val="-2"/>
          <w:sz w:val="18"/>
          <w:szCs w:val="18"/>
        </w:rPr>
        <w:t>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1217"/>
      <w:bookmarkEnd w:id="1218"/>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720" w:right="130" w:firstLine="0"/>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Arts Computers 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 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974DBB">
      <w:pPr>
        <w:widowControl w:val="0"/>
        <w:autoSpaceDE w:val="0"/>
        <w:autoSpaceDN w:val="0"/>
        <w:adjustRightInd w:val="0"/>
        <w:spacing w:before="9" w:after="0" w:line="249" w:lineRule="auto"/>
        <w:ind w:left="720" w:right="130" w:firstLine="0"/>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pacing w:val="-2"/>
          <w:sz w:val="18"/>
          <w:szCs w:val="18"/>
        </w:rPr>
        <w:t xml:space="preserve">eleconferences </w:t>
      </w:r>
      <w:r>
        <w:rPr>
          <w:rFonts w:ascii="Times New Roman" w:hAnsi="Times New Roman"/>
          <w:color w:val="191919"/>
          <w:spacing w:val="-16"/>
          <w:sz w:val="18"/>
          <w:szCs w:val="18"/>
        </w:rPr>
        <w:t>W</w:t>
      </w:r>
      <w:r>
        <w:rPr>
          <w:rFonts w:ascii="Times New Roman" w:hAnsi="Times New Roman"/>
          <w:color w:val="191919"/>
          <w:spacing w:val="-2"/>
          <w:sz w:val="18"/>
          <w:szCs w:val="18"/>
        </w:rPr>
        <w:t>omen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Issues </w:t>
      </w:r>
      <w:r>
        <w:rPr>
          <w:rFonts w:ascii="Times New Roman" w:hAnsi="Times New Roman"/>
          <w:color w:val="191919"/>
          <w:spacing w:val="-20"/>
          <w:sz w:val="18"/>
          <w:szCs w:val="18"/>
        </w:rPr>
        <w:t>Y</w:t>
      </w:r>
      <w:r>
        <w:rPr>
          <w:rFonts w:ascii="Times New Roman" w:hAnsi="Times New Roman"/>
          <w:color w:val="191919"/>
          <w:spacing w:val="-2"/>
          <w:sz w:val="18"/>
          <w:szCs w:val="18"/>
        </w:rPr>
        <w:t>out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 Jus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w:t>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1219" w:name="_Toc295559126"/>
      <w:bookmarkStart w:id="1220" w:name="_Toc297152659"/>
      <w:r>
        <w:rPr>
          <w:rFonts w:ascii="Times New Roman" w:hAnsi="Times New Roman"/>
          <w:color w:val="191919"/>
          <w:spacing w:val="-2"/>
          <w:sz w:val="24"/>
          <w:szCs w:val="24"/>
        </w:rPr>
        <w:lastRenderedPageBreak/>
        <w:t>C</w:t>
      </w:r>
      <w:r>
        <w:rPr>
          <w:rFonts w:ascii="Times New Roman" w:hAnsi="Times New Roman"/>
          <w:color w:val="191919"/>
          <w:spacing w:val="-2"/>
          <w:sz w:val="18"/>
          <w:szCs w:val="18"/>
        </w:rPr>
        <w:t>OOPER</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DUC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1219"/>
      <w:bookmarkEnd w:id="1220"/>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2"/>
          <w:sz w:val="18"/>
          <w:szCs w:val="18"/>
        </w:rPr>
        <w:t xml:space="preserve"> forma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paid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goals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segment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begi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during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years.</w:t>
      </w:r>
    </w:p>
    <w:p w:rsidR="00974DBB" w:rsidRDefault="00974DBB" w:rsidP="00974DBB">
      <w:pPr>
        <w:widowControl w:val="0"/>
        <w:autoSpaceDE w:val="0"/>
        <w:autoSpaceDN w:val="0"/>
        <w:adjustRightInd w:val="0"/>
        <w:spacing w:before="100" w:after="0" w:line="271"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enable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realisticall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meaningfu</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career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relat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a</w:t>
      </w:r>
      <w:r>
        <w:rPr>
          <w:rFonts w:ascii="Times New Roman" w:hAnsi="Times New Roman"/>
          <w:color w:val="191919"/>
          <w:spacing w:val="-2"/>
          <w:sz w:val="18"/>
          <w:szCs w:val="18"/>
        </w:rPr>
        <w:t>ctica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application 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engage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employment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observ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fields o</w:t>
      </w:r>
      <w:r>
        <w:rPr>
          <w:rFonts w:ascii="Times New Roman" w:hAnsi="Times New Roman"/>
          <w:color w:val="191919"/>
          <w:sz w:val="18"/>
          <w:szCs w:val="18"/>
        </w:rPr>
        <w:t>f</w:t>
      </w:r>
      <w:r>
        <w:rPr>
          <w:rFonts w:ascii="Times New Roman" w:hAnsi="Times New Roman"/>
          <w:color w:val="191919"/>
          <w:spacing w:val="-2"/>
          <w:sz w:val="18"/>
          <w:szCs w:val="18"/>
        </w:rPr>
        <w:t xml:space="preserve"> specialty–a</w:t>
      </w:r>
      <w:r>
        <w:rPr>
          <w:rFonts w:ascii="Times New Roman" w:hAnsi="Times New Roman"/>
          <w:color w:val="191919"/>
          <w:sz w:val="18"/>
          <w:szCs w:val="18"/>
        </w:rPr>
        <w:t>n</w:t>
      </w:r>
      <w:r>
        <w:rPr>
          <w:rFonts w:ascii="Times New Roman" w:hAnsi="Times New Roman"/>
          <w:color w:val="191919"/>
          <w:spacing w:val="-2"/>
          <w:sz w:val="18"/>
          <w:szCs w:val="18"/>
        </w:rPr>
        <w:t xml:space="preserve"> opportunit</w:t>
      </w:r>
      <w:r>
        <w:rPr>
          <w:rFonts w:ascii="Times New Roman" w:hAnsi="Times New Roman"/>
          <w:color w:val="191919"/>
          <w:sz w:val="18"/>
          <w:szCs w:val="18"/>
        </w:rPr>
        <w:t>y</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hel</w:t>
      </w:r>
      <w:r>
        <w:rPr>
          <w:rFonts w:ascii="Times New Roman" w:hAnsi="Times New Roman"/>
          <w:color w:val="191919"/>
          <w:sz w:val="18"/>
          <w:szCs w:val="18"/>
        </w:rPr>
        <w:t>p</w:t>
      </w:r>
      <w:r>
        <w:rPr>
          <w:rFonts w:ascii="Times New Roman" w:hAnsi="Times New Roman"/>
          <w:color w:val="191919"/>
          <w:spacing w:val="-2"/>
          <w:sz w:val="18"/>
          <w:szCs w:val="18"/>
        </w:rPr>
        <w:t xml:space="preserve"> the</w:t>
      </w:r>
      <w:r>
        <w:rPr>
          <w:rFonts w:ascii="Times New Roman" w:hAnsi="Times New Roman"/>
          <w:color w:val="191919"/>
          <w:sz w:val="18"/>
          <w:szCs w:val="18"/>
        </w:rPr>
        <w:t>m</w:t>
      </w:r>
      <w:r>
        <w:rPr>
          <w:rFonts w:ascii="Times New Roman" w:hAnsi="Times New Roman"/>
          <w:color w:val="191919"/>
          <w:spacing w:val="-2"/>
          <w:sz w:val="18"/>
          <w:szCs w:val="18"/>
        </w:rPr>
        <w:t xml:space="preserve"> decid</w:t>
      </w:r>
      <w:r>
        <w:rPr>
          <w:rFonts w:ascii="Times New Roman" w:hAnsi="Times New Roman"/>
          <w:color w:val="191919"/>
          <w:sz w:val="18"/>
          <w:szCs w:val="18"/>
        </w:rPr>
        <w:t>e</w:t>
      </w:r>
      <w:r>
        <w:rPr>
          <w:rFonts w:ascii="Times New Roman" w:hAnsi="Times New Roman"/>
          <w:color w:val="191919"/>
          <w:spacing w:val="-2"/>
          <w:sz w:val="18"/>
          <w:szCs w:val="18"/>
        </w:rPr>
        <w:t xml:space="preserve"> whethe</w:t>
      </w:r>
      <w:r>
        <w:rPr>
          <w:rFonts w:ascii="Times New Roman" w:hAnsi="Times New Roman"/>
          <w:color w:val="191919"/>
          <w:sz w:val="18"/>
          <w:szCs w:val="18"/>
        </w:rPr>
        <w:t>r</w:t>
      </w:r>
      <w:r>
        <w:rPr>
          <w:rFonts w:ascii="Times New Roman" w:hAnsi="Times New Roman"/>
          <w:color w:val="191919"/>
          <w:spacing w:val="-2"/>
          <w:sz w:val="18"/>
          <w:szCs w:val="18"/>
        </w:rPr>
        <w:t xml:space="preserve"> thei</w:t>
      </w:r>
      <w:r>
        <w:rPr>
          <w:rFonts w:ascii="Times New Roman" w:hAnsi="Times New Roman"/>
          <w:color w:val="191919"/>
          <w:sz w:val="18"/>
          <w:szCs w:val="18"/>
        </w:rPr>
        <w:t>r</w:t>
      </w:r>
      <w:r>
        <w:rPr>
          <w:rFonts w:ascii="Times New Roman" w:hAnsi="Times New Roman"/>
          <w:color w:val="191919"/>
          <w:spacing w:val="-2"/>
          <w:sz w:val="18"/>
          <w:szCs w:val="18"/>
        </w:rPr>
        <w:t xml:space="preserve"> vocationa</w:t>
      </w:r>
      <w:r>
        <w:rPr>
          <w:rFonts w:ascii="Times New Roman" w:hAnsi="Times New Roman"/>
          <w:color w:val="191919"/>
          <w:sz w:val="18"/>
          <w:szCs w:val="18"/>
        </w:rPr>
        <w:t>l</w:t>
      </w:r>
      <w:r>
        <w:rPr>
          <w:rFonts w:ascii="Times New Roman" w:hAnsi="Times New Roman"/>
          <w:color w:val="191919"/>
          <w:spacing w:val="-2"/>
          <w:sz w:val="18"/>
          <w:szCs w:val="18"/>
        </w:rPr>
        <w:t xml:space="preserve"> aspiration</w:t>
      </w:r>
      <w:r>
        <w:rPr>
          <w:rFonts w:ascii="Times New Roman" w:hAnsi="Times New Roman"/>
          <w:color w:val="191919"/>
          <w:sz w:val="18"/>
          <w:szCs w:val="18"/>
        </w:rPr>
        <w:t>s</w:t>
      </w:r>
      <w:r>
        <w:rPr>
          <w:rFonts w:ascii="Times New Roman" w:hAnsi="Times New Roman"/>
          <w:color w:val="191919"/>
          <w:spacing w:val="-2"/>
          <w:sz w:val="18"/>
          <w:szCs w:val="18"/>
        </w:rPr>
        <w:t xml:space="preserve"> sho</w:t>
      </w:r>
      <w:r>
        <w:rPr>
          <w:rFonts w:ascii="Times New Roman" w:hAnsi="Times New Roman"/>
          <w:color w:val="191919"/>
          <w:sz w:val="18"/>
          <w:szCs w:val="18"/>
        </w:rPr>
        <w:t>w</w:t>
      </w:r>
      <w:r>
        <w:rPr>
          <w:rFonts w:ascii="Times New Roman" w:hAnsi="Times New Roman"/>
          <w:color w:val="191919"/>
          <w:spacing w:val="-2"/>
          <w:sz w:val="18"/>
          <w:szCs w:val="18"/>
        </w:rPr>
        <w:t xml:space="preserve"> promis</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lon</w:t>
      </w:r>
      <w:r>
        <w:rPr>
          <w:rFonts w:ascii="Times New Roman" w:hAnsi="Times New Roman"/>
          <w:color w:val="191919"/>
          <w:sz w:val="18"/>
          <w:szCs w:val="18"/>
        </w:rPr>
        <w:t>g</w:t>
      </w:r>
      <w:r>
        <w:rPr>
          <w:rFonts w:ascii="Times New Roman" w:hAnsi="Times New Roman"/>
          <w:color w:val="191919"/>
          <w:spacing w:val="-2"/>
          <w:sz w:val="18"/>
          <w:szCs w:val="18"/>
        </w:rPr>
        <w:t xml:space="preserve"> rang</w:t>
      </w:r>
      <w:r>
        <w:rPr>
          <w:rFonts w:ascii="Times New Roman" w:hAnsi="Times New Roman"/>
          <w:color w:val="191919"/>
          <w:sz w:val="18"/>
          <w:szCs w:val="18"/>
        </w:rPr>
        <w:t>e</w:t>
      </w:r>
      <w:r>
        <w:rPr>
          <w:rFonts w:ascii="Times New Roman" w:hAnsi="Times New Roman"/>
          <w:color w:val="191919"/>
          <w:spacing w:val="-2"/>
          <w:sz w:val="18"/>
          <w:szCs w:val="18"/>
        </w:rPr>
        <w:t xml:space="preserve"> person</w:t>
      </w:r>
      <w:r>
        <w:rPr>
          <w:rFonts w:ascii="Times New Roman" w:hAnsi="Times New Roman"/>
          <w:color w:val="191919"/>
          <w:spacing w:val="-3"/>
          <w:sz w:val="18"/>
          <w:szCs w:val="18"/>
        </w:rPr>
        <w:t>a</w:t>
      </w:r>
      <w:r>
        <w:rPr>
          <w:rFonts w:ascii="Times New Roman" w:hAnsi="Times New Roman"/>
          <w:color w:val="191919"/>
          <w:sz w:val="18"/>
          <w:szCs w:val="18"/>
        </w:rPr>
        <w:t>l</w:t>
      </w:r>
      <w:r>
        <w:rPr>
          <w:rFonts w:ascii="Times New Roman" w:hAnsi="Times New Roman"/>
          <w:color w:val="191919"/>
          <w:spacing w:val="-2"/>
          <w:sz w:val="18"/>
          <w:szCs w:val="18"/>
        </w:rPr>
        <w:t xml:space="preserve"> satisfaction.</w:t>
      </w:r>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interests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interview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Director/Coordinato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Cooperative Education.</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p>
    <w:p w:rsidR="00974DBB" w:rsidRDefault="00974DBB" w:rsidP="00974DBB">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twelve (12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 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221" w:name="_Toc295559127"/>
      <w:bookmarkStart w:id="1222" w:name="_Toc297152660"/>
      <w:r>
        <w:rPr>
          <w:rFonts w:ascii="Times New Roman" w:hAnsi="Times New Roman"/>
          <w:color w:val="191919"/>
          <w:spacing w:val="-2"/>
          <w:sz w:val="24"/>
          <w:szCs w:val="24"/>
        </w:rPr>
        <w:t>O</w:t>
      </w:r>
      <w:r>
        <w:rPr>
          <w:rFonts w:ascii="Times New Roman" w:hAnsi="Times New Roman"/>
          <w:color w:val="191919"/>
          <w:spacing w:val="-2"/>
          <w:sz w:val="18"/>
          <w:szCs w:val="18"/>
        </w:rPr>
        <w:t>FF</w:t>
      </w:r>
      <w:r>
        <w:rPr>
          <w:rFonts w:ascii="Times New Roman" w:hAnsi="Times New Roman"/>
          <w:color w:val="191919"/>
          <w:spacing w:val="-2"/>
          <w:sz w:val="24"/>
          <w:szCs w:val="24"/>
        </w:rPr>
        <w:t>-C</w:t>
      </w:r>
      <w:r>
        <w:rPr>
          <w:rFonts w:ascii="Times New Roman" w:hAnsi="Times New Roman"/>
          <w:color w:val="191919"/>
          <w:spacing w:val="-2"/>
          <w:sz w:val="18"/>
          <w:szCs w:val="18"/>
        </w:rPr>
        <w:t>AMPU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1221"/>
      <w:bookmarkEnd w:id="1222"/>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governe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3"/>
          <w:sz w:val="18"/>
          <w:szCs w:val="18"/>
        </w:rPr>
        <w:t>f</w:t>
      </w:r>
      <w:r>
        <w:rPr>
          <w:rFonts w:ascii="Times New Roman" w:hAnsi="Times New Roman"/>
          <w:color w:val="191919"/>
          <w:spacing w:val="-2"/>
          <w:sz w:val="18"/>
          <w:szCs w:val="18"/>
        </w:rPr>
        <w:t>airs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purpos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capacit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work</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deans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r</w:t>
      </w:r>
      <w:r>
        <w:rPr>
          <w:rFonts w:ascii="Times New Roman" w:hAnsi="Times New Roman"/>
          <w:color w:val="191919"/>
          <w:spacing w:val="-2"/>
          <w:sz w:val="18"/>
          <w:szCs w:val="18"/>
        </w:rPr>
        <w:t>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w:t>
      </w:r>
      <w:r>
        <w:rPr>
          <w:rFonts w:ascii="Times New Roman" w:hAnsi="Times New Roman"/>
          <w:color w:val="191919"/>
          <w:spacing w:val="-6"/>
          <w:sz w:val="18"/>
          <w:szCs w:val="18"/>
        </w:rPr>
        <w:t>f</w:t>
      </w:r>
      <w:r>
        <w:rPr>
          <w:rFonts w:ascii="Times New Roman" w:hAnsi="Times New Roman"/>
          <w:color w:val="191919"/>
          <w:spacing w:val="-3"/>
          <w:sz w:val="18"/>
          <w:szCs w:val="18"/>
        </w:rPr>
        <w:t>ficienc</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identifie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site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disperse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geographica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area</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programs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ide</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Conferencing.</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2"/>
          <w:sz w:val="18"/>
          <w:szCs w:val="18"/>
        </w:rPr>
        <w:t xml:space="preserve"> site</w:t>
      </w:r>
      <w:r>
        <w:rPr>
          <w:rFonts w:ascii="Times New Roman" w:hAnsi="Times New Roman"/>
          <w:color w:val="191919"/>
          <w:sz w:val="18"/>
          <w:szCs w:val="18"/>
        </w:rPr>
        <w:t>s</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currentl</w:t>
      </w:r>
      <w:r>
        <w:rPr>
          <w:rFonts w:ascii="Times New Roman" w:hAnsi="Times New Roman"/>
          <w:color w:val="191919"/>
          <w:sz w:val="18"/>
          <w:szCs w:val="18"/>
        </w:rPr>
        <w:t>y</w:t>
      </w:r>
      <w:r>
        <w:rPr>
          <w:rFonts w:ascii="Times New Roman" w:hAnsi="Times New Roman"/>
          <w:color w:val="191919"/>
          <w:spacing w:val="-2"/>
          <w:sz w:val="18"/>
          <w:szCs w:val="18"/>
        </w:rPr>
        <w:t xml:space="preserve"> locate</w:t>
      </w:r>
      <w:r>
        <w:rPr>
          <w:rFonts w:ascii="Times New Roman" w:hAnsi="Times New Roman"/>
          <w:color w:val="191919"/>
          <w:sz w:val="18"/>
          <w:szCs w:val="18"/>
        </w:rPr>
        <w:t>d</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Bainbridge</w:t>
      </w:r>
      <w:r>
        <w:rPr>
          <w:rFonts w:ascii="Times New Roman" w:hAnsi="Times New Roman"/>
          <w:color w:val="191919"/>
          <w:sz w:val="18"/>
          <w:szCs w:val="18"/>
        </w:rPr>
        <w:t>,</w:t>
      </w:r>
      <w:r>
        <w:rPr>
          <w:rFonts w:ascii="Times New Roman" w:hAnsi="Times New Roman"/>
          <w:color w:val="191919"/>
          <w:spacing w:val="-2"/>
          <w:sz w:val="18"/>
          <w:szCs w:val="18"/>
        </w:rPr>
        <w:t xml:space="preserve"> For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alle</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aycros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ifton</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Instructiona</w:t>
      </w:r>
      <w:r>
        <w:rPr>
          <w:rFonts w:ascii="Times New Roman" w:hAnsi="Times New Roman"/>
          <w:color w:val="191919"/>
          <w:sz w:val="18"/>
          <w:szCs w:val="18"/>
        </w:rPr>
        <w:t>l</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Liaiso</w:t>
      </w:r>
      <w:r>
        <w:rPr>
          <w:rFonts w:ascii="Times New Roman" w:hAnsi="Times New Roman"/>
          <w:color w:val="191919"/>
          <w:sz w:val="18"/>
          <w:szCs w:val="18"/>
        </w:rPr>
        <w:t>n</w:t>
      </w:r>
      <w:r>
        <w:rPr>
          <w:rFonts w:ascii="Times New Roman" w:hAnsi="Times New Roman"/>
          <w:color w:val="191919"/>
          <w:spacing w:val="-2"/>
          <w:sz w:val="18"/>
          <w:szCs w:val="18"/>
        </w:rPr>
        <w:t xml:space="preserve"> serve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f-campus 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after="100"/>
        <w:ind w:left="180" w:right="130" w:firstLine="0"/>
        <w:rPr>
          <w:rFonts w:ascii="Times New Roman" w:hAnsi="Times New Roman"/>
          <w:color w:val="000000"/>
          <w:sz w:val="18"/>
          <w:szCs w:val="18"/>
        </w:rPr>
      </w:pPr>
      <w:bookmarkStart w:id="1223" w:name="_Toc295559128"/>
      <w:bookmarkStart w:id="1224" w:name="_Toc297152661"/>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M</w:t>
      </w:r>
      <w:r>
        <w:rPr>
          <w:rFonts w:ascii="Times New Roman" w:hAnsi="Times New Roman"/>
          <w:color w:val="191919"/>
          <w:spacing w:val="-2"/>
          <w:sz w:val="18"/>
          <w:szCs w:val="18"/>
        </w:rPr>
        <w:t>ILI</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 xml:space="preserve">CIENCE </w:t>
      </w:r>
      <w:r w:rsidRPr="00D07B15">
        <w:rPr>
          <w:rFonts w:ascii="Times New Roman" w:hAnsi="Times New Roman"/>
          <w:color w:val="191919"/>
          <w:spacing w:val="-2"/>
          <w:sz w:val="24"/>
          <w:szCs w:val="24"/>
        </w:rPr>
        <w:t>A</w:t>
      </w:r>
      <w:r>
        <w:rPr>
          <w:rFonts w:ascii="Times New Roman" w:hAnsi="Times New Roman"/>
          <w:color w:val="191919"/>
          <w:spacing w:val="-2"/>
          <w:sz w:val="18"/>
          <w:szCs w:val="18"/>
        </w:rPr>
        <w:t>RM</w:t>
      </w:r>
      <w:r>
        <w:rPr>
          <w:rFonts w:ascii="Times New Roman" w:hAnsi="Times New Roman"/>
          <w:color w:val="191919"/>
          <w:sz w:val="18"/>
          <w:szCs w:val="18"/>
        </w:rPr>
        <w:t>Y</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ROT</w:t>
      </w:r>
      <w:r w:rsidRPr="00D07B15">
        <w:rPr>
          <w:rFonts w:ascii="Times New Roman" w:hAnsi="Times New Roman"/>
          <w:color w:val="191919"/>
          <w:sz w:val="24"/>
          <w:szCs w:val="24"/>
        </w:rPr>
        <w:t>C</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P</w:t>
      </w:r>
      <w:r>
        <w:rPr>
          <w:rFonts w:ascii="Times New Roman" w:hAnsi="Times New Roman"/>
          <w:color w:val="191919"/>
          <w:spacing w:val="-5"/>
          <w:sz w:val="18"/>
          <w:szCs w:val="18"/>
        </w:rPr>
        <w:t>R</w:t>
      </w:r>
      <w:r>
        <w:rPr>
          <w:rFonts w:ascii="Times New Roman" w:hAnsi="Times New Roman"/>
          <w:color w:val="191919"/>
          <w:spacing w:val="-2"/>
          <w:sz w:val="18"/>
          <w:szCs w:val="18"/>
        </w:rPr>
        <w:t>OGRAM</w:t>
      </w:r>
      <w:bookmarkEnd w:id="1223"/>
      <w:bookmarkEnd w:id="1224"/>
    </w:p>
    <w:p w:rsidR="00974DBB" w:rsidRDefault="00974DBB" w:rsidP="00974DBB">
      <w:pPr>
        <w:widowControl w:val="0"/>
        <w:autoSpaceDE w:val="0"/>
        <w:autoSpaceDN w:val="0"/>
        <w:adjustRightInd w:val="0"/>
        <w:spacing w:after="100" w:line="199" w:lineRule="exact"/>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Corps</w:t>
      </w:r>
    </w:p>
    <w:p w:rsidR="00974DBB" w:rsidRDefault="00974DBB" w:rsidP="00974DBB">
      <w:pPr>
        <w:widowControl w:val="0"/>
        <w:autoSpaceDE w:val="0"/>
        <w:autoSpaceDN w:val="0"/>
        <w:adjustRightInd w:val="0"/>
        <w:spacing w:after="10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sophomore 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principle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technique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understandin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ro</w:t>
      </w:r>
      <w:r>
        <w:rPr>
          <w:rFonts w:ascii="Times New Roman" w:hAnsi="Times New Roman"/>
          <w:color w:val="191919"/>
          <w:spacing w:val="-3"/>
          <w:sz w:val="18"/>
          <w:szCs w:val="18"/>
        </w:rPr>
        <w: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balance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train- 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theoretica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perfor</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commissione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6"/>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Upon receivin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successfull</w:t>
      </w:r>
      <w:r>
        <w:rPr>
          <w:rFonts w:ascii="Times New Roman" w:hAnsi="Times New Roman"/>
          <w:color w:val="191919"/>
          <w:sz w:val="18"/>
          <w:szCs w:val="18"/>
        </w:rPr>
        <w:t xml:space="preserve">y </w:t>
      </w:r>
      <w:r>
        <w:rPr>
          <w:rFonts w:ascii="Times New Roman" w:hAnsi="Times New Roman"/>
          <w:color w:val="191919"/>
          <w:spacing w:val="-2"/>
          <w:sz w:val="18"/>
          <w:szCs w:val="18"/>
        </w:rPr>
        <w:t>complete</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advance</w:t>
      </w:r>
      <w:r>
        <w:rPr>
          <w:rFonts w:ascii="Times New Roman" w:hAnsi="Times New Roman"/>
          <w:color w:val="191919"/>
          <w:sz w:val="18"/>
          <w:szCs w:val="18"/>
        </w:rPr>
        <w:t xml:space="preserve">d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commissione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l</w:t>
      </w:r>
      <w:r>
        <w:rPr>
          <w:rFonts w:ascii="Times New Roman" w:hAnsi="Times New Roman"/>
          <w:color w:val="191919"/>
          <w:spacing w:val="-3"/>
          <w:sz w:val="18"/>
          <w:szCs w:val="18"/>
        </w:rPr>
        <w:t>i</w:t>
      </w:r>
      <w:r>
        <w:rPr>
          <w:rFonts w:ascii="Times New Roman" w:hAnsi="Times New Roman"/>
          <w:color w:val="191919"/>
          <w:spacing w:val="-2"/>
          <w:sz w:val="18"/>
          <w:szCs w:val="18"/>
        </w:rPr>
        <w:t>eutenan</w:t>
      </w:r>
      <w:r>
        <w:rPr>
          <w:rFonts w:ascii="Times New Roman" w:hAnsi="Times New Roman"/>
          <w:color w:val="191919"/>
          <w:sz w:val="18"/>
          <w:szCs w:val="18"/>
        </w:rPr>
        <w:t xml:space="preserve">t </w:t>
      </w:r>
      <w:r>
        <w:rPr>
          <w:rFonts w:ascii="Times New Roman" w:hAnsi="Times New Roman"/>
          <w:color w:val="191919"/>
          <w:spacing w:val="-2"/>
          <w:sz w:val="18"/>
          <w:szCs w:val="18"/>
        </w:rPr>
        <w:t>in 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participatin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R</w:t>
      </w:r>
      <w:r>
        <w:rPr>
          <w:rFonts w:ascii="Times New Roman" w:hAnsi="Times New Roman"/>
          <w:color w:val="191919"/>
          <w:spacing w:val="-2"/>
          <w:sz w:val="18"/>
          <w:szCs w:val="18"/>
        </w:rPr>
        <w:t>OT</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Summer Camp</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approximatel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one-hal</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lieutenant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five-wee</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c</w:t>
      </w:r>
      <w:r>
        <w:rPr>
          <w:rFonts w:ascii="Times New Roman" w:hAnsi="Times New Roman"/>
          <w:color w:val="191919"/>
          <w:spacing w:val="-2"/>
          <w:sz w:val="18"/>
          <w:szCs w:val="18"/>
        </w:rPr>
        <w:t>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participating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Range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Challenge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Rifle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Fraternit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(FT</w:t>
      </w:r>
      <w:r>
        <w:rPr>
          <w:rFonts w:ascii="Times New Roman" w:hAnsi="Times New Roman"/>
          <w:color w:val="191919"/>
          <w:spacing w:val="-3"/>
          <w:sz w:val="18"/>
          <w:szCs w:val="18"/>
        </w:rPr>
        <w:t>X</w:t>
      </w:r>
      <w:r>
        <w:rPr>
          <w:rFonts w:ascii="Times New Roman" w:hAnsi="Times New Roman"/>
          <w:color w:val="191919"/>
          <w:spacing w:val="-2"/>
          <w:sz w:val="18"/>
          <w:szCs w:val="18"/>
        </w:rPr>
        <w: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fund-raisin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225" w:name="_Toc295559129"/>
      <w:bookmarkStart w:id="1226" w:name="_Toc297152662"/>
      <w:r>
        <w:rPr>
          <w:rFonts w:ascii="Times New Roman" w:hAnsi="Times New Roman"/>
          <w:color w:val="191919"/>
          <w:spacing w:val="-2"/>
          <w:sz w:val="24"/>
          <w:szCs w:val="24"/>
        </w:rPr>
        <w:t>T</w:t>
      </w:r>
      <w:r>
        <w:rPr>
          <w:rFonts w:ascii="Times New Roman" w:hAnsi="Times New Roman"/>
          <w:color w:val="191919"/>
          <w:spacing w:val="-2"/>
          <w:sz w:val="18"/>
          <w:szCs w:val="18"/>
        </w:rPr>
        <w:t>WO</w:t>
      </w:r>
      <w:r>
        <w:rPr>
          <w:rFonts w:ascii="Times New Roman" w:hAnsi="Times New Roman"/>
          <w:color w:val="191919"/>
          <w:spacing w:val="-2"/>
          <w:sz w:val="24"/>
          <w:szCs w:val="24"/>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225"/>
      <w:bookmarkEnd w:id="1226"/>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wer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unable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elect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commission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two-yea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ursu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Professor 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w:t>
      </w:r>
      <w:r>
        <w:rPr>
          <w:rFonts w:ascii="Times New Roman" w:hAnsi="Times New Roman"/>
          <w:color w:val="191919"/>
          <w:spacing w:val="-3"/>
          <w:sz w:val="18"/>
          <w:szCs w:val="18"/>
        </w:rPr>
        <w:t>l</w:t>
      </w:r>
      <w:r>
        <w:rPr>
          <w:rFonts w:ascii="Times New Roman" w:hAnsi="Times New Roman"/>
          <w:color w:val="191919"/>
          <w:spacing w:val="-2"/>
          <w:sz w:val="18"/>
          <w:szCs w:val="18"/>
        </w:rPr>
        <w:t>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Science.</w:t>
      </w:r>
    </w:p>
    <w:p w:rsidR="00974DBB" w:rsidRDefault="00974DBB" w:rsidP="00974DBB">
      <w:pPr>
        <w:widowControl w:val="0"/>
        <w:autoSpaceDE w:val="0"/>
        <w:autoSpaceDN w:val="0"/>
        <w:adjustRightInd w:val="0"/>
        <w:spacing w:before="3" w:after="0" w:line="110" w:lineRule="exact"/>
        <w:ind w:left="900"/>
        <w:rPr>
          <w:rFonts w:ascii="Times New Roman" w:hAnsi="Times New Roman"/>
          <w:color w:val="000000"/>
          <w:sz w:val="11"/>
          <w:szCs w:val="11"/>
        </w:rPr>
      </w:pPr>
    </w:p>
    <w:p w:rsidR="00974DBB" w:rsidRDefault="00974DBB" w:rsidP="00974DBB">
      <w:pPr>
        <w:widowControl w:val="0"/>
        <w:autoSpaceDE w:val="0"/>
        <w:autoSpaceDN w:val="0"/>
        <w:adjustRightInd w:val="0"/>
        <w:spacing w:after="0" w:line="200" w:lineRule="exact"/>
        <w:ind w:left="900"/>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5D3196">
          <w:headerReference w:type="default" r:id="rId80"/>
          <w:type w:val="continuous"/>
          <w:pgSz w:w="12240" w:h="15840" w:code="1"/>
          <w:pgMar w:top="533" w:right="1123" w:bottom="274" w:left="547" w:header="720" w:footer="288" w:gutter="0"/>
          <w:cols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1227" w:name="_Toc295559130"/>
      <w:bookmarkStart w:id="1228" w:name="_Toc297152663"/>
      <w:r>
        <w:rPr>
          <w:rFonts w:ascii="Times New Roman" w:hAnsi="Times New Roman"/>
          <w:color w:val="191919"/>
          <w:spacing w:val="-2"/>
          <w:sz w:val="24"/>
          <w:szCs w:val="24"/>
        </w:rPr>
        <w:lastRenderedPageBreak/>
        <w:t>S</w:t>
      </w:r>
      <w:r>
        <w:rPr>
          <w:rFonts w:ascii="Times New Roman" w:hAnsi="Times New Roman"/>
          <w:color w:val="191919"/>
          <w:spacing w:val="-2"/>
          <w:sz w:val="18"/>
          <w:szCs w:val="18"/>
        </w:rPr>
        <w:t>CHOLARSHI</w:t>
      </w:r>
      <w:r>
        <w:rPr>
          <w:rFonts w:ascii="Times New Roman" w:hAnsi="Times New Roman"/>
          <w:color w:val="191919"/>
          <w:sz w:val="18"/>
          <w:szCs w:val="18"/>
        </w:rPr>
        <w:t xml:space="preserve">P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227"/>
      <w:bookmarkEnd w:id="1228"/>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women</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 lab</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subsistenc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allowanc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otherwis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noted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 obligatio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details</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r</w:t>
      </w:r>
      <w:r>
        <w:rPr>
          <w:rFonts w:ascii="Times New Roman" w:hAnsi="Times New Roman"/>
          <w:color w:val="191919"/>
          <w:spacing w:val="-2"/>
          <w:sz w:val="18"/>
          <w:szCs w:val="18"/>
        </w:rPr>
        <w:t>m</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10"/>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laborator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k</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sli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$25</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each semester)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w:t>
      </w:r>
      <w:r>
        <w:rPr>
          <w:rFonts w:ascii="Times New Roman" w:hAnsi="Times New Roman"/>
          <w:color w:val="191919"/>
          <w:spacing w:val="-3"/>
          <w:sz w:val="18"/>
          <w:szCs w:val="18"/>
        </w:rPr>
        <w:t>a</w:t>
      </w:r>
      <w:r>
        <w:rPr>
          <w:rFonts w:ascii="Times New Roman" w:hAnsi="Times New Roman"/>
          <w:color w:val="191919"/>
          <w:spacing w:val="-2"/>
          <w:sz w:val="18"/>
          <w:szCs w:val="18"/>
        </w:rPr>
        <w:t>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Historicall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Blac</w:t>
      </w:r>
      <w:r>
        <w:rPr>
          <w:rFonts w:ascii="Times New Roman" w:hAnsi="Times New Roman"/>
          <w:color w:val="191919"/>
          <w:sz w:val="18"/>
          <w:szCs w:val="18"/>
        </w:rPr>
        <w:t>k</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College/Universit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(HBCU</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 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enlistmen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scholarship</w:t>
      </w:r>
      <w:r>
        <w:rPr>
          <w:rFonts w:ascii="Times New Roman" w:hAnsi="Times New Roman"/>
          <w:color w:val="191919"/>
          <w:sz w:val="18"/>
          <w:szCs w:val="18"/>
        </w:rPr>
        <w:t xml:space="preserve">s </w:t>
      </w:r>
      <w:r>
        <w:rPr>
          <w:rFonts w:ascii="Times New Roman" w:hAnsi="Times New Roman"/>
          <w:color w:val="191919"/>
          <w:spacing w:val="-2"/>
          <w:sz w:val="18"/>
          <w:szCs w:val="18"/>
        </w:rPr>
        <w:t>are</w:t>
      </w:r>
      <w:r>
        <w:rPr>
          <w:rFonts w:ascii="Times New Roman" w:hAnsi="Times New Roman"/>
          <w:color w:val="191919"/>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 xml:space="preserve">. </w:t>
      </w:r>
      <w:r>
        <w:rPr>
          <w:rFonts w:ascii="Times New Roman" w:hAnsi="Times New Roman"/>
          <w:color w:val="191919"/>
          <w:spacing w:val="-2"/>
          <w:sz w:val="18"/>
          <w:szCs w:val="18"/>
        </w:rPr>
        <w:t>citizenship</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leas</w:t>
      </w:r>
      <w:r>
        <w:rPr>
          <w:rFonts w:ascii="Times New Roman" w:hAnsi="Times New Roman"/>
          <w:color w:val="191919"/>
          <w:sz w:val="18"/>
          <w:szCs w:val="18"/>
        </w:rPr>
        <w:t xml:space="preserve">t </w:t>
      </w:r>
      <w:r>
        <w:rPr>
          <w:rFonts w:ascii="Times New Roman" w:hAnsi="Times New Roman"/>
          <w:color w:val="191919"/>
          <w:spacing w:val="-2"/>
          <w:sz w:val="18"/>
          <w:szCs w:val="18"/>
        </w:rPr>
        <w:t>1</w:t>
      </w:r>
      <w:r>
        <w:rPr>
          <w:rFonts w:ascii="Times New Roman" w:hAnsi="Times New Roman"/>
          <w:color w:val="191919"/>
          <w:sz w:val="18"/>
          <w:szCs w:val="18"/>
        </w:rPr>
        <w:t xml:space="preserve">7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ol</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Octobe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awa</w:t>
      </w:r>
      <w:r>
        <w:rPr>
          <w:rFonts w:ascii="Times New Roman" w:hAnsi="Times New Roman"/>
          <w:color w:val="191919"/>
          <w:spacing w:val="-3"/>
          <w:sz w:val="18"/>
          <w:szCs w:val="18"/>
        </w:rPr>
        <w:t>r</w:t>
      </w:r>
      <w:r>
        <w:rPr>
          <w:rFonts w:ascii="Times New Roman" w:hAnsi="Times New Roman"/>
          <w:color w:val="191919"/>
          <w:sz w:val="18"/>
          <w:szCs w:val="18"/>
        </w:rPr>
        <w:t xml:space="preserve">d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n</w:t>
      </w:r>
      <w:r>
        <w:rPr>
          <w:rFonts w:ascii="Times New Roman" w:hAnsi="Times New Roman"/>
          <w:color w:val="191919"/>
          <w:sz w:val="18"/>
          <w:szCs w:val="18"/>
        </w:rPr>
        <w:t xml:space="preserve">o </w:t>
      </w:r>
      <w:r>
        <w:rPr>
          <w:rFonts w:ascii="Times New Roman" w:hAnsi="Times New Roman"/>
          <w:color w:val="191919"/>
          <w:spacing w:val="-2"/>
          <w:sz w:val="18"/>
          <w:szCs w:val="18"/>
        </w:rPr>
        <w:t>older 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4</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equivalent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92</w:t>
      </w:r>
      <w:r>
        <w:rPr>
          <w:rFonts w:ascii="Times New Roman" w:hAnsi="Times New Roman"/>
          <w:color w:val="191919"/>
          <w:sz w:val="18"/>
          <w:szCs w:val="18"/>
        </w:rPr>
        <w:t>0</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T/1</w:t>
      </w:r>
      <w:r>
        <w:rPr>
          <w:rFonts w:ascii="Times New Roman" w:hAnsi="Times New Roman"/>
          <w:color w:val="191919"/>
          <w:sz w:val="18"/>
          <w:szCs w:val="18"/>
        </w:rPr>
        <w:t>9</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5"/>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DEADLINES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Earl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Decembe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a</w:t>
      </w:r>
      <w:r>
        <w:rPr>
          <w:rFonts w:ascii="Times New Roman" w:hAnsi="Times New Roman"/>
          <w:color w:val="191919"/>
          <w:spacing w:val="-2"/>
          <w:sz w:val="18"/>
          <w:szCs w:val="18"/>
        </w:rPr>
        <w:t>rch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w:t>
      </w:r>
      <w:r>
        <w:rPr>
          <w:rFonts w:ascii="Times New Roman" w:hAnsi="Times New Roman"/>
          <w:color w:val="191919"/>
          <w:spacing w:val="-3"/>
          <w:sz w:val="18"/>
          <w:szCs w:val="18"/>
        </w:rPr>
        <w:t>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 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 placemen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Apri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3"/>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Qualifications-92</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w:t>
      </w:r>
      <w:r>
        <w:rPr>
          <w:rFonts w:ascii="Times New Roman" w:hAnsi="Times New Roman"/>
          <w:color w:val="191919"/>
          <w:spacing w:val="-23"/>
          <w:sz w:val="18"/>
          <w:szCs w:val="18"/>
        </w:rPr>
        <w:t>A</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9</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AC</w:t>
      </w:r>
      <w:r>
        <w:rPr>
          <w:rFonts w:ascii="Times New Roman" w:hAnsi="Times New Roman"/>
          <w:color w:val="191919"/>
          <w:spacing w:val="-16"/>
          <w:sz w:val="18"/>
          <w:szCs w:val="18"/>
        </w:rPr>
        <w:t>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5</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w:t>
      </w:r>
      <w:r>
        <w:rPr>
          <w:rFonts w:ascii="Times New Roman" w:hAnsi="Times New Roman"/>
          <w:color w:val="191919"/>
          <w:spacing w:val="-19"/>
          <w:sz w:val="18"/>
          <w:szCs w:val="18"/>
        </w:rPr>
        <w:t>P</w:t>
      </w:r>
      <w:r>
        <w:rPr>
          <w:rFonts w:ascii="Times New Roman" w:hAnsi="Times New Roman"/>
          <w:color w:val="191919"/>
          <w:spacing w:val="-3"/>
          <w:sz w:val="18"/>
          <w:szCs w:val="18"/>
        </w:rPr>
        <w:t>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minimu</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7</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semeste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ful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remaining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physica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exam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(APFT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event.</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v</w:t>
      </w:r>
      <w:r>
        <w:rPr>
          <w:rFonts w:ascii="Times New Roman" w:hAnsi="Times New Roman"/>
          <w:color w:val="191919"/>
          <w:spacing w:val="-2"/>
          <w:sz w:val="18"/>
          <w:szCs w:val="18"/>
        </w:rPr>
        <w:t>eteran, 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JROTC</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Knox, Kentuck</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receives approximatel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$70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years remaining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APF</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g</w:t>
      </w:r>
      <w:r>
        <w:rPr>
          <w:rFonts w:ascii="Times New Roman" w:hAnsi="Times New Roman"/>
          <w:color w:val="191919"/>
          <w:spacing w:val="-2"/>
          <w:sz w:val="18"/>
          <w:szCs w:val="18"/>
        </w:rPr>
        <w:t>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Knox</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Kentuck</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(travel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x</w:t>
      </w:r>
      <w:r>
        <w:rPr>
          <w:rFonts w:ascii="Times New Roman" w:hAnsi="Times New Roman"/>
          <w:color w:val="191919"/>
          <w:spacing w:val="-2"/>
          <w:sz w:val="18"/>
          <w:szCs w:val="18"/>
        </w:rPr>
        <w:t>imately $76</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stipend)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lef</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9"/>
          <w:sz w:val="18"/>
          <w:szCs w:val="18"/>
        </w:rPr>
        <w:t>P</w:t>
      </w:r>
      <w:r>
        <w:rPr>
          <w:rFonts w:ascii="Times New Roman" w:hAnsi="Times New Roman"/>
          <w:color w:val="191919"/>
          <w:spacing w:val="-2"/>
          <w:sz w:val="18"/>
          <w:szCs w:val="18"/>
        </w:rPr>
        <w:t>A.</w:t>
      </w:r>
      <w:proofErr w:type="gramEnd"/>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pStyle w:val="ListParagraph"/>
        <w:tabs>
          <w:tab w:val="left" w:pos="1590"/>
        </w:tabs>
        <w:spacing w:after="0" w:line="240" w:lineRule="auto"/>
        <w:ind w:left="630" w:right="130" w:hanging="180"/>
        <w:jc w:val="both"/>
        <w:rPr>
          <w:rFonts w:ascii="Times New Roman" w:hAnsi="Times New Roman"/>
          <w:color w:val="000000"/>
          <w:sz w:val="24"/>
          <w:szCs w:val="24"/>
        </w:rPr>
      </w:pPr>
    </w:p>
    <w:p w:rsidR="00974DBB" w:rsidRDefault="00974DBB" w:rsidP="00974DBB">
      <w:pPr>
        <w:pStyle w:val="Heading2"/>
        <w:spacing w:before="0"/>
        <w:ind w:left="180" w:firstLine="0"/>
        <w:rPr>
          <w:rFonts w:ascii="Times New Roman" w:hAnsi="Times New Roman"/>
          <w:color w:val="000000"/>
          <w:sz w:val="18"/>
          <w:szCs w:val="18"/>
        </w:rPr>
      </w:pPr>
      <w:bookmarkStart w:id="1229" w:name="_Toc295559131"/>
      <w:bookmarkStart w:id="1230" w:name="_Toc297152664"/>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24"/>
          <w:szCs w:val="24"/>
        </w:rPr>
        <w:t>M</w:t>
      </w:r>
      <w:r>
        <w:rPr>
          <w:rFonts w:ascii="Times New Roman" w:hAnsi="Times New Roman"/>
          <w:color w:val="191919"/>
          <w:spacing w:val="-2"/>
          <w:sz w:val="18"/>
          <w:szCs w:val="18"/>
        </w:rPr>
        <w:t>ISSION</w:t>
      </w:r>
      <w:bookmarkEnd w:id="1229"/>
      <w:bookmarkEnd w:id="1230"/>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instruc</w:t>
      </w:r>
      <w:r>
        <w:rPr>
          <w:rFonts w:ascii="Times New Roman" w:hAnsi="Times New Roman"/>
          <w:color w:val="191919"/>
          <w:sz w:val="18"/>
          <w:szCs w:val="18"/>
        </w:rPr>
        <w:t>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trai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cade</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z w:val="18"/>
          <w:szCs w:val="18"/>
        </w:rPr>
        <w:t>o</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eac</w:t>
      </w:r>
      <w:r>
        <w:rPr>
          <w:rFonts w:ascii="Times New Roman" w:hAnsi="Times New Roman"/>
          <w:color w:val="191919"/>
          <w:sz w:val="18"/>
          <w:szCs w:val="18"/>
        </w:rPr>
        <w:t>h</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qualitie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att</w:t>
      </w:r>
      <w:r>
        <w:rPr>
          <w:rFonts w:ascii="Times New Roman" w:hAnsi="Times New Roman"/>
          <w:color w:val="191919"/>
          <w:spacing w:val="-3"/>
          <w:sz w:val="18"/>
          <w:szCs w:val="18"/>
        </w:rPr>
        <w:t>r</w:t>
      </w:r>
      <w:r>
        <w:rPr>
          <w:rFonts w:ascii="Times New Roman" w:hAnsi="Times New Roman"/>
          <w:color w:val="191919"/>
          <w:spacing w:val="-2"/>
          <w:sz w:val="18"/>
          <w:szCs w:val="18"/>
        </w:rPr>
        <w:t>ibute</w:t>
      </w:r>
      <w:r>
        <w:rPr>
          <w:rFonts w:ascii="Times New Roman" w:hAnsi="Times New Roman"/>
          <w:color w:val="191919"/>
          <w:sz w:val="18"/>
          <w:szCs w:val="18"/>
        </w:rPr>
        <w:t>s</w:t>
      </w:r>
      <w:r>
        <w:rPr>
          <w:rFonts w:ascii="Times New Roman" w:hAnsi="Times New Roman"/>
          <w:color w:val="191919"/>
          <w:spacing w:val="-2"/>
          <w:sz w:val="18"/>
          <w:szCs w:val="18"/>
        </w:rPr>
        <w:t xml:space="preserve"> essential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Inheren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objectives:</w:t>
      </w:r>
    </w:p>
    <w:p w:rsidR="00974DBB" w:rsidRDefault="00974DBB" w:rsidP="00974DBB">
      <w:pPr>
        <w:widowControl w:val="0"/>
        <w:autoSpaceDE w:val="0"/>
        <w:autoSpaceDN w:val="0"/>
        <w:adjustRightInd w:val="0"/>
        <w:spacing w:before="16" w:after="0" w:line="200" w:lineRule="exact"/>
        <w:ind w:left="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mutuall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agree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emphasi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integrit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motivation 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arms.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proficiency 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necessit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evolve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themselve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command</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schools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commissioned.</w:t>
      </w:r>
    </w:p>
    <w:p w:rsidR="00974DBB" w:rsidRDefault="00974DBB" w:rsidP="00974DBB">
      <w:pPr>
        <w:widowControl w:val="0"/>
        <w:autoSpaceDE w:val="0"/>
        <w:autoSpaceDN w:val="0"/>
        <w:adjustRightInd w:val="0"/>
        <w:spacing w:before="16" w:after="0" w:line="200" w:lineRule="exact"/>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w:t>
      </w:r>
      <w:r>
        <w:rPr>
          <w:rFonts w:ascii="Times New Roman" w:hAnsi="Times New Roman"/>
          <w:color w:val="191919"/>
          <w:spacing w:val="-3"/>
          <w:sz w:val="18"/>
          <w:szCs w:val="18"/>
        </w:rPr>
        <w:t>t</w:t>
      </w:r>
      <w:r>
        <w:rPr>
          <w:rFonts w:ascii="Times New Roman" w:hAnsi="Times New Roman"/>
          <w:color w:val="191919"/>
          <w:spacing w:val="-2"/>
          <w:sz w:val="18"/>
          <w:szCs w:val="18"/>
        </w:rPr>
        <w:t>itut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 credit.</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191919"/>
          <w:sz w:val="18"/>
          <w:szCs w:val="18"/>
        </w:rPr>
        <w:sectPr w:rsidR="00744829" w:rsidSect="005D3196">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Heading2"/>
        <w:spacing w:before="0"/>
        <w:ind w:left="180" w:right="130" w:firstLine="0"/>
        <w:rPr>
          <w:rFonts w:ascii="Times New Roman" w:hAnsi="Times New Roman"/>
          <w:color w:val="000000"/>
          <w:sz w:val="24"/>
          <w:szCs w:val="24"/>
        </w:rPr>
      </w:pPr>
      <w:bookmarkStart w:id="1231" w:name="_Toc295559132"/>
      <w:bookmarkStart w:id="1232" w:name="_Toc297152665"/>
      <w:r>
        <w:rPr>
          <w:rFonts w:ascii="Times New Roman" w:hAnsi="Times New Roman"/>
          <w:color w:val="191919"/>
          <w:spacing w:val="-2"/>
          <w:sz w:val="24"/>
          <w:szCs w:val="24"/>
        </w:rPr>
        <w:lastRenderedPageBreak/>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ROTC</w:t>
      </w:r>
      <w:bookmarkEnd w:id="1231"/>
      <w:bookmarkEnd w:id="1232"/>
    </w:p>
    <w:p w:rsidR="00974DBB" w:rsidRDefault="00974DBB" w:rsidP="00974DBB">
      <w:pPr>
        <w:widowControl w:val="0"/>
        <w:autoSpaceDE w:val="0"/>
        <w:autoSpaceDN w:val="0"/>
        <w:adjustRightInd w:val="0"/>
        <w:spacing w:before="27" w:after="0"/>
        <w:ind w:left="180" w:right="130" w:firstLine="0"/>
        <w:rPr>
          <w:rFonts w:ascii="Times New Roman" w:hAnsi="Times New Roman"/>
          <w:color w:val="000000"/>
          <w:sz w:val="18"/>
          <w:szCs w:val="18"/>
        </w:rPr>
      </w:pPr>
      <w:r>
        <w:rPr>
          <w:rFonts w:ascii="Times New Roman" w:hAnsi="Times New Roman"/>
          <w:b/>
          <w:bCs/>
          <w:color w:val="191919"/>
          <w:spacing w:val="-2"/>
          <w:sz w:val="18"/>
          <w:szCs w:val="18"/>
        </w:rPr>
        <w:t>A</w:t>
      </w:r>
      <w:r>
        <w:rPr>
          <w:rFonts w:ascii="Times New Roman" w:hAnsi="Times New Roman"/>
          <w:b/>
          <w:bCs/>
          <w:color w:val="191919"/>
          <w:sz w:val="18"/>
          <w:szCs w:val="18"/>
        </w:rPr>
        <w:t>.</w:t>
      </w:r>
      <w:r>
        <w:rPr>
          <w:rFonts w:ascii="Times New Roman" w:hAnsi="Times New Roman"/>
          <w:b/>
          <w:bCs/>
          <w:color w:val="191919"/>
          <w:spacing w:val="-4"/>
          <w:sz w:val="18"/>
          <w:szCs w:val="18"/>
        </w:rPr>
        <w:t xml:space="preserve"> </w:t>
      </w:r>
      <w:r w:rsidRPr="00D07B15">
        <w:rPr>
          <w:rFonts w:ascii="Times New Roman" w:hAnsi="Times New Roman"/>
          <w:b/>
          <w:bCs/>
          <w:color w:val="191919"/>
          <w:spacing w:val="-2"/>
          <w:sz w:val="24"/>
          <w:szCs w:val="24"/>
        </w:rPr>
        <w:t>G</w:t>
      </w:r>
      <w:r>
        <w:rPr>
          <w:rFonts w:ascii="Times New Roman" w:hAnsi="Times New Roman"/>
          <w:b/>
          <w:bCs/>
          <w:color w:val="191919"/>
          <w:spacing w:val="-2"/>
          <w:sz w:val="18"/>
          <w:szCs w:val="18"/>
        </w:rPr>
        <w:t>ENERAL</w:t>
      </w:r>
    </w:p>
    <w:p w:rsidR="00974DBB" w:rsidRDefault="00974DBB" w:rsidP="00974DBB">
      <w:pPr>
        <w:widowControl w:val="0"/>
        <w:autoSpaceDE w:val="0"/>
        <w:autoSpaceDN w:val="0"/>
        <w:adjustRightInd w:val="0"/>
        <w:spacing w:before="12"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evidence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home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enrolled.</w:t>
      </w: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Citizenshi</w:t>
      </w:r>
      <w:r>
        <w:rPr>
          <w:rFonts w:ascii="Times New Roman" w:hAnsi="Times New Roman"/>
          <w:color w:val="191919"/>
          <w:sz w:val="18"/>
          <w:szCs w:val="18"/>
        </w:rPr>
        <w:t>p</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145-1.</w:t>
      </w: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pacing w:val="-3"/>
          <w:sz w:val="18"/>
          <w:szCs w:val="18"/>
        </w:rPr>
        <w:t>i</w:t>
      </w:r>
      <w:r>
        <w:rPr>
          <w:rFonts w:ascii="Times New Roman" w:hAnsi="Times New Roman"/>
          <w:color w:val="191919"/>
          <w:spacing w:val="-2"/>
          <w:sz w:val="18"/>
          <w:szCs w:val="18"/>
        </w:rPr>
        <w:t>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p</w:t>
      </w:r>
      <w:r>
        <w:rPr>
          <w:rFonts w:ascii="Times New Roman" w:hAnsi="Times New Roman"/>
          <w:color w:val="191919"/>
          <w:spacing w:val="-2"/>
          <w:sz w:val="18"/>
          <w:szCs w:val="18"/>
        </w:rPr>
        <w:t>pointment (waiverabl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4</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z w:val="18"/>
          <w:szCs w:val="18"/>
        </w:rPr>
        <w:t>1</w:t>
      </w:r>
      <w:r>
        <w:rPr>
          <w:rFonts w:ascii="Times New Roman" w:hAnsi="Times New Roman"/>
          <w:color w:val="191919"/>
          <w:spacing w:val="-9"/>
          <w:sz w:val="18"/>
          <w:szCs w:val="18"/>
        </w:rPr>
        <w:t xml:space="preserve"> </w:t>
      </w:r>
      <w:r>
        <w:rPr>
          <w:rFonts w:ascii="Times New Roman" w:hAnsi="Times New Roman"/>
          <w:color w:val="191919"/>
          <w:spacing w:val="-2"/>
          <w:sz w:val="18"/>
          <w:szCs w:val="18"/>
        </w:rPr>
        <w:t>Octobe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w:t>
      </w:r>
      <w:r>
        <w:rPr>
          <w:rFonts w:ascii="Times New Roman" w:hAnsi="Times New Roman"/>
          <w:color w:val="191919"/>
          <w:spacing w:val="-3"/>
          <w:sz w:val="18"/>
          <w:szCs w:val="18"/>
        </w:rPr>
        <w:t>r</w:t>
      </w:r>
      <w:r>
        <w:rPr>
          <w:rFonts w:ascii="Times New Roman" w:hAnsi="Times New Roman"/>
          <w:color w:val="191919"/>
          <w:spacing w:val="-2"/>
          <w:sz w:val="18"/>
          <w:szCs w:val="18"/>
        </w:rPr>
        <w:t>ollmen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and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4</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p>
    <w:p w:rsidR="00974DBB" w:rsidRDefault="00974DBB" w:rsidP="00974DBB">
      <w:pPr>
        <w:widowControl w:val="0"/>
        <w:autoSpaceDE w:val="0"/>
        <w:autoSpaceDN w:val="0"/>
        <w:adjustRightInd w:val="0"/>
        <w:spacing w:after="0"/>
        <w:ind w:left="630" w:right="130" w:hanging="180"/>
        <w:rPr>
          <w:rFonts w:ascii="Times New Roman" w:hAnsi="Times New Roman"/>
          <w:color w:val="191919"/>
          <w:spacing w:val="-2"/>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40-501</w:t>
      </w:r>
    </w:p>
    <w:p w:rsidR="00974DBB" w:rsidRDefault="00974DBB" w:rsidP="00974DBB">
      <w:pPr>
        <w:widowControl w:val="0"/>
        <w:autoSpaceDE w:val="0"/>
        <w:autoSpaceDN w:val="0"/>
        <w:adjustRightInd w:val="0"/>
        <w:spacing w:after="0"/>
        <w:ind w:right="130"/>
        <w:rPr>
          <w:rFonts w:ascii="Times New Roman" w:hAnsi="Times New Roman"/>
          <w:color w:val="000000"/>
          <w:sz w:val="18"/>
          <w:szCs w:val="18"/>
        </w:rPr>
      </w:pPr>
    </w:p>
    <w:tbl>
      <w:tblPr>
        <w:tblW w:w="0" w:type="auto"/>
        <w:tblLayout w:type="fixed"/>
        <w:tblCellMar>
          <w:left w:w="0" w:type="dxa"/>
          <w:right w:w="0" w:type="dxa"/>
        </w:tblCellMar>
        <w:tblLook w:val="04A0"/>
      </w:tblPr>
      <w:tblGrid>
        <w:gridCol w:w="5680"/>
        <w:gridCol w:w="995"/>
        <w:gridCol w:w="1075"/>
      </w:tblGrid>
      <w:tr w:rsidR="00974DBB" w:rsidTr="00974DBB">
        <w:trPr>
          <w:trHeight w:hRule="exact" w:val="732"/>
        </w:trPr>
        <w:tc>
          <w:tcPr>
            <w:tcW w:w="5680" w:type="dxa"/>
          </w:tcPr>
          <w:p w:rsidR="00974DBB" w:rsidRDefault="00974DBB" w:rsidP="00974DBB">
            <w:pPr>
              <w:pStyle w:val="Heading2"/>
              <w:spacing w:before="0"/>
              <w:ind w:left="180" w:firstLine="0"/>
              <w:rPr>
                <w:rFonts w:ascii="Times New Roman" w:hAnsi="Times New Roman"/>
                <w:color w:val="000000"/>
                <w:sz w:val="18"/>
                <w:szCs w:val="18"/>
              </w:rPr>
            </w:pPr>
            <w:bookmarkStart w:id="1233" w:name="_Toc295559133"/>
            <w:bookmarkStart w:id="1234" w:name="_Toc297152666"/>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sidRPr="00D07B15">
              <w:rPr>
                <w:rFonts w:ascii="Times New Roman" w:hAnsi="Times New Roman"/>
                <w:bCs w:val="0"/>
                <w:color w:val="191919"/>
                <w:spacing w:val="-2"/>
                <w:sz w:val="24"/>
                <w:szCs w:val="24"/>
              </w:rPr>
              <w:t>M</w:t>
            </w:r>
            <w:r w:rsidRPr="00D07B15">
              <w:rPr>
                <w:rFonts w:ascii="Times New Roman" w:hAnsi="Times New Roman"/>
                <w:bCs w:val="0"/>
                <w:color w:val="191919"/>
                <w:spacing w:val="-2"/>
                <w:sz w:val="18"/>
                <w:szCs w:val="18"/>
              </w:rPr>
              <w:t>ILITAR</w:t>
            </w:r>
            <w:r w:rsidRPr="00D07B15">
              <w:rPr>
                <w:rFonts w:ascii="Times New Roman" w:hAnsi="Times New Roman"/>
                <w:bCs w:val="0"/>
                <w:color w:val="191919"/>
                <w:sz w:val="18"/>
                <w:szCs w:val="18"/>
              </w:rPr>
              <w:t>Y</w:t>
            </w:r>
            <w:r w:rsidRPr="00D07B15">
              <w:rPr>
                <w:rFonts w:ascii="Times New Roman" w:hAnsi="Times New Roman"/>
                <w:bCs w:val="0"/>
                <w:color w:val="191919"/>
                <w:spacing w:val="-3"/>
                <w:sz w:val="18"/>
                <w:szCs w:val="18"/>
              </w:rPr>
              <w:t xml:space="preserve"> </w:t>
            </w:r>
            <w:r w:rsidRPr="00D07B15">
              <w:rPr>
                <w:rFonts w:ascii="Times New Roman" w:hAnsi="Times New Roman"/>
                <w:bCs w:val="0"/>
                <w:color w:val="191919"/>
                <w:spacing w:val="-2"/>
                <w:sz w:val="24"/>
                <w:szCs w:val="24"/>
              </w:rPr>
              <w:t>S</w:t>
            </w:r>
            <w:r w:rsidRPr="00D07B15">
              <w:rPr>
                <w:rFonts w:ascii="Times New Roman" w:hAnsi="Times New Roman"/>
                <w:bCs w:val="0"/>
                <w:color w:val="191919"/>
                <w:spacing w:val="-2"/>
                <w:sz w:val="18"/>
                <w:szCs w:val="18"/>
              </w:rPr>
              <w:t>CIENC</w:t>
            </w:r>
            <w:r w:rsidRPr="00D07B15">
              <w:rPr>
                <w:rFonts w:ascii="Times New Roman" w:hAnsi="Times New Roman"/>
                <w:bCs w:val="0"/>
                <w:color w:val="191919"/>
                <w:sz w:val="18"/>
                <w:szCs w:val="18"/>
              </w:rPr>
              <w:t>E</w:t>
            </w:r>
            <w:r w:rsidRPr="00D07B15">
              <w:rPr>
                <w:rFonts w:ascii="Times New Roman" w:hAnsi="Times New Roman"/>
                <w:bCs w:val="0"/>
                <w:color w:val="191919"/>
                <w:spacing w:val="-4"/>
                <w:sz w:val="18"/>
                <w:szCs w:val="18"/>
              </w:rPr>
              <w:t xml:space="preserve"> </w:t>
            </w:r>
            <w:r w:rsidRPr="00D07B15">
              <w:rPr>
                <w:rFonts w:ascii="Times New Roman" w:hAnsi="Times New Roman"/>
                <w:bCs w:val="0"/>
                <w:color w:val="191919"/>
                <w:spacing w:val="-2"/>
                <w:sz w:val="24"/>
                <w:szCs w:val="24"/>
              </w:rPr>
              <w:t>C</w:t>
            </w:r>
            <w:r w:rsidRPr="00D07B15">
              <w:rPr>
                <w:rFonts w:ascii="Times New Roman" w:hAnsi="Times New Roman"/>
                <w:bCs w:val="0"/>
                <w:color w:val="191919"/>
                <w:spacing w:val="-2"/>
                <w:sz w:val="18"/>
                <w:szCs w:val="18"/>
              </w:rPr>
              <w:t>URRICULUM</w:t>
            </w:r>
            <w:bookmarkEnd w:id="1233"/>
            <w:bookmarkEnd w:id="1234"/>
          </w:p>
          <w:p w:rsidR="00974DBB" w:rsidRDefault="00974DBB" w:rsidP="00680470">
            <w:pPr>
              <w:pStyle w:val="Heading2"/>
              <w:ind w:left="900"/>
              <w:rPr>
                <w:rFonts w:ascii="Times New Roman" w:hAnsi="Times New Roman"/>
              </w:rPr>
            </w:pPr>
          </w:p>
          <w:p w:rsidR="00974DBB" w:rsidRDefault="00974DBB" w:rsidP="00680470">
            <w:pPr>
              <w:pStyle w:val="Heading2"/>
              <w:ind w:left="900"/>
              <w:rPr>
                <w:rFonts w:ascii="Times New Roman" w:hAnsi="Times New Roman"/>
                <w:sz w:val="24"/>
                <w:szCs w:val="24"/>
              </w:rPr>
            </w:pPr>
            <w:bookmarkStart w:id="1235" w:name="_Toc295559134"/>
            <w:bookmarkStart w:id="1236" w:name="_Toc297152667"/>
            <w:r>
              <w:rPr>
                <w:rFonts w:ascii="Times New Roman" w:hAnsi="Times New Roman"/>
                <w:color w:val="191919"/>
                <w:spacing w:val="-2"/>
                <w:sz w:val="18"/>
                <w:szCs w:val="18"/>
              </w:rPr>
              <w:t>F</w:t>
            </w:r>
            <w:r>
              <w:rPr>
                <w:rFonts w:ascii="Times New Roman" w:hAnsi="Times New Roman"/>
                <w:color w:val="191919"/>
                <w:spacing w:val="-5"/>
                <w:sz w:val="18"/>
                <w:szCs w:val="18"/>
              </w:rPr>
              <w:t>r</w:t>
            </w:r>
            <w:r>
              <w:rPr>
                <w:rFonts w:ascii="Times New Roman" w:hAnsi="Times New Roman"/>
                <w:color w:val="191919"/>
                <w:spacing w:val="-2"/>
                <w:sz w:val="18"/>
                <w:szCs w:val="18"/>
              </w:rPr>
              <w:t>eshma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2"/>
                <w:sz w:val="18"/>
                <w:szCs w:val="18"/>
              </w:rPr>
              <w:t>Y</w:t>
            </w:r>
            <w:r>
              <w:rPr>
                <w:rFonts w:ascii="Times New Roman" w:hAnsi="Times New Roman"/>
                <w:color w:val="191919"/>
                <w:spacing w:val="-2"/>
                <w:sz w:val="18"/>
                <w:szCs w:val="18"/>
              </w:rPr>
              <w:t>ear</w:t>
            </w:r>
            <w:bookmarkEnd w:id="1235"/>
            <w:bookmarkEnd w:id="1236"/>
          </w:p>
        </w:tc>
        <w:tc>
          <w:tcPr>
            <w:tcW w:w="99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1237" w:name="_Toc295559135"/>
            <w:bookmarkStart w:id="1238" w:name="_Toc297152668"/>
            <w:r>
              <w:rPr>
                <w:rFonts w:ascii="Times New Roman" w:hAnsi="Times New Roman"/>
                <w:color w:val="191919"/>
                <w:spacing w:val="-2"/>
                <w:sz w:val="18"/>
                <w:szCs w:val="18"/>
              </w:rPr>
              <w:t>Fall</w:t>
            </w:r>
            <w:bookmarkEnd w:id="1237"/>
            <w:bookmarkEnd w:id="1238"/>
          </w:p>
        </w:tc>
        <w:tc>
          <w:tcPr>
            <w:tcW w:w="107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1239" w:name="_Toc295559136"/>
            <w:bookmarkStart w:id="1240" w:name="_Toc297152669"/>
            <w:r>
              <w:rPr>
                <w:rFonts w:ascii="Times New Roman" w:hAnsi="Times New Roman"/>
                <w:color w:val="191919"/>
                <w:spacing w:val="-2"/>
                <w:sz w:val="18"/>
                <w:szCs w:val="18"/>
              </w:rPr>
              <w:t>Spring</w:t>
            </w:r>
            <w:bookmarkEnd w:id="1239"/>
            <w:bookmarkEnd w:id="1240"/>
          </w:p>
        </w:tc>
      </w:tr>
      <w:tr w:rsidR="00974DBB" w:rsidTr="00974DBB">
        <w:trPr>
          <w:trHeight w:hRule="exact" w:val="218"/>
        </w:trPr>
        <w:tc>
          <w:tcPr>
            <w:tcW w:w="568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p>
        </w:tc>
        <w:tc>
          <w:tcPr>
            <w:tcW w:w="995" w:type="dxa"/>
            <w:hideMark/>
          </w:tcPr>
          <w:p w:rsidR="00974DBB" w:rsidRDefault="00974DBB" w:rsidP="00680470">
            <w:pPr>
              <w:widowControl w:val="0"/>
              <w:autoSpaceDE w:val="0"/>
              <w:autoSpaceDN w:val="0"/>
              <w:adjustRightInd w:val="0"/>
              <w:spacing w:after="0" w:line="197" w:lineRule="exact"/>
              <w:ind w:left="90" w:firstLine="9"/>
              <w:jc w:val="right"/>
              <w:rPr>
                <w:rFonts w:ascii="Times New Roman" w:hAnsi="Times New Roman"/>
                <w:sz w:val="24"/>
                <w:szCs w:val="24"/>
              </w:rPr>
            </w:pPr>
            <w:r>
              <w:rPr>
                <w:rFonts w:ascii="Times New Roman" w:hAnsi="Times New Roman"/>
                <w:color w:val="191919"/>
                <w:sz w:val="18"/>
                <w:szCs w:val="18"/>
              </w:rPr>
              <w:t>1</w:t>
            </w:r>
          </w:p>
        </w:tc>
        <w:tc>
          <w:tcPr>
            <w:tcW w:w="1075" w:type="dxa"/>
            <w:hideMark/>
          </w:tcPr>
          <w:p w:rsidR="00974DBB" w:rsidRDefault="00974DBB" w:rsidP="00680470">
            <w:pPr>
              <w:widowControl w:val="0"/>
              <w:autoSpaceDE w:val="0"/>
              <w:autoSpaceDN w:val="0"/>
              <w:adjustRightInd w:val="0"/>
              <w:spacing w:after="0" w:line="197" w:lineRule="exact"/>
              <w:ind w:left="900" w:right="426" w:firstLine="4"/>
              <w:jc w:val="center"/>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322"/>
        </w:trPr>
        <w:tc>
          <w:tcPr>
            <w:tcW w:w="5680" w:type="dxa"/>
            <w:hideMark/>
          </w:tcPr>
          <w:p w:rsidR="00974DBB" w:rsidRDefault="00974DBB" w:rsidP="00680470">
            <w:pPr>
              <w:widowControl w:val="0"/>
              <w:autoSpaceDE w:val="0"/>
              <w:autoSpaceDN w:val="0"/>
              <w:adjustRightInd w:val="0"/>
              <w:spacing w:after="0" w:line="195"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995" w:type="dxa"/>
          </w:tcPr>
          <w:p w:rsidR="00974DBB" w:rsidRDefault="00974DBB" w:rsidP="00680470">
            <w:pPr>
              <w:widowControl w:val="0"/>
              <w:autoSpaceDE w:val="0"/>
              <w:autoSpaceDN w:val="0"/>
              <w:adjustRightInd w:val="0"/>
              <w:spacing w:after="0"/>
              <w:ind w:left="360" w:firstLine="9"/>
              <w:jc w:val="right"/>
              <w:rPr>
                <w:rFonts w:ascii="Times New Roman" w:hAnsi="Times New Roman"/>
                <w:sz w:val="24"/>
                <w:szCs w:val="24"/>
              </w:rPr>
            </w:pPr>
          </w:p>
        </w:tc>
        <w:tc>
          <w:tcPr>
            <w:tcW w:w="1075" w:type="dxa"/>
            <w:hideMark/>
          </w:tcPr>
          <w:p w:rsidR="00974DBB" w:rsidRDefault="00974DBB" w:rsidP="00680470">
            <w:pPr>
              <w:widowControl w:val="0"/>
              <w:autoSpaceDE w:val="0"/>
              <w:autoSpaceDN w:val="0"/>
              <w:adjustRightInd w:val="0"/>
              <w:spacing w:after="0" w:line="195" w:lineRule="exact"/>
              <w:ind w:left="-5" w:right="90" w:hanging="5"/>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1002"/>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Navigatio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Aid</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2</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1173"/>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331</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II</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3</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tabs>
          <w:tab w:val="left" w:pos="6390"/>
          <w:tab w:val="left" w:pos="7200"/>
        </w:tabs>
        <w:autoSpaceDE w:val="0"/>
        <w:autoSpaceDN w:val="0"/>
        <w:adjustRightInd w:val="0"/>
        <w:spacing w:after="0"/>
        <w:ind w:left="900" w:firstLine="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w:t>
      </w:r>
      <w:r>
        <w:rPr>
          <w:rFonts w:ascii="Times New Roman" w:hAnsi="Times New Roman"/>
          <w:b/>
          <w:bCs/>
          <w:color w:val="191919"/>
          <w:sz w:val="18"/>
          <w:szCs w:val="18"/>
        </w:rPr>
        <w:t>r</w:t>
      </w:r>
      <w:r>
        <w:rPr>
          <w:rFonts w:ascii="Times New Roman" w:hAnsi="Times New Roman"/>
          <w:b/>
          <w:bCs/>
          <w:color w:val="191919"/>
          <w:sz w:val="18"/>
          <w:szCs w:val="18"/>
        </w:rPr>
        <w:tab/>
      </w:r>
      <w:r>
        <w:rPr>
          <w:rFonts w:ascii="Times New Roman" w:hAnsi="Times New Roman"/>
          <w:b/>
          <w:bCs/>
          <w:color w:val="191919"/>
          <w:spacing w:val="-2"/>
          <w:sz w:val="18"/>
          <w:szCs w:val="18"/>
        </w:rPr>
        <w:t>Fal</w:t>
      </w:r>
      <w:r>
        <w:rPr>
          <w:rFonts w:ascii="Times New Roman" w:hAnsi="Times New Roman"/>
          <w:b/>
          <w:bCs/>
          <w:color w:val="191919"/>
          <w:sz w:val="18"/>
          <w:szCs w:val="18"/>
        </w:rPr>
        <w:t>l</w:t>
      </w:r>
      <w:r>
        <w:rPr>
          <w:rFonts w:ascii="Times New Roman" w:hAnsi="Times New Roman"/>
          <w:b/>
          <w:bCs/>
          <w:color w:val="191919"/>
          <w:sz w:val="18"/>
          <w:szCs w:val="18"/>
        </w:rPr>
        <w:tab/>
      </w:r>
      <w:r>
        <w:rPr>
          <w:rFonts w:ascii="Times New Roman" w:hAnsi="Times New Roman"/>
          <w:b/>
          <w:bCs/>
          <w:color w:val="191919"/>
          <w:spacing w:val="-2"/>
          <w:sz w:val="18"/>
          <w:szCs w:val="18"/>
        </w:rPr>
        <w:t>Spring</w:t>
      </w:r>
    </w:p>
    <w:p w:rsidR="00974DBB" w:rsidRDefault="00974DBB" w:rsidP="00974DBB">
      <w:pPr>
        <w:widowControl w:val="0"/>
        <w:tabs>
          <w:tab w:val="left" w:pos="6570"/>
          <w:tab w:val="left" w:pos="7200"/>
          <w:tab w:val="right" w:pos="7650"/>
        </w:tabs>
        <w:autoSpaceDE w:val="0"/>
        <w:autoSpaceDN w:val="0"/>
        <w:adjustRightInd w:val="0"/>
        <w:spacing w:before="12"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Settin</w:t>
      </w:r>
      <w:r>
        <w:rPr>
          <w:rFonts w:ascii="Times New Roman" w:hAnsi="Times New Roman"/>
          <w:color w:val="191919"/>
          <w:sz w:val="18"/>
          <w:szCs w:val="18"/>
        </w:rPr>
        <w:t>g</w:t>
      </w:r>
      <w:r>
        <w:rPr>
          <w:rFonts w:ascii="Times New Roman" w:hAnsi="Times New Roman"/>
          <w:color w:val="191919"/>
          <w:sz w:val="18"/>
          <w:szCs w:val="18"/>
        </w:rPr>
        <w:tab/>
        <w:t>3</w:t>
      </w:r>
    </w:p>
    <w:p w:rsidR="00974DBB" w:rsidRDefault="00974DBB" w:rsidP="00974DBB">
      <w:pPr>
        <w:widowControl w:val="0"/>
        <w:tabs>
          <w:tab w:val="left" w:pos="6390"/>
          <w:tab w:val="left" w:pos="7200"/>
          <w:tab w:val="right" w:pos="7830"/>
        </w:tabs>
        <w:autoSpaceDE w:val="0"/>
        <w:autoSpaceDN w:val="0"/>
        <w:adjustRightInd w:val="0"/>
        <w:spacing w:before="9"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Lieutenan</w:t>
      </w:r>
      <w:r>
        <w:rPr>
          <w:rFonts w:ascii="Times New Roman" w:hAnsi="Times New Roman"/>
          <w:color w:val="191919"/>
          <w:sz w:val="18"/>
          <w:szCs w:val="18"/>
        </w:rPr>
        <w:t>t</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z w:val="18"/>
          <w:szCs w:val="18"/>
        </w:rPr>
        <w:tab/>
        <w:t>3</w:t>
      </w:r>
    </w:p>
    <w:p w:rsidR="00974DBB" w:rsidRDefault="00974DBB" w:rsidP="00974DBB">
      <w:pPr>
        <w:widowControl w:val="0"/>
        <w:autoSpaceDE w:val="0"/>
        <w:autoSpaceDN w:val="0"/>
        <w:adjustRightInd w:val="0"/>
        <w:spacing w:after="0"/>
        <w:ind w:left="180" w:firstLine="0"/>
        <w:jc w:val="both"/>
        <w:rPr>
          <w:rFonts w:ascii="Times New Roman" w:hAnsi="Times New Roman"/>
          <w:color w:val="191919"/>
          <w:spacing w:val="-3"/>
          <w:sz w:val="18"/>
          <w:szCs w:val="18"/>
        </w:rPr>
      </w:pPr>
    </w:p>
    <w:p w:rsidR="00974DBB" w:rsidRDefault="00974DBB" w:rsidP="00974DBB">
      <w:pPr>
        <w:widowControl w:val="0"/>
        <w:autoSpaceDE w:val="0"/>
        <w:autoSpaceDN w:val="0"/>
        <w:adjustRightInd w:val="0"/>
        <w:spacing w:after="0"/>
        <w:ind w:left="180" w:firstLine="0"/>
        <w:jc w:val="both"/>
        <w:rPr>
          <w:rFonts w:ascii="Times New Roman" w:hAnsi="Times New Roman"/>
          <w:color w:val="000000"/>
          <w:sz w:val="18"/>
          <w:szCs w:val="18"/>
        </w:rPr>
      </w:pPr>
      <w:r>
        <w:rPr>
          <w:rFonts w:ascii="Times New Roman" w:hAnsi="Times New Roman"/>
          <w:color w:val="191919"/>
          <w:spacing w:val="-3"/>
          <w:sz w:val="18"/>
          <w:szCs w:val="18"/>
        </w:rPr>
        <w:t>Freshma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Sophomor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starte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befor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9"/>
          <w:sz w:val="18"/>
          <w:szCs w:val="18"/>
        </w:rPr>
        <w:t>11</w:t>
      </w:r>
      <w:r>
        <w:rPr>
          <w:rFonts w:ascii="Times New Roman" w:hAnsi="Times New Roman"/>
          <w:color w:val="191919"/>
          <w:spacing w:val="-3"/>
          <w:sz w:val="18"/>
          <w:szCs w:val="18"/>
        </w:rPr>
        <w:t>1</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MILS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udents.</w:t>
      </w:r>
    </w:p>
    <w:p w:rsidR="00974DBB" w:rsidRDefault="00974DBB" w:rsidP="00974DBB">
      <w:pPr>
        <w:widowControl w:val="0"/>
        <w:autoSpaceDE w:val="0"/>
        <w:autoSpaceDN w:val="0"/>
        <w:adjustRightInd w:val="0"/>
        <w:spacing w:before="2" w:after="0" w:line="150" w:lineRule="exact"/>
        <w:ind w:left="900"/>
        <w:rPr>
          <w:rFonts w:ascii="Times New Roman" w:hAnsi="Times New Roman"/>
          <w:color w:val="000000"/>
          <w:sz w:val="15"/>
          <w:szCs w:val="15"/>
        </w:rPr>
      </w:pPr>
    </w:p>
    <w:tbl>
      <w:tblPr>
        <w:tblW w:w="0" w:type="auto"/>
        <w:tblLayout w:type="fixed"/>
        <w:tblCellMar>
          <w:left w:w="0" w:type="dxa"/>
          <w:right w:w="0" w:type="dxa"/>
        </w:tblCellMar>
        <w:tblLook w:val="04A0"/>
      </w:tblPr>
      <w:tblGrid>
        <w:gridCol w:w="5320"/>
        <w:gridCol w:w="1317"/>
        <w:gridCol w:w="1124"/>
      </w:tblGrid>
      <w:tr w:rsidR="00974DBB" w:rsidTr="00974DBB">
        <w:trPr>
          <w:trHeight w:hRule="exact" w:val="732"/>
        </w:trPr>
        <w:tc>
          <w:tcPr>
            <w:tcW w:w="5320" w:type="dxa"/>
          </w:tcPr>
          <w:p w:rsidR="00974DBB" w:rsidRDefault="00974DBB" w:rsidP="00680470">
            <w:pPr>
              <w:widowControl w:val="0"/>
              <w:autoSpaceDE w:val="0"/>
              <w:autoSpaceDN w:val="0"/>
              <w:adjustRightInd w:val="0"/>
              <w:spacing w:before="70" w:after="0"/>
              <w:ind w:left="900" w:firstLine="10"/>
              <w:rPr>
                <w:rFonts w:ascii="Times New Roman" w:hAnsi="Times New Roman"/>
                <w:color w:val="000000"/>
                <w:sz w:val="18"/>
                <w:szCs w:val="18"/>
              </w:rPr>
            </w:pPr>
            <w:r>
              <w:rPr>
                <w:rFonts w:ascii="Times New Roman" w:hAnsi="Times New Roman"/>
                <w:b/>
                <w:bCs/>
                <w:color w:val="191919"/>
                <w:spacing w:val="-2"/>
                <w:sz w:val="18"/>
                <w:szCs w:val="18"/>
              </w:rPr>
              <w:t>Suggeste</w:t>
            </w:r>
            <w:r>
              <w:rPr>
                <w:rFonts w:ascii="Times New Roman" w:hAnsi="Times New Roman"/>
                <w:b/>
                <w:bCs/>
                <w:color w:val="191919"/>
                <w:sz w:val="18"/>
                <w:szCs w:val="18"/>
              </w:rPr>
              <w:t>d</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Cours</w:t>
            </w:r>
            <w:r>
              <w:rPr>
                <w:rFonts w:ascii="Times New Roman" w:hAnsi="Times New Roman"/>
                <w:b/>
                <w:bCs/>
                <w:color w:val="191919"/>
                <w:sz w:val="18"/>
                <w:szCs w:val="18"/>
              </w:rPr>
              <w:t>e</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Study</w:t>
            </w:r>
          </w:p>
          <w:p w:rsidR="00974DBB" w:rsidRDefault="00974DBB" w:rsidP="00680470">
            <w:pPr>
              <w:widowControl w:val="0"/>
              <w:autoSpaceDE w:val="0"/>
              <w:autoSpaceDN w:val="0"/>
              <w:adjustRightInd w:val="0"/>
              <w:spacing w:before="5" w:after="0" w:line="220" w:lineRule="exact"/>
              <w:ind w:left="900"/>
              <w:rPr>
                <w:rFonts w:ascii="Times New Roman" w:hAnsi="Times New Roman"/>
              </w:rPr>
            </w:pPr>
          </w:p>
          <w:p w:rsidR="00974DBB" w:rsidRDefault="00974DBB" w:rsidP="00680470">
            <w:pPr>
              <w:widowControl w:val="0"/>
              <w:autoSpaceDE w:val="0"/>
              <w:autoSpaceDN w:val="0"/>
              <w:adjustRightInd w:val="0"/>
              <w:spacing w:after="0"/>
              <w:ind w:left="900" w:firstLine="10"/>
              <w:rPr>
                <w:rFonts w:ascii="Times New Roman" w:hAnsi="Times New Roman"/>
                <w:sz w:val="24"/>
                <w:szCs w:val="24"/>
              </w:rPr>
            </w:pPr>
            <w:r>
              <w:rPr>
                <w:rFonts w:ascii="Times New Roman" w:hAnsi="Times New Roman"/>
                <w:b/>
                <w:bCs/>
                <w:color w:val="191919"/>
                <w:spacing w:val="-2"/>
                <w:sz w:val="18"/>
                <w:szCs w:val="18"/>
              </w:rPr>
              <w:t>F</w:t>
            </w:r>
            <w:r>
              <w:rPr>
                <w:rFonts w:ascii="Times New Roman" w:hAnsi="Times New Roman"/>
                <w:b/>
                <w:bCs/>
                <w:color w:val="191919"/>
                <w:spacing w:val="-5"/>
                <w:sz w:val="18"/>
                <w:szCs w:val="18"/>
              </w:rPr>
              <w:t>r</w:t>
            </w:r>
            <w:r>
              <w:rPr>
                <w:rFonts w:ascii="Times New Roman" w:hAnsi="Times New Roman"/>
                <w:b/>
                <w:bCs/>
                <w:color w:val="191919"/>
                <w:spacing w:val="-2"/>
                <w:sz w:val="18"/>
                <w:szCs w:val="18"/>
              </w:rPr>
              <w:t>eshma</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tc>
        <w:tc>
          <w:tcPr>
            <w:tcW w:w="1317" w:type="dxa"/>
          </w:tcPr>
          <w:p w:rsidR="00974DBB" w:rsidRDefault="00974DBB" w:rsidP="00680470">
            <w:pPr>
              <w:widowControl w:val="0"/>
              <w:autoSpaceDE w:val="0"/>
              <w:autoSpaceDN w:val="0"/>
              <w:adjustRightInd w:val="0"/>
              <w:spacing w:before="3" w:after="0" w:line="100" w:lineRule="exact"/>
              <w:ind w:left="360" w:firstLine="0"/>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ind w:left="360" w:firstLine="0"/>
              <w:jc w:val="right"/>
              <w:rPr>
                <w:rFonts w:ascii="Times New Roman" w:hAnsi="Times New Roman"/>
                <w:sz w:val="24"/>
                <w:szCs w:val="24"/>
              </w:rPr>
            </w:pPr>
            <w:r>
              <w:rPr>
                <w:rFonts w:ascii="Times New Roman" w:hAnsi="Times New Roman"/>
                <w:b/>
                <w:bCs/>
                <w:color w:val="191919"/>
                <w:spacing w:val="-2"/>
                <w:sz w:val="18"/>
                <w:szCs w:val="18"/>
              </w:rPr>
              <w:t>Fall</w:t>
            </w:r>
          </w:p>
        </w:tc>
        <w:tc>
          <w:tcPr>
            <w:tcW w:w="1124" w:type="dxa"/>
          </w:tcPr>
          <w:p w:rsidR="00974DBB" w:rsidRDefault="00974DBB" w:rsidP="00680470">
            <w:pPr>
              <w:widowControl w:val="0"/>
              <w:autoSpaceDE w:val="0"/>
              <w:autoSpaceDN w:val="0"/>
              <w:adjustRightInd w:val="0"/>
              <w:spacing w:before="3" w:after="0" w:line="100" w:lineRule="exact"/>
              <w:ind w:left="213" w:firstLine="4"/>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firstLine="4"/>
              <w:jc w:val="right"/>
              <w:rPr>
                <w:rFonts w:ascii="Times New Roman" w:hAnsi="Times New Roman"/>
                <w:sz w:val="24"/>
                <w:szCs w:val="24"/>
              </w:rPr>
            </w:pPr>
            <w:r>
              <w:rPr>
                <w:rFonts w:ascii="Times New Roman" w:hAnsi="Times New Roman"/>
                <w:b/>
                <w:bCs/>
                <w:color w:val="191919"/>
                <w:spacing w:val="-2"/>
                <w:sz w:val="18"/>
                <w:szCs w:val="18"/>
              </w:rPr>
              <w:t>Spring</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after="0" w:line="197" w:lineRule="exact"/>
              <w:ind w:left="360" w:right="57" w:firstLine="0"/>
              <w:jc w:val="right"/>
              <w:rPr>
                <w:rFonts w:ascii="Times New Roman" w:hAnsi="Times New Roman"/>
                <w:sz w:val="24"/>
                <w:szCs w:val="24"/>
              </w:rPr>
            </w:pPr>
            <w:r>
              <w:rPr>
                <w:rFonts w:ascii="Times New Roman" w:hAnsi="Times New Roman"/>
                <w:color w:val="191919"/>
                <w:sz w:val="18"/>
                <w:szCs w:val="18"/>
              </w:rPr>
              <w:t>1</w:t>
            </w:r>
          </w:p>
        </w:tc>
        <w:tc>
          <w:tcPr>
            <w:tcW w:w="1124" w:type="dxa"/>
          </w:tcPr>
          <w:p w:rsidR="00974DBB" w:rsidRDefault="00974DBB" w:rsidP="00680470">
            <w:pPr>
              <w:widowControl w:val="0"/>
              <w:autoSpaceDE w:val="0"/>
              <w:autoSpaceDN w:val="0"/>
              <w:adjustRightInd w:val="0"/>
              <w:spacing w:before="6"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right="11" w:firstLine="4"/>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Innovativ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before="94" w:after="0"/>
              <w:ind w:left="900" w:right="86" w:firstLine="4"/>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2</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Environments</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orld</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autoSpaceDE w:val="0"/>
        <w:autoSpaceDN w:val="0"/>
        <w:adjustRightInd w:val="0"/>
        <w:spacing w:before="9" w:after="0" w:line="100" w:lineRule="exact"/>
        <w:ind w:left="900"/>
        <w:rPr>
          <w:rFonts w:ascii="Times New Roman" w:hAnsi="Times New Roman"/>
          <w:sz w:val="10"/>
          <w:szCs w:val="10"/>
        </w:rPr>
      </w:pPr>
    </w:p>
    <w:p w:rsidR="00974DBB" w:rsidRDefault="00974DBB" w:rsidP="00974DBB">
      <w:pPr>
        <w:pStyle w:val="Heading2"/>
        <w:spacing w:before="0"/>
        <w:ind w:left="180" w:right="130" w:firstLine="0"/>
        <w:rPr>
          <w:rFonts w:ascii="Times New Roman" w:hAnsi="Times New Roman"/>
          <w:color w:val="000000"/>
          <w:sz w:val="18"/>
          <w:szCs w:val="18"/>
        </w:rPr>
      </w:pPr>
      <w:bookmarkStart w:id="1241" w:name="_Toc295559137"/>
      <w:bookmarkStart w:id="1242" w:name="_Toc297152670"/>
      <w:r>
        <w:rPr>
          <w:rFonts w:ascii="Times New Roman" w:hAnsi="Times New Roman"/>
          <w:color w:val="191919"/>
          <w:spacing w:val="-2"/>
          <w:sz w:val="24"/>
          <w:szCs w:val="24"/>
        </w:rPr>
        <w:t>C</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XCELLENC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EACHING</w:t>
      </w:r>
      <w:r>
        <w:rPr>
          <w:rFonts w:ascii="Times New Roman" w:hAnsi="Times New Roman"/>
          <w:color w:val="191919"/>
          <w:sz w:val="24"/>
          <w:szCs w:val="24"/>
        </w:rPr>
        <w:t>,</w:t>
      </w:r>
      <w:r>
        <w:rPr>
          <w:rFonts w:ascii="Times New Roman" w:hAnsi="Times New Roman"/>
          <w:color w:val="191919"/>
          <w:spacing w:val="-5"/>
          <w:sz w:val="24"/>
          <w:szCs w:val="24"/>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 xml:space="preserve">G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DVISING</w:t>
      </w:r>
      <w:bookmarkEnd w:id="1241"/>
      <w:bookmarkEnd w:id="1242"/>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universit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promote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comprehensiv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 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proficien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learner</w:t>
      </w:r>
      <w:r>
        <w:rPr>
          <w:rFonts w:ascii="Times New Roman" w:hAnsi="Times New Roman"/>
          <w:color w:val="191919"/>
          <w:sz w:val="18"/>
          <w:szCs w:val="18"/>
        </w:rPr>
        <w:t>s</w:t>
      </w:r>
      <w:r>
        <w:rPr>
          <w:rFonts w:ascii="Times New Roman" w:hAnsi="Times New Roman"/>
          <w:color w:val="191919"/>
          <w:spacing w:val="-6"/>
          <w:sz w:val="18"/>
          <w:szCs w:val="18"/>
        </w:rPr>
        <w:t xml:space="preserve"> </w:t>
      </w:r>
      <w:ins w:id="1243" w:author="rjones" w:date="2011-04-19T16:26:00Z">
        <w:r>
          <w:rPr>
            <w:rFonts w:ascii="Times New Roman" w:hAnsi="Times New Roman"/>
            <w:color w:val="191919"/>
            <w:spacing w:val="-6"/>
            <w:sz w:val="18"/>
            <w:szCs w:val="18"/>
          </w:rPr>
          <w:t xml:space="preserve">by </w:t>
        </w:r>
      </w:ins>
      <w:del w:id="1244" w:author="rjones" w:date="2011-04-19T16:26:00Z">
        <w:r w:rsidDel="008B3172">
          <w:rPr>
            <w:rFonts w:ascii="Times New Roman" w:hAnsi="Times New Roman"/>
            <w:color w:val="191919"/>
            <w:spacing w:val="-2"/>
            <w:sz w:val="18"/>
            <w:szCs w:val="18"/>
          </w:rPr>
          <w:delText>an</w:delText>
        </w:r>
        <w:r w:rsidDel="008B3172">
          <w:rPr>
            <w:rFonts w:ascii="Times New Roman" w:hAnsi="Times New Roman"/>
            <w:color w:val="191919"/>
            <w:sz w:val="18"/>
            <w:szCs w:val="18"/>
          </w:rPr>
          <w:delText>d</w:delText>
        </w:r>
      </w:del>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buil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capacit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instructors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primar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focu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ins w:id="1245" w:author="rjones" w:date="2011-04-19T16:26:00Z">
        <w:r>
          <w:rPr>
            <w:rFonts w:ascii="Times New Roman" w:hAnsi="Times New Roman"/>
            <w:color w:val="191919"/>
            <w:spacing w:val="-4"/>
            <w:sz w:val="18"/>
            <w:szCs w:val="18"/>
          </w:rPr>
          <w:t xml:space="preserve">their </w:t>
        </w:r>
      </w:ins>
      <w:r>
        <w:rPr>
          <w:rFonts w:ascii="Times New Roman" w:hAnsi="Times New Roman"/>
          <w:color w:val="191919"/>
          <w:spacing w:val="-2"/>
          <w:sz w:val="18"/>
          <w:szCs w:val="18"/>
        </w:rPr>
        <w:t>initia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matriculatio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30" w:after="0" w:line="249" w:lineRule="auto"/>
        <w:ind w:left="900" w:right="71"/>
        <w:jc w:val="both"/>
        <w:rPr>
          <w:rFonts w:ascii="Times New Roman" w:hAnsi="Times New Roman"/>
          <w:color w:val="000000"/>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000000"/>
          <w:sz w:val="24"/>
          <w:szCs w:val="24"/>
        </w:rPr>
        <w:sectPr w:rsidR="00744829" w:rsidSect="00744829">
          <w:headerReference w:type="even" r:id="rId81"/>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4"/>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pacing w:val="-3"/>
          <w:sz w:val="18"/>
          <w:szCs w:val="18"/>
        </w:rPr>
        <w:t>j</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components: Facult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Retention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esting</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autoSpaceDE w:val="0"/>
        <w:autoSpaceDN w:val="0"/>
        <w:adjustRightInd w:val="0"/>
        <w:spacing w:before="20" w:after="0"/>
        <w:ind w:left="180" w:right="130" w:firstLine="0"/>
        <w:jc w:val="both"/>
        <w:rPr>
          <w:rFonts w:ascii="Times New Roman" w:hAnsi="Times New Roman"/>
          <w:b/>
          <w:bCs/>
          <w:color w:val="191919"/>
          <w:spacing w:val="-16"/>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1246" w:name="_Toc295559138"/>
      <w:bookmarkStart w:id="1247" w:name="_Toc297152671"/>
      <w:r>
        <w:rPr>
          <w:rFonts w:ascii="Times New Roman" w:hAnsi="Times New Roman"/>
          <w:color w:val="191919"/>
          <w:spacing w:val="-16"/>
          <w:sz w:val="24"/>
          <w:szCs w:val="24"/>
        </w:rPr>
        <w:t>F</w:t>
      </w:r>
      <w:r>
        <w:rPr>
          <w:rFonts w:ascii="Times New Roman" w:hAnsi="Times New Roman"/>
          <w:color w:val="191919"/>
          <w:spacing w:val="-2"/>
          <w:sz w:val="18"/>
          <w:szCs w:val="18"/>
        </w:rPr>
        <w:t>ACU</w:t>
      </w:r>
      <w:r>
        <w:rPr>
          <w:rFonts w:ascii="Times New Roman" w:hAnsi="Times New Roman"/>
          <w:color w:val="191919"/>
          <w:spacing w:val="-19"/>
          <w:sz w:val="18"/>
          <w:szCs w:val="18"/>
        </w:rPr>
        <w:t>L</w:t>
      </w:r>
      <w:r>
        <w:rPr>
          <w:rFonts w:ascii="Times New Roman" w:hAnsi="Times New Roman"/>
          <w:color w:val="191919"/>
          <w:spacing w:val="-2"/>
          <w:sz w:val="18"/>
          <w:szCs w:val="18"/>
        </w:rPr>
        <w:t>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16"/>
          <w:sz w:val="18"/>
          <w:szCs w:val="18"/>
        </w:rPr>
        <w:t>T</w:t>
      </w:r>
      <w:r>
        <w:rPr>
          <w:rFonts w:ascii="Times New Roman" w:hAnsi="Times New Roman"/>
          <w:color w:val="191919"/>
          <w:spacing w:val="-2"/>
          <w:sz w:val="18"/>
          <w:szCs w:val="18"/>
        </w:rPr>
        <w:t>AF</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EVELOPMENT</w:t>
      </w:r>
      <w:bookmarkEnd w:id="1246"/>
      <w:bookmarkEnd w:id="1247"/>
    </w:p>
    <w:p w:rsidR="00A92366" w:rsidRDefault="00A92366" w:rsidP="00A92366">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sponsor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teachi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7"/>
          <w:sz w:val="18"/>
          <w:szCs w:val="18"/>
        </w:rPr>
        <w:t>W</w:t>
      </w:r>
      <w:r>
        <w:rPr>
          <w:rFonts w:ascii="Times New Roman" w:hAnsi="Times New Roman"/>
          <w:color w:val="191919"/>
          <w:spacing w:val="-2"/>
          <w:sz w:val="18"/>
          <w:szCs w:val="18"/>
        </w:rPr>
        <w:t>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seminar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strengthe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 xml:space="preserve">n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promotion</w:t>
      </w:r>
      <w:r>
        <w:rPr>
          <w:rFonts w:ascii="Times New Roman" w:hAnsi="Times New Roman"/>
          <w:color w:val="191919"/>
          <w:sz w:val="18"/>
          <w:szCs w:val="18"/>
        </w:rPr>
        <w:t xml:space="preserve">, </w:t>
      </w:r>
      <w:r>
        <w:rPr>
          <w:rFonts w:ascii="Times New Roman" w:hAnsi="Times New Roman"/>
          <w:color w:val="191919"/>
          <w:spacing w:val="-2"/>
          <w:sz w:val="18"/>
          <w:szCs w:val="18"/>
        </w:rPr>
        <w:t>tenure</w:t>
      </w:r>
      <w:r>
        <w:rPr>
          <w:rFonts w:ascii="Times New Roman" w:hAnsi="Times New Roman"/>
          <w:color w:val="191919"/>
          <w:sz w:val="18"/>
          <w:szCs w:val="18"/>
        </w:rPr>
        <w:t xml:space="preserve">, </w:t>
      </w:r>
      <w:r>
        <w:rPr>
          <w:rFonts w:ascii="Times New Roman" w:hAnsi="Times New Roman"/>
          <w:color w:val="191919"/>
          <w:spacing w:val="-2"/>
          <w:sz w:val="18"/>
          <w:szCs w:val="18"/>
        </w:rPr>
        <w:t>post-tenur</w:t>
      </w:r>
      <w:r>
        <w:rPr>
          <w:rFonts w:ascii="Times New Roman" w:hAnsi="Times New Roman"/>
          <w:color w:val="191919"/>
          <w:sz w:val="18"/>
          <w:szCs w:val="18"/>
        </w:rPr>
        <w:t xml:space="preserve">e </w:t>
      </w:r>
      <w:r>
        <w:rPr>
          <w:rFonts w:ascii="Times New Roman" w:hAnsi="Times New Roman"/>
          <w:color w:val="191919"/>
          <w:spacing w:val="-2"/>
          <w:sz w:val="18"/>
          <w:szCs w:val="18"/>
        </w:rPr>
        <w:t>revie</w:t>
      </w:r>
      <w:r>
        <w:rPr>
          <w:rFonts w:ascii="Times New Roman" w:hAnsi="Times New Roman"/>
          <w:color w:val="191919"/>
          <w:sz w:val="18"/>
          <w:szCs w:val="18"/>
        </w:rPr>
        <w:t xml:space="preserve">w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developin</w:t>
      </w:r>
      <w:r>
        <w:rPr>
          <w:rFonts w:ascii="Times New Roman" w:hAnsi="Times New Roman"/>
          <w:color w:val="191919"/>
          <w:sz w:val="18"/>
          <w:szCs w:val="18"/>
        </w:rPr>
        <w:t>g a</w:t>
      </w:r>
      <w:del w:id="1248" w:author="rjones" w:date="2011-04-19T16:27:00Z">
        <w:r w:rsidDel="008B3172">
          <w:rPr>
            <w:rFonts w:ascii="Times New Roman" w:hAnsi="Times New Roman"/>
            <w:color w:val="191919"/>
            <w:sz w:val="18"/>
            <w:szCs w:val="18"/>
          </w:rPr>
          <w:delText>a</w:delText>
        </w:r>
      </w:del>
      <w:r>
        <w:rPr>
          <w:rFonts w:ascii="Times New Roman" w:hAnsi="Times New Roman"/>
          <w:color w:val="191919"/>
          <w:sz w:val="18"/>
          <w:szCs w:val="18"/>
        </w:rPr>
        <w:t xml:space="preserve"> </w:t>
      </w:r>
      <w:r>
        <w:rPr>
          <w:rFonts w:ascii="Times New Roman" w:hAnsi="Times New Roman"/>
          <w:color w:val="191919"/>
          <w:spacing w:val="-2"/>
          <w:sz w:val="18"/>
          <w:szCs w:val="18"/>
        </w:rPr>
        <w:t>five-yea</w:t>
      </w:r>
      <w:r>
        <w:rPr>
          <w:rFonts w:ascii="Times New Roman" w:hAnsi="Times New Roman"/>
          <w:color w:val="191919"/>
          <w:sz w:val="18"/>
          <w:szCs w:val="18"/>
        </w:rPr>
        <w:t xml:space="preserve">r </w:t>
      </w:r>
      <w:r>
        <w:rPr>
          <w:rFonts w:ascii="Times New Roman" w:hAnsi="Times New Roman"/>
          <w:color w:val="191919"/>
          <w:spacing w:val="-2"/>
          <w:sz w:val="18"/>
          <w:szCs w:val="18"/>
        </w:rPr>
        <w:t>professiona</w:t>
      </w:r>
      <w:r>
        <w:rPr>
          <w:rFonts w:ascii="Times New Roman" w:hAnsi="Times New Roman"/>
          <w:color w:val="191919"/>
          <w:sz w:val="18"/>
          <w:szCs w:val="18"/>
        </w:rPr>
        <w:t>l</w:t>
      </w:r>
      <w:r w:rsidRPr="00A92366">
        <w:rPr>
          <w:rFonts w:ascii="Times New Roman" w:hAnsi="Times New Roman"/>
          <w:color w:val="000000" w:themeColor="text1"/>
          <w:sz w:val="18"/>
          <w:szCs w:val="18"/>
        </w:rPr>
        <w:t xml:space="preserve"> </w:t>
      </w:r>
      <w:r w:rsidRPr="00A92366">
        <w:rPr>
          <w:rFonts w:ascii="Times New Roman" w:hAnsi="Times New Roman"/>
          <w:color w:val="000000" w:themeColor="text1"/>
          <w:spacing w:val="-2"/>
          <w:sz w:val="18"/>
          <w:szCs w:val="18"/>
        </w:rPr>
        <w:t>plan</w:t>
      </w:r>
      <w:r>
        <w:rPr>
          <w:rFonts w:ascii="Times New Roman" w:hAnsi="Times New Roman"/>
          <w:color w:val="191919"/>
          <w:sz w:val="18"/>
          <w:szCs w:val="18"/>
        </w:rPr>
        <w:t>.</w:t>
      </w:r>
      <w:del w:id="1249" w:author="rjones" w:date="2011-04-19T16:27:00Z">
        <w:r w:rsidDel="008B3172">
          <w:rPr>
            <w:rFonts w:ascii="Times New Roman" w:hAnsi="Times New Roman"/>
            <w:color w:val="191919"/>
            <w:sz w:val="18"/>
            <w:szCs w:val="18"/>
          </w:rPr>
          <w:delText xml:space="preserve"> </w:delText>
        </w:r>
        <w:r w:rsidDel="008B3172">
          <w:rPr>
            <w:rFonts w:ascii="Times New Roman" w:hAnsi="Times New Roman"/>
            <w:color w:val="191919"/>
            <w:spacing w:val="2"/>
            <w:sz w:val="18"/>
            <w:szCs w:val="18"/>
          </w:rPr>
          <w:delText xml:space="preserve"> </w:delText>
        </w:r>
      </w:del>
      <w:del w:id="1250" w:author="rjones" w:date="2011-04-19T16:28:00Z">
        <w:r w:rsidDel="008B3172">
          <w:rPr>
            <w:rFonts w:ascii="Times New Roman" w:hAnsi="Times New Roman"/>
            <w:color w:val="191919"/>
            <w:spacing w:val="-2"/>
            <w:sz w:val="18"/>
            <w:szCs w:val="18"/>
          </w:rPr>
          <w:delText>Som</w:delText>
        </w:r>
        <w:r w:rsidDel="008B3172">
          <w:rPr>
            <w:rFonts w:ascii="Times New Roman" w:hAnsi="Times New Roman"/>
            <w:color w:val="191919"/>
            <w:sz w:val="18"/>
            <w:szCs w:val="18"/>
          </w:rPr>
          <w:delText xml:space="preserve">e </w:delText>
        </w:r>
        <w:r w:rsidDel="008B3172">
          <w:rPr>
            <w:rFonts w:ascii="Times New Roman" w:hAnsi="Times New Roman"/>
            <w:color w:val="191919"/>
            <w:spacing w:val="-2"/>
            <w:sz w:val="18"/>
            <w:szCs w:val="18"/>
          </w:rPr>
          <w:delText>o</w:delText>
        </w:r>
        <w:r w:rsidDel="008B3172">
          <w:rPr>
            <w:rFonts w:ascii="Times New Roman" w:hAnsi="Times New Roman"/>
            <w:color w:val="191919"/>
            <w:sz w:val="18"/>
            <w:szCs w:val="18"/>
          </w:rPr>
          <w:delText xml:space="preserve">f </w:delText>
        </w:r>
        <w:r w:rsidDel="008B3172">
          <w:rPr>
            <w:rFonts w:ascii="Times New Roman" w:hAnsi="Times New Roman"/>
            <w:color w:val="191919"/>
            <w:spacing w:val="-2"/>
            <w:sz w:val="18"/>
            <w:szCs w:val="18"/>
          </w:rPr>
          <w:delText>th</w:delText>
        </w:r>
        <w:r w:rsidDel="008B3172">
          <w:rPr>
            <w:rFonts w:ascii="Times New Roman" w:hAnsi="Times New Roman"/>
            <w:color w:val="191919"/>
            <w:sz w:val="18"/>
            <w:szCs w:val="18"/>
          </w:rPr>
          <w:delText xml:space="preserve">e </w:delText>
        </w:r>
        <w:r w:rsidDel="008B3172">
          <w:rPr>
            <w:rFonts w:ascii="Times New Roman" w:hAnsi="Times New Roman"/>
            <w:color w:val="191919"/>
            <w:spacing w:val="-2"/>
            <w:sz w:val="18"/>
            <w:szCs w:val="18"/>
          </w:rPr>
          <w:delText>workshop</w:delText>
        </w:r>
        <w:r w:rsidDel="008B3172">
          <w:rPr>
            <w:rFonts w:ascii="Times New Roman" w:hAnsi="Times New Roman"/>
            <w:color w:val="191919"/>
            <w:sz w:val="18"/>
            <w:szCs w:val="18"/>
          </w:rPr>
          <w:delText xml:space="preserve">s </w:delText>
        </w:r>
        <w:r w:rsidDel="008B3172">
          <w:rPr>
            <w:rFonts w:ascii="Times New Roman" w:hAnsi="Times New Roman"/>
            <w:color w:val="191919"/>
            <w:spacing w:val="-2"/>
            <w:sz w:val="18"/>
            <w:szCs w:val="18"/>
          </w:rPr>
          <w:delText>o</w:delText>
        </w:r>
        <w:r w:rsidDel="008B3172">
          <w:rPr>
            <w:rFonts w:ascii="Times New Roman" w:hAnsi="Times New Roman"/>
            <w:color w:val="191919"/>
            <w:spacing w:val="-5"/>
            <w:sz w:val="18"/>
            <w:szCs w:val="18"/>
          </w:rPr>
          <w:delText>f</w:delText>
        </w:r>
        <w:r w:rsidDel="008B3172">
          <w:rPr>
            <w:rFonts w:ascii="Times New Roman" w:hAnsi="Times New Roman"/>
            <w:color w:val="191919"/>
            <w:spacing w:val="-2"/>
            <w:sz w:val="18"/>
            <w:szCs w:val="18"/>
          </w:rPr>
          <w:delText>fere</w:delText>
        </w:r>
        <w:r w:rsidDel="008B3172">
          <w:rPr>
            <w:rFonts w:ascii="Times New Roman" w:hAnsi="Times New Roman"/>
            <w:color w:val="191919"/>
            <w:sz w:val="18"/>
            <w:szCs w:val="18"/>
          </w:rPr>
          <w:delText xml:space="preserve">d </w:delText>
        </w:r>
        <w:r w:rsidDel="008B3172">
          <w:rPr>
            <w:rFonts w:ascii="Times New Roman" w:hAnsi="Times New Roman"/>
            <w:color w:val="191919"/>
            <w:spacing w:val="-3"/>
            <w:sz w:val="18"/>
            <w:szCs w:val="18"/>
          </w:rPr>
          <w:delText>t</w:delText>
        </w:r>
        <w:r w:rsidDel="008B3172">
          <w:rPr>
            <w:rFonts w:ascii="Times New Roman" w:hAnsi="Times New Roman"/>
            <w:color w:val="191919"/>
            <w:sz w:val="18"/>
            <w:szCs w:val="18"/>
          </w:rPr>
          <w:delText xml:space="preserve">o </w:delText>
        </w:r>
        <w:r w:rsidDel="008B3172">
          <w:rPr>
            <w:rFonts w:ascii="Times New Roman" w:hAnsi="Times New Roman"/>
            <w:color w:val="191919"/>
            <w:spacing w:val="-2"/>
            <w:sz w:val="18"/>
            <w:szCs w:val="18"/>
          </w:rPr>
          <w:delText>assis</w:delText>
        </w:r>
        <w:r w:rsidDel="008B3172">
          <w:rPr>
            <w:rFonts w:ascii="Times New Roman" w:hAnsi="Times New Roman"/>
            <w:color w:val="191919"/>
            <w:sz w:val="18"/>
            <w:szCs w:val="18"/>
          </w:rPr>
          <w:delText xml:space="preserve">t </w:delText>
        </w:r>
        <w:r w:rsidDel="008B3172">
          <w:rPr>
            <w:rFonts w:ascii="Times New Roman" w:hAnsi="Times New Roman"/>
            <w:color w:val="191919"/>
            <w:spacing w:val="-2"/>
            <w:sz w:val="18"/>
            <w:szCs w:val="18"/>
          </w:rPr>
          <w:delText>faculty includ</w:delText>
        </w:r>
        <w:r w:rsidDel="008B3172">
          <w:rPr>
            <w:rFonts w:ascii="Times New Roman" w:hAnsi="Times New Roman"/>
            <w:color w:val="191919"/>
            <w:sz w:val="18"/>
            <w:szCs w:val="18"/>
          </w:rPr>
          <w:delText>e</w:delText>
        </w:r>
        <w:r w:rsidDel="008B3172">
          <w:rPr>
            <w:rFonts w:ascii="Times New Roman" w:hAnsi="Times New Roman"/>
            <w:color w:val="191919"/>
            <w:spacing w:val="-5"/>
            <w:sz w:val="18"/>
            <w:szCs w:val="18"/>
          </w:rPr>
          <w:delText xml:space="preserve"> </w:delText>
        </w:r>
        <w:r w:rsidDel="008B3172">
          <w:rPr>
            <w:rFonts w:ascii="Times New Roman" w:hAnsi="Times New Roman"/>
            <w:color w:val="191919"/>
            <w:spacing w:val="-2"/>
            <w:sz w:val="18"/>
            <w:szCs w:val="18"/>
          </w:rPr>
          <w:delText>WEB-C</w:delText>
        </w:r>
        <w:r w:rsidDel="008B3172">
          <w:rPr>
            <w:rFonts w:ascii="Times New Roman" w:hAnsi="Times New Roman"/>
            <w:color w:val="191919"/>
            <w:spacing w:val="-15"/>
            <w:sz w:val="18"/>
            <w:szCs w:val="18"/>
          </w:rPr>
          <w:delText>T</w:delText>
        </w:r>
        <w:r w:rsidDel="008B3172">
          <w:rPr>
            <w:rFonts w:ascii="Times New Roman" w:hAnsi="Times New Roman"/>
            <w:color w:val="191919"/>
            <w:sz w:val="18"/>
            <w:szCs w:val="18"/>
          </w:rPr>
          <w:delText>,</w:delText>
        </w:r>
        <w:r w:rsidDel="008B3172">
          <w:rPr>
            <w:rFonts w:ascii="Times New Roman" w:hAnsi="Times New Roman"/>
            <w:color w:val="191919"/>
            <w:spacing w:val="-12"/>
            <w:sz w:val="18"/>
            <w:szCs w:val="18"/>
          </w:rPr>
          <w:delText xml:space="preserve"> </w:delText>
        </w:r>
        <w:r w:rsidDel="008B3172">
          <w:rPr>
            <w:rFonts w:ascii="Times New Roman" w:hAnsi="Times New Roman"/>
            <w:color w:val="191919"/>
            <w:spacing w:val="-2"/>
            <w:sz w:val="18"/>
            <w:szCs w:val="18"/>
          </w:rPr>
          <w:delText>Academi</w:delText>
        </w:r>
        <w:r w:rsidDel="008B3172">
          <w:rPr>
            <w:rFonts w:ascii="Times New Roman" w:hAnsi="Times New Roman"/>
            <w:color w:val="191919"/>
            <w:sz w:val="18"/>
            <w:szCs w:val="18"/>
          </w:rPr>
          <w:delText>c</w:delText>
        </w:r>
        <w:r w:rsidDel="008B3172">
          <w:rPr>
            <w:rFonts w:ascii="Times New Roman" w:hAnsi="Times New Roman"/>
            <w:color w:val="191919"/>
            <w:spacing w:val="-12"/>
            <w:sz w:val="18"/>
            <w:szCs w:val="18"/>
          </w:rPr>
          <w:delText xml:space="preserve"> </w:delText>
        </w:r>
        <w:r w:rsidDel="008B3172">
          <w:rPr>
            <w:rFonts w:ascii="Times New Roman" w:hAnsi="Times New Roman"/>
            <w:color w:val="191919"/>
            <w:spacing w:val="-2"/>
            <w:sz w:val="18"/>
            <w:szCs w:val="18"/>
          </w:rPr>
          <w:delText>Advising</w:delText>
        </w:r>
        <w:r w:rsidDel="008B3172">
          <w:rPr>
            <w:rFonts w:ascii="Times New Roman" w:hAnsi="Times New Roman"/>
            <w:color w:val="191919"/>
            <w:sz w:val="18"/>
            <w:szCs w:val="18"/>
          </w:rPr>
          <w:delText>,</w:delText>
        </w:r>
        <w:r w:rsidDel="008B3172">
          <w:rPr>
            <w:rFonts w:ascii="Times New Roman" w:hAnsi="Times New Roman"/>
            <w:color w:val="191919"/>
            <w:spacing w:val="-2"/>
            <w:sz w:val="18"/>
            <w:szCs w:val="18"/>
          </w:rPr>
          <w:delText xml:space="preserve"> Readin</w:delText>
        </w:r>
        <w:r w:rsidDel="008B3172">
          <w:rPr>
            <w:rFonts w:ascii="Times New Roman" w:hAnsi="Times New Roman"/>
            <w:color w:val="191919"/>
            <w:sz w:val="18"/>
            <w:szCs w:val="18"/>
          </w:rPr>
          <w:delText>g</w:delText>
        </w:r>
        <w:r w:rsidDel="008B3172">
          <w:rPr>
            <w:rFonts w:ascii="Times New Roman" w:hAnsi="Times New Roman"/>
            <w:color w:val="191919"/>
            <w:spacing w:val="-2"/>
            <w:sz w:val="18"/>
            <w:szCs w:val="18"/>
          </w:rPr>
          <w:delText xml:space="preserve"> an</w:delText>
        </w:r>
        <w:r w:rsidDel="008B3172">
          <w:rPr>
            <w:rFonts w:ascii="Times New Roman" w:hAnsi="Times New Roman"/>
            <w:color w:val="191919"/>
            <w:sz w:val="18"/>
            <w:szCs w:val="18"/>
          </w:rPr>
          <w:delText>d</w:delText>
        </w:r>
        <w:r w:rsidDel="008B3172">
          <w:rPr>
            <w:rFonts w:ascii="Times New Roman" w:hAnsi="Times New Roman"/>
            <w:color w:val="191919"/>
            <w:spacing w:val="-5"/>
            <w:sz w:val="18"/>
            <w:szCs w:val="18"/>
          </w:rPr>
          <w:delText xml:space="preserve"> </w:delText>
        </w:r>
        <w:r w:rsidDel="008B3172">
          <w:rPr>
            <w:rFonts w:ascii="Times New Roman" w:hAnsi="Times New Roman"/>
            <w:color w:val="191919"/>
            <w:spacing w:val="-9"/>
            <w:sz w:val="18"/>
            <w:szCs w:val="18"/>
          </w:rPr>
          <w:delText>W</w:delText>
        </w:r>
        <w:r w:rsidDel="008B3172">
          <w:rPr>
            <w:rFonts w:ascii="Times New Roman" w:hAnsi="Times New Roman"/>
            <w:color w:val="191919"/>
            <w:spacing w:val="-2"/>
            <w:sz w:val="18"/>
            <w:szCs w:val="18"/>
          </w:rPr>
          <w:delText>ritin</w:delText>
        </w:r>
        <w:r w:rsidDel="008B3172">
          <w:rPr>
            <w:rFonts w:ascii="Times New Roman" w:hAnsi="Times New Roman"/>
            <w:color w:val="191919"/>
            <w:sz w:val="18"/>
            <w:szCs w:val="18"/>
          </w:rPr>
          <w:delText>g</w:delText>
        </w:r>
        <w:r w:rsidDel="008B3172">
          <w:rPr>
            <w:rFonts w:ascii="Times New Roman" w:hAnsi="Times New Roman"/>
            <w:color w:val="191919"/>
            <w:spacing w:val="-2"/>
            <w:sz w:val="18"/>
            <w:szCs w:val="18"/>
          </w:rPr>
          <w:delText xml:space="preserve"> acros</w:delText>
        </w:r>
        <w:r w:rsidDel="008B3172">
          <w:rPr>
            <w:rFonts w:ascii="Times New Roman" w:hAnsi="Times New Roman"/>
            <w:color w:val="191919"/>
            <w:sz w:val="18"/>
            <w:szCs w:val="18"/>
          </w:rPr>
          <w:delText>s</w:delText>
        </w:r>
        <w:r w:rsidDel="008B3172">
          <w:rPr>
            <w:rFonts w:ascii="Times New Roman" w:hAnsi="Times New Roman"/>
            <w:color w:val="191919"/>
            <w:spacing w:val="-2"/>
            <w:sz w:val="18"/>
            <w:szCs w:val="18"/>
          </w:rPr>
          <w:delText xml:space="preserve"> th</w:delText>
        </w:r>
        <w:r w:rsidDel="008B3172">
          <w:rPr>
            <w:rFonts w:ascii="Times New Roman" w:hAnsi="Times New Roman"/>
            <w:color w:val="191919"/>
            <w:sz w:val="18"/>
            <w:szCs w:val="18"/>
          </w:rPr>
          <w:delText>e</w:delText>
        </w:r>
        <w:r w:rsidDel="008B3172">
          <w:rPr>
            <w:rFonts w:ascii="Times New Roman" w:hAnsi="Times New Roman"/>
            <w:color w:val="191919"/>
            <w:spacing w:val="-2"/>
            <w:sz w:val="18"/>
            <w:szCs w:val="18"/>
          </w:rPr>
          <w:delText xml:space="preserve"> Curriculu</w:delText>
        </w:r>
        <w:r w:rsidDel="008B3172">
          <w:rPr>
            <w:rFonts w:ascii="Times New Roman" w:hAnsi="Times New Roman"/>
            <w:color w:val="191919"/>
            <w:sz w:val="18"/>
            <w:szCs w:val="18"/>
          </w:rPr>
          <w:delText>m</w:delText>
        </w:r>
        <w:r w:rsidDel="008B3172">
          <w:rPr>
            <w:rFonts w:ascii="Times New Roman" w:hAnsi="Times New Roman"/>
            <w:color w:val="191919"/>
            <w:spacing w:val="-2"/>
            <w:sz w:val="18"/>
            <w:szCs w:val="18"/>
          </w:rPr>
          <w:delText xml:space="preserve"> Model</w:delText>
        </w:r>
        <w:r w:rsidDel="008B3172">
          <w:rPr>
            <w:rFonts w:ascii="Times New Roman" w:hAnsi="Times New Roman"/>
            <w:color w:val="191919"/>
            <w:sz w:val="18"/>
            <w:szCs w:val="18"/>
          </w:rPr>
          <w:delText>,</w:delText>
        </w:r>
        <w:r w:rsidDel="008B3172">
          <w:rPr>
            <w:rFonts w:ascii="Times New Roman" w:hAnsi="Times New Roman"/>
            <w:color w:val="191919"/>
            <w:spacing w:val="-2"/>
            <w:sz w:val="18"/>
            <w:szCs w:val="18"/>
          </w:rPr>
          <w:delText xml:space="preserve"> Instructiona</w:delText>
        </w:r>
        <w:r w:rsidDel="008B3172">
          <w:rPr>
            <w:rFonts w:ascii="Times New Roman" w:hAnsi="Times New Roman"/>
            <w:color w:val="191919"/>
            <w:sz w:val="18"/>
            <w:szCs w:val="18"/>
          </w:rPr>
          <w:delText>l</w:delText>
        </w:r>
        <w:r w:rsidDel="008B3172">
          <w:rPr>
            <w:rFonts w:ascii="Times New Roman" w:hAnsi="Times New Roman"/>
            <w:color w:val="191919"/>
            <w:spacing w:val="-5"/>
            <w:sz w:val="18"/>
            <w:szCs w:val="18"/>
          </w:rPr>
          <w:delText xml:space="preserve"> </w:delText>
        </w:r>
        <w:r w:rsidDel="008B3172">
          <w:rPr>
            <w:rFonts w:ascii="Times New Roman" w:hAnsi="Times New Roman"/>
            <w:color w:val="191919"/>
            <w:spacing w:val="-14"/>
            <w:sz w:val="18"/>
            <w:szCs w:val="18"/>
          </w:rPr>
          <w:delText>T</w:delText>
        </w:r>
        <w:r w:rsidDel="008B3172">
          <w:rPr>
            <w:rFonts w:ascii="Times New Roman" w:hAnsi="Times New Roman"/>
            <w:color w:val="191919"/>
            <w:spacing w:val="-2"/>
            <w:sz w:val="18"/>
            <w:szCs w:val="18"/>
          </w:rPr>
          <w:delText>echnolog</w:delText>
        </w:r>
        <w:r w:rsidDel="008B3172">
          <w:rPr>
            <w:rFonts w:ascii="Times New Roman" w:hAnsi="Times New Roman"/>
            <w:color w:val="191919"/>
            <w:spacing w:val="-13"/>
            <w:sz w:val="18"/>
            <w:szCs w:val="18"/>
          </w:rPr>
          <w:delText>y</w:delText>
        </w:r>
        <w:r w:rsidDel="008B3172">
          <w:rPr>
            <w:rFonts w:ascii="Times New Roman" w:hAnsi="Times New Roman"/>
            <w:color w:val="191919"/>
            <w:sz w:val="18"/>
            <w:szCs w:val="18"/>
          </w:rPr>
          <w:delText>,</w:delText>
        </w:r>
        <w:r w:rsidDel="008B3172">
          <w:rPr>
            <w:rFonts w:ascii="Times New Roman" w:hAnsi="Times New Roman"/>
            <w:color w:val="191919"/>
            <w:spacing w:val="-2"/>
            <w:sz w:val="18"/>
            <w:szCs w:val="18"/>
          </w:rPr>
          <w:delText xml:space="preserve"> an</w:delText>
        </w:r>
        <w:r w:rsidDel="008B3172">
          <w:rPr>
            <w:rFonts w:ascii="Times New Roman" w:hAnsi="Times New Roman"/>
            <w:color w:val="191919"/>
            <w:sz w:val="18"/>
            <w:szCs w:val="18"/>
          </w:rPr>
          <w:delText>d</w:delText>
        </w:r>
        <w:r w:rsidDel="008B3172">
          <w:rPr>
            <w:rFonts w:ascii="Times New Roman" w:hAnsi="Times New Roman"/>
            <w:color w:val="191919"/>
            <w:spacing w:val="-2"/>
            <w:sz w:val="18"/>
            <w:szCs w:val="18"/>
          </w:rPr>
          <w:delText xml:space="preserve"> Developin</w:delText>
        </w:r>
        <w:r w:rsidDel="008B3172">
          <w:rPr>
            <w:rFonts w:ascii="Times New Roman" w:hAnsi="Times New Roman"/>
            <w:color w:val="191919"/>
            <w:sz w:val="18"/>
            <w:szCs w:val="18"/>
          </w:rPr>
          <w:delText>g</w:delText>
        </w:r>
        <w:r w:rsidDel="008B3172">
          <w:rPr>
            <w:rFonts w:ascii="Times New Roman" w:hAnsi="Times New Roman"/>
            <w:color w:val="191919"/>
            <w:spacing w:val="-2"/>
            <w:sz w:val="18"/>
            <w:szCs w:val="18"/>
          </w:rPr>
          <w:delText xml:space="preserve"> </w:delText>
        </w:r>
        <w:r w:rsidDel="008B3172">
          <w:rPr>
            <w:rFonts w:ascii="Times New Roman" w:hAnsi="Times New Roman"/>
            <w:color w:val="191919"/>
            <w:sz w:val="18"/>
            <w:szCs w:val="18"/>
          </w:rPr>
          <w:delText>a</w:delText>
        </w:r>
        <w:r w:rsidDel="008B3172">
          <w:rPr>
            <w:rFonts w:ascii="Times New Roman" w:hAnsi="Times New Roman"/>
            <w:color w:val="191919"/>
            <w:spacing w:val="-3"/>
            <w:sz w:val="18"/>
            <w:szCs w:val="18"/>
          </w:rPr>
          <w:delText xml:space="preserve"> </w:delText>
        </w:r>
        <w:r w:rsidDel="008B3172">
          <w:rPr>
            <w:rFonts w:ascii="Times New Roman" w:hAnsi="Times New Roman"/>
            <w:color w:val="191919"/>
            <w:spacing w:val="-2"/>
            <w:sz w:val="18"/>
            <w:szCs w:val="18"/>
          </w:rPr>
          <w:delText>Profes- siona</w:delText>
        </w:r>
        <w:r w:rsidDel="008B3172">
          <w:rPr>
            <w:rFonts w:ascii="Times New Roman" w:hAnsi="Times New Roman"/>
            <w:color w:val="191919"/>
            <w:sz w:val="18"/>
            <w:szCs w:val="18"/>
          </w:rPr>
          <w:delText>l</w:delText>
        </w:r>
        <w:r w:rsidDel="008B3172">
          <w:rPr>
            <w:rFonts w:ascii="Times New Roman" w:hAnsi="Times New Roman"/>
            <w:color w:val="191919"/>
            <w:spacing w:val="1"/>
            <w:sz w:val="18"/>
            <w:szCs w:val="18"/>
          </w:rPr>
          <w:delText xml:space="preserve"> </w:delText>
        </w:r>
        <w:r w:rsidDel="008B3172">
          <w:rPr>
            <w:rFonts w:ascii="Times New Roman" w:hAnsi="Times New Roman"/>
            <w:color w:val="191919"/>
            <w:spacing w:val="-2"/>
            <w:sz w:val="18"/>
            <w:szCs w:val="18"/>
          </w:rPr>
          <w:delText>Portfolio</w:delText>
        </w:r>
        <w:r w:rsidDel="008B3172">
          <w:rPr>
            <w:rFonts w:ascii="Times New Roman" w:hAnsi="Times New Roman"/>
            <w:color w:val="191919"/>
            <w:sz w:val="18"/>
            <w:szCs w:val="18"/>
          </w:rPr>
          <w:delText>.</w:delText>
        </w:r>
      </w:del>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ins w:id="1251" w:author="rjones" w:date="2011-04-19T16:28:00Z">
        <w:r>
          <w:rPr>
            <w:rFonts w:ascii="Times New Roman" w:hAnsi="Times New Roman"/>
            <w:color w:val="191919"/>
            <w:spacing w:val="1"/>
            <w:sz w:val="18"/>
            <w:szCs w:val="18"/>
          </w:rPr>
          <w:t xml:space="preserve">ASU </w:t>
        </w:r>
      </w:ins>
      <w:proofErr w:type="gramStart"/>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del w:id="1252" w:author="rjones" w:date="2011-04-19T16:28:00Z">
        <w:r w:rsidDel="008B3172">
          <w:rPr>
            <w:rFonts w:ascii="Times New Roman" w:hAnsi="Times New Roman"/>
            <w:color w:val="191919"/>
            <w:spacing w:val="-2"/>
            <w:sz w:val="18"/>
            <w:szCs w:val="18"/>
          </w:rPr>
          <w:delText>a</w:delText>
        </w:r>
        <w:r w:rsidDel="008B3172">
          <w:rPr>
            <w:rFonts w:ascii="Times New Roman" w:hAnsi="Times New Roman"/>
            <w:color w:val="191919"/>
            <w:sz w:val="18"/>
            <w:szCs w:val="18"/>
          </w:rPr>
          <w:delText>t</w:delText>
        </w:r>
        <w:r w:rsidDel="008B3172">
          <w:rPr>
            <w:rFonts w:ascii="Times New Roman" w:hAnsi="Times New Roman"/>
            <w:color w:val="191919"/>
            <w:spacing w:val="1"/>
            <w:sz w:val="18"/>
            <w:szCs w:val="18"/>
          </w:rPr>
          <w:delText xml:space="preserve"> </w:delText>
        </w:r>
        <w:r w:rsidDel="008B3172">
          <w:rPr>
            <w:rFonts w:ascii="Times New Roman" w:hAnsi="Times New Roman"/>
            <w:color w:val="191919"/>
            <w:spacing w:val="-2"/>
            <w:sz w:val="18"/>
            <w:szCs w:val="18"/>
          </w:rPr>
          <w:delText>th</w:delText>
        </w:r>
        <w:r w:rsidDel="008B3172">
          <w:rPr>
            <w:rFonts w:ascii="Times New Roman" w:hAnsi="Times New Roman"/>
            <w:color w:val="191919"/>
            <w:sz w:val="18"/>
            <w:szCs w:val="18"/>
          </w:rPr>
          <w:delText>e</w:delText>
        </w:r>
        <w:r w:rsidDel="008B3172">
          <w:rPr>
            <w:rFonts w:ascii="Times New Roman" w:hAnsi="Times New Roman"/>
            <w:color w:val="191919"/>
            <w:spacing w:val="1"/>
            <w:sz w:val="18"/>
            <w:szCs w:val="18"/>
          </w:rPr>
          <w:delText xml:space="preserve"> </w:delText>
        </w:r>
        <w:r w:rsidDel="008B3172">
          <w:rPr>
            <w:rFonts w:ascii="Times New Roman" w:hAnsi="Times New Roman"/>
            <w:color w:val="191919"/>
            <w:spacing w:val="-2"/>
            <w:sz w:val="18"/>
            <w:szCs w:val="18"/>
          </w:rPr>
          <w:delText>universit</w:delText>
        </w:r>
        <w:r w:rsidDel="008B3172">
          <w:rPr>
            <w:rFonts w:ascii="Times New Roman" w:hAnsi="Times New Roman"/>
            <w:color w:val="191919"/>
            <w:sz w:val="18"/>
            <w:szCs w:val="18"/>
          </w:rPr>
          <w:delText>y</w:delText>
        </w:r>
      </w:del>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len</w:t>
      </w:r>
      <w:r>
        <w:rPr>
          <w:rFonts w:ascii="Times New Roman" w:hAnsi="Times New Roman"/>
          <w:color w:val="191919"/>
          <w:sz w:val="18"/>
          <w:szCs w:val="18"/>
        </w:rPr>
        <w:t>d</w:t>
      </w:r>
      <w:proofErr w:type="gramEnd"/>
      <w:r>
        <w:rPr>
          <w:rFonts w:ascii="Times New Roman" w:hAnsi="Times New Roman"/>
          <w:color w:val="19191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 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fort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1253" w:name="_Toc295559139"/>
      <w:bookmarkStart w:id="1254" w:name="_Toc297152672"/>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1253"/>
      <w:bookmarkEnd w:id="1254"/>
    </w:p>
    <w:p w:rsidR="00A92366" w:rsidRDefault="00A92366" w:rsidP="00A92366">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opportuni</w:t>
      </w:r>
      <w:r>
        <w:rPr>
          <w:rFonts w:ascii="Times New Roman" w:hAnsi="Times New Roman"/>
          <w:color w:val="191919"/>
          <w:spacing w:val="-3"/>
          <w:sz w:val="18"/>
          <w:szCs w:val="18"/>
        </w:rPr>
        <w:t>t</w:t>
      </w:r>
      <w:r>
        <w:rPr>
          <w:rFonts w:ascii="Times New Roman" w:hAnsi="Times New Roman"/>
          <w:color w:val="191919"/>
          <w:spacing w:val="-2"/>
          <w:sz w:val="18"/>
          <w:szCs w:val="18"/>
        </w:rPr>
        <w: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test taker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discussions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usin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simulations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b</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natura</w:t>
      </w:r>
      <w:r>
        <w:rPr>
          <w:rFonts w:ascii="Times New Roman" w:hAnsi="Times New Roman"/>
          <w:color w:val="191919"/>
          <w:sz w:val="18"/>
          <w:szCs w:val="18"/>
        </w:rPr>
        <w:t>l</w:t>
      </w:r>
      <w:ins w:id="1255" w:author="rjones" w:date="2011-04-19T16:29:00Z">
        <w:r>
          <w:rPr>
            <w:rFonts w:ascii="Times New Roman" w:hAnsi="Times New Roman"/>
            <w:color w:val="191919"/>
            <w:sz w:val="18"/>
            <w:szCs w:val="18"/>
          </w:rPr>
          <w:t>,</w:t>
        </w:r>
      </w:ins>
      <w:r>
        <w:rPr>
          <w:rFonts w:ascii="Times New Roman" w:hAnsi="Times New Roman"/>
          <w:color w:val="191919"/>
          <w:spacing w:val="-5"/>
          <w:sz w:val="18"/>
          <w:szCs w:val="18"/>
        </w:rPr>
        <w:t xml:space="preserve"> </w:t>
      </w:r>
      <w:del w:id="1256" w:author="rjones" w:date="2011-04-19T16:29:00Z">
        <w:r w:rsidDel="008B3172">
          <w:rPr>
            <w:rFonts w:ascii="Times New Roman" w:hAnsi="Times New Roman"/>
            <w:color w:val="191919"/>
            <w:spacing w:val="-2"/>
            <w:sz w:val="18"/>
            <w:szCs w:val="18"/>
          </w:rPr>
          <w:delText>an</w:delText>
        </w:r>
        <w:r w:rsidDel="008B3172">
          <w:rPr>
            <w:rFonts w:ascii="Times New Roman" w:hAnsi="Times New Roman"/>
            <w:color w:val="191919"/>
            <w:sz w:val="18"/>
            <w:szCs w:val="18"/>
          </w:rPr>
          <w:delText>d</w:delText>
        </w:r>
      </w:del>
      <w:r>
        <w:rPr>
          <w:rFonts w:ascii="Times New Roman" w:hAnsi="Times New Roman"/>
          <w:color w:val="191919"/>
          <w:spacing w:val="-5"/>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humanities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o</w:t>
      </w:r>
      <w:r>
        <w:rPr>
          <w:rFonts w:ascii="Times New Roman" w:hAnsi="Times New Roman"/>
          <w:color w:val="191919"/>
          <w:spacing w:val="-2"/>
          <w:sz w:val="18"/>
          <w:szCs w:val="18"/>
        </w:rPr>
        <w:t>mprehensio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extensiv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w:t>
      </w:r>
      <w:ins w:id="1257" w:author="rjones" w:date="2011-04-19T16:29:00Z">
        <w:r>
          <w:rPr>
            <w:rFonts w:ascii="Times New Roman" w:hAnsi="Times New Roman"/>
            <w:color w:val="191919"/>
            <w:spacing w:val="-2"/>
            <w:sz w:val="18"/>
            <w:szCs w:val="18"/>
          </w:rPr>
          <w:t xml:space="preserve">  At the printing of this catalog, Albany State has applied for exemption from the Regents</w:t>
        </w:r>
      </w:ins>
      <w:ins w:id="1258" w:author="rjones" w:date="2011-04-19T16:35:00Z">
        <w:r>
          <w:rPr>
            <w:rFonts w:ascii="Times New Roman" w:hAnsi="Times New Roman"/>
            <w:color w:val="191919"/>
            <w:spacing w:val="-2"/>
            <w:sz w:val="18"/>
            <w:szCs w:val="18"/>
          </w:rPr>
          <w:t>’ Test.</w:t>
        </w:r>
      </w:ins>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259" w:name="_Toc295559140"/>
      <w:bookmarkStart w:id="1260" w:name="_Toc297152673"/>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7"/>
          <w:sz w:val="24"/>
          <w:szCs w:val="24"/>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ESTING</w:t>
      </w:r>
      <w:bookmarkEnd w:id="1259"/>
      <w:bookmarkEnd w:id="1260"/>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opportuni</w:t>
      </w:r>
      <w:r>
        <w:rPr>
          <w:rFonts w:ascii="Times New Roman" w:hAnsi="Times New Roman"/>
          <w:color w:val="191919"/>
          <w:spacing w:val="-3"/>
          <w:sz w:val="18"/>
          <w:szCs w:val="18"/>
        </w:rPr>
        <w:t>t</w:t>
      </w:r>
      <w:r>
        <w:rPr>
          <w:rFonts w:ascii="Times New Roman" w:hAnsi="Times New Roman"/>
          <w:color w:val="191919"/>
          <w:spacing w:val="-2"/>
          <w:sz w:val="18"/>
          <w:szCs w:val="18"/>
        </w:rPr>
        <w: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test taker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discussions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usin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simulations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b</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natura</w:t>
      </w:r>
      <w:r>
        <w:rPr>
          <w:rFonts w:ascii="Times New Roman" w:hAnsi="Times New Roman"/>
          <w:color w:val="191919"/>
          <w:sz w:val="18"/>
          <w:szCs w:val="18"/>
        </w:rPr>
        <w:t>l</w:t>
      </w:r>
      <w:ins w:id="1261" w:author="rjones" w:date="2011-04-19T16:29:00Z">
        <w:r>
          <w:rPr>
            <w:rFonts w:ascii="Times New Roman" w:hAnsi="Times New Roman"/>
            <w:color w:val="191919"/>
            <w:sz w:val="18"/>
            <w:szCs w:val="18"/>
          </w:rPr>
          <w:t>,</w:t>
        </w:r>
      </w:ins>
      <w:r>
        <w:rPr>
          <w:rFonts w:ascii="Times New Roman" w:hAnsi="Times New Roman"/>
          <w:color w:val="191919"/>
          <w:spacing w:val="-5"/>
          <w:sz w:val="18"/>
          <w:szCs w:val="18"/>
        </w:rPr>
        <w:t xml:space="preserve"> </w:t>
      </w:r>
      <w:del w:id="1262" w:author="rjones" w:date="2011-04-19T16:29:00Z">
        <w:r w:rsidDel="008B3172">
          <w:rPr>
            <w:rFonts w:ascii="Times New Roman" w:hAnsi="Times New Roman"/>
            <w:color w:val="191919"/>
            <w:spacing w:val="-2"/>
            <w:sz w:val="18"/>
            <w:szCs w:val="18"/>
          </w:rPr>
          <w:delText>an</w:delText>
        </w:r>
        <w:r w:rsidDel="008B3172">
          <w:rPr>
            <w:rFonts w:ascii="Times New Roman" w:hAnsi="Times New Roman"/>
            <w:color w:val="191919"/>
            <w:sz w:val="18"/>
            <w:szCs w:val="18"/>
          </w:rPr>
          <w:delText>d</w:delText>
        </w:r>
      </w:del>
      <w:r>
        <w:rPr>
          <w:rFonts w:ascii="Times New Roman" w:hAnsi="Times New Roman"/>
          <w:color w:val="191919"/>
          <w:spacing w:val="-5"/>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humanities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o</w:t>
      </w:r>
      <w:r>
        <w:rPr>
          <w:rFonts w:ascii="Times New Roman" w:hAnsi="Times New Roman"/>
          <w:color w:val="191919"/>
          <w:spacing w:val="-2"/>
          <w:sz w:val="18"/>
          <w:szCs w:val="18"/>
        </w:rPr>
        <w:t>mprehensio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extensiv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w:t>
      </w:r>
      <w:ins w:id="1263" w:author="rjones" w:date="2011-04-19T16:29:00Z">
        <w:r>
          <w:rPr>
            <w:rFonts w:ascii="Times New Roman" w:hAnsi="Times New Roman"/>
            <w:color w:val="191919"/>
            <w:spacing w:val="-2"/>
            <w:sz w:val="18"/>
            <w:szCs w:val="18"/>
          </w:rPr>
          <w:t xml:space="preserve">  At the printing of this catalog, Albany State has applied for exemption from the Regents</w:t>
        </w:r>
      </w:ins>
      <w:ins w:id="1264" w:author="rjones" w:date="2011-04-19T16:35:00Z">
        <w:r>
          <w:rPr>
            <w:rFonts w:ascii="Times New Roman" w:hAnsi="Times New Roman"/>
            <w:color w:val="191919"/>
            <w:spacing w:val="-2"/>
            <w:sz w:val="18"/>
            <w:szCs w:val="18"/>
          </w:rPr>
          <w:t>’ Test.</w:t>
        </w:r>
      </w:ins>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265" w:name="_Toc295559141"/>
      <w:bookmarkStart w:id="1266" w:name="_Toc297152674"/>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1265"/>
      <w:bookmarkEnd w:id="1266"/>
    </w:p>
    <w:p w:rsidR="00974DBB" w:rsidRDefault="00974DBB" w:rsidP="00974DBB">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974DBB" w:rsidRPr="00261C96"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operate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umbrell</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interdependen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w:t>
      </w:r>
      <w:r>
        <w:rPr>
          <w:rFonts w:ascii="Times New Roman" w:hAnsi="Times New Roman"/>
          <w:color w:val="191919"/>
          <w:spacing w:val="-3"/>
          <w:sz w:val="18"/>
          <w:szCs w:val="18"/>
        </w:rPr>
        <w:t>i</w:t>
      </w:r>
      <w:r>
        <w:rPr>
          <w:rFonts w:ascii="Times New Roman" w:hAnsi="Times New Roman"/>
          <w:color w:val="191919"/>
          <w:spacing w:val="-2"/>
          <w:sz w:val="18"/>
          <w:szCs w:val="18"/>
        </w:rPr>
        <w:t>sin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system 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giv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convenien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advisement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registrati</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friendl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patien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manne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p</w:t>
      </w:r>
      <w:r>
        <w:rPr>
          <w:rFonts w:ascii="Times New Roman" w:hAnsi="Times New Roman"/>
          <w:color w:val="191919"/>
          <w:spacing w:val="-2"/>
          <w:sz w:val="18"/>
          <w:szCs w:val="18"/>
        </w:rPr>
        <w:t>lannin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 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locatin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undecide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7"/>
          <w:sz w:val="18"/>
          <w:szCs w:val="18"/>
        </w:rPr>
        <w:t xml:space="preserve"> </w:t>
      </w:r>
      <w:ins w:id="1267" w:author="rjones" w:date="2011-04-19T16:35:00Z">
        <w:r>
          <w:rPr>
            <w:rFonts w:ascii="Times New Roman" w:hAnsi="Times New Roman"/>
            <w:color w:val="191919"/>
            <w:spacing w:val="-7"/>
            <w:sz w:val="18"/>
            <w:szCs w:val="18"/>
          </w:rPr>
          <w:t xml:space="preserve">their </w:t>
        </w:r>
      </w:ins>
      <w:del w:id="1268" w:author="rjones" w:date="2011-04-19T16:35:00Z">
        <w:r w:rsidDel="008B3172">
          <w:rPr>
            <w:rFonts w:ascii="Times New Roman" w:hAnsi="Times New Roman"/>
            <w:color w:val="191919"/>
            <w:sz w:val="18"/>
            <w:szCs w:val="18"/>
          </w:rPr>
          <w:delText>a</w:delText>
        </w:r>
      </w:del>
      <w:r>
        <w:rPr>
          <w:rFonts w:ascii="Times New Roman" w:hAnsi="Times New Roman"/>
          <w:color w:val="191919"/>
          <w:spacing w:val="-2"/>
          <w:sz w:val="18"/>
          <w:szCs w:val="18"/>
        </w:rPr>
        <w:t>majo</w:t>
      </w:r>
      <w:r>
        <w:rPr>
          <w:rFonts w:ascii="Times New Roman" w:hAnsi="Times New Roman"/>
          <w:color w:val="191919"/>
          <w:spacing w:val="-9"/>
          <w:sz w:val="18"/>
          <w:szCs w:val="18"/>
        </w:rPr>
        <w:t>r</w:t>
      </w:r>
      <w:ins w:id="1269" w:author="rjones" w:date="2011-04-19T16:35:00Z">
        <w:r>
          <w:rPr>
            <w:rFonts w:ascii="Times New Roman" w:hAnsi="Times New Roman"/>
            <w:color w:val="191919"/>
            <w:spacing w:val="-9"/>
            <w:sz w:val="18"/>
            <w:szCs w:val="18"/>
          </w:rPr>
          <w:t>s</w:t>
        </w:r>
      </w:ins>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w:t>
      </w:r>
      <w:del w:id="1270" w:author="rjones" w:date="2011-04-19T16:36:00Z">
        <w:r w:rsidDel="0052675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dent</w:t>
      </w:r>
      <w:r>
        <w:rPr>
          <w:rFonts w:ascii="Times New Roman" w:hAnsi="Times New Roman"/>
          <w:color w:val="191919"/>
          <w:sz w:val="18"/>
          <w:szCs w:val="18"/>
        </w:rPr>
        <w:t>s</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wh</w:t>
      </w:r>
      <w:r>
        <w:rPr>
          <w:rFonts w:ascii="Times New Roman" w:hAnsi="Times New Roman"/>
          <w:color w:val="191919"/>
          <w:sz w:val="18"/>
          <w:szCs w:val="18"/>
        </w:rPr>
        <w:t>o</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uniqu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situations.</w:t>
      </w: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1271" w:name="_Toc295559142"/>
      <w:bookmarkStart w:id="1272" w:name="_Toc297152675"/>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1271"/>
      <w:bookmarkEnd w:id="1272"/>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improvin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3"/>
          <w:sz w:val="18"/>
          <w:szCs w:val="18"/>
        </w:rPr>
        <w:t>E</w:t>
      </w:r>
      <w:r>
        <w:rPr>
          <w:rFonts w:ascii="Times New Roman" w:hAnsi="Times New Roman"/>
          <w:color w:val="191919"/>
          <w:spacing w:val="-2"/>
          <w:sz w:val="18"/>
          <w:szCs w:val="18"/>
        </w:rPr>
        <w:t>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result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remed</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mathematics.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reflecte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Aptitud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 require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(non-credit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list</w:t>
      </w:r>
      <w:r>
        <w:rPr>
          <w:rFonts w:ascii="Times New Roman" w:hAnsi="Times New Roman"/>
          <w:color w:val="191919"/>
          <w:spacing w:val="-3"/>
          <w:sz w:val="18"/>
          <w:szCs w:val="18"/>
        </w:rPr>
        <w: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earlie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indicated 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Compass.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Student</w:t>
      </w:r>
      <w:r>
        <w:rPr>
          <w:rFonts w:ascii="Times New Roman" w:hAnsi="Times New Roman"/>
          <w:color w:val="191919"/>
          <w:sz w:val="18"/>
          <w:szCs w:val="18"/>
        </w:rPr>
        <w:t xml:space="preserve">s </w:t>
      </w:r>
      <w:r>
        <w:rPr>
          <w:rFonts w:ascii="Times New Roman" w:hAnsi="Times New Roman"/>
          <w:color w:val="191919"/>
          <w:spacing w:val="-1"/>
          <w:sz w:val="18"/>
          <w:szCs w:val="18"/>
        </w:rPr>
        <w:t>mus</w:t>
      </w:r>
      <w:r>
        <w:rPr>
          <w:rFonts w:ascii="Times New Roman" w:hAnsi="Times New Roman"/>
          <w:color w:val="191919"/>
          <w:sz w:val="18"/>
          <w:szCs w:val="18"/>
        </w:rPr>
        <w:t xml:space="preserve">t </w:t>
      </w:r>
      <w:r>
        <w:rPr>
          <w:rFonts w:ascii="Times New Roman" w:hAnsi="Times New Roman"/>
          <w:color w:val="191919"/>
          <w:spacing w:val="-1"/>
          <w:sz w:val="18"/>
          <w:szCs w:val="18"/>
        </w:rPr>
        <w:t>tak</w:t>
      </w:r>
      <w:r>
        <w:rPr>
          <w:rFonts w:ascii="Times New Roman" w:hAnsi="Times New Roman"/>
          <w:color w:val="191919"/>
          <w:sz w:val="18"/>
          <w:szCs w:val="18"/>
        </w:rPr>
        <w:t xml:space="preserve">e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require</w:t>
      </w:r>
      <w:r>
        <w:rPr>
          <w:rFonts w:ascii="Times New Roman" w:hAnsi="Times New Roman"/>
          <w:color w:val="191919"/>
          <w:sz w:val="18"/>
          <w:szCs w:val="18"/>
        </w:rPr>
        <w:t xml:space="preserve">d </w:t>
      </w:r>
      <w:r>
        <w:rPr>
          <w:rFonts w:ascii="Times New Roman" w:hAnsi="Times New Roman"/>
          <w:color w:val="191919"/>
          <w:spacing w:val="-1"/>
          <w:sz w:val="18"/>
          <w:szCs w:val="18"/>
        </w:rPr>
        <w:t>Learnin</w:t>
      </w:r>
      <w:r>
        <w:rPr>
          <w:rFonts w:ascii="Times New Roman" w:hAnsi="Times New Roman"/>
          <w:color w:val="191919"/>
          <w:sz w:val="18"/>
          <w:szCs w:val="18"/>
        </w:rPr>
        <w:t xml:space="preserve">g </w:t>
      </w:r>
      <w:r>
        <w:rPr>
          <w:rFonts w:ascii="Times New Roman" w:hAnsi="Times New Roman"/>
          <w:color w:val="191919"/>
          <w:spacing w:val="-1"/>
          <w:sz w:val="18"/>
          <w:szCs w:val="18"/>
        </w:rPr>
        <w:t>Suppor</w:t>
      </w:r>
      <w:r>
        <w:rPr>
          <w:rFonts w:ascii="Times New Roman" w:hAnsi="Times New Roman"/>
          <w:color w:val="191919"/>
          <w:sz w:val="18"/>
          <w:szCs w:val="18"/>
        </w:rPr>
        <w:t xml:space="preserve">t </w:t>
      </w:r>
      <w:r>
        <w:rPr>
          <w:rFonts w:ascii="Times New Roman" w:hAnsi="Times New Roman"/>
          <w:color w:val="191919"/>
          <w:spacing w:val="-1"/>
          <w:sz w:val="18"/>
          <w:szCs w:val="18"/>
        </w:rPr>
        <w:t>course</w:t>
      </w:r>
      <w:r>
        <w:rPr>
          <w:rFonts w:ascii="Times New Roman" w:hAnsi="Times New Roman"/>
          <w:color w:val="191919"/>
          <w:sz w:val="18"/>
          <w:szCs w:val="18"/>
        </w:rPr>
        <w:t xml:space="preserve">s </w:t>
      </w:r>
      <w:r>
        <w:rPr>
          <w:rFonts w:ascii="Times New Roman" w:hAnsi="Times New Roman"/>
          <w:color w:val="191919"/>
          <w:spacing w:val="-1"/>
          <w:sz w:val="18"/>
          <w:szCs w:val="18"/>
        </w:rPr>
        <w:t>durin</w:t>
      </w:r>
      <w:r>
        <w:rPr>
          <w:rFonts w:ascii="Times New Roman" w:hAnsi="Times New Roman"/>
          <w:color w:val="191919"/>
          <w:sz w:val="18"/>
          <w:szCs w:val="18"/>
        </w:rPr>
        <w:t xml:space="preserve">g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firs</w:t>
      </w:r>
      <w:r>
        <w:rPr>
          <w:rFonts w:ascii="Times New Roman" w:hAnsi="Times New Roman"/>
          <w:color w:val="191919"/>
          <w:sz w:val="18"/>
          <w:szCs w:val="18"/>
        </w:rPr>
        <w:t xml:space="preserve">t </w:t>
      </w:r>
      <w:r>
        <w:rPr>
          <w:rFonts w:ascii="Times New Roman" w:hAnsi="Times New Roman"/>
          <w:color w:val="191919"/>
          <w:spacing w:val="-1"/>
          <w:sz w:val="18"/>
          <w:szCs w:val="18"/>
        </w:rPr>
        <w:t>semeste</w:t>
      </w:r>
      <w:r>
        <w:rPr>
          <w:rFonts w:ascii="Times New Roman" w:hAnsi="Times New Roman"/>
          <w:color w:val="191919"/>
          <w:sz w:val="18"/>
          <w:szCs w:val="18"/>
        </w:rPr>
        <w:t xml:space="preserve">r </w:t>
      </w:r>
      <w:r>
        <w:rPr>
          <w:rFonts w:ascii="Times New Roman" w:hAnsi="Times New Roman"/>
          <w:color w:val="191919"/>
          <w:spacing w:val="-1"/>
          <w:sz w:val="18"/>
          <w:szCs w:val="18"/>
        </w:rPr>
        <w:t>o</w:t>
      </w:r>
      <w:r>
        <w:rPr>
          <w:rFonts w:ascii="Times New Roman" w:hAnsi="Times New Roman"/>
          <w:color w:val="191919"/>
          <w:sz w:val="18"/>
          <w:szCs w:val="18"/>
        </w:rPr>
        <w:t xml:space="preserve">f </w:t>
      </w:r>
      <w:r>
        <w:rPr>
          <w:rFonts w:ascii="Times New Roman" w:hAnsi="Times New Roman"/>
          <w:color w:val="191919"/>
          <w:spacing w:val="-1"/>
          <w:sz w:val="18"/>
          <w:szCs w:val="18"/>
        </w:rPr>
        <w:t>enrollmen</w:t>
      </w:r>
      <w:r>
        <w:rPr>
          <w:rFonts w:ascii="Times New Roman" w:hAnsi="Times New Roman"/>
          <w:color w:val="191919"/>
          <w:sz w:val="18"/>
          <w:szCs w:val="18"/>
        </w:rPr>
        <w:t xml:space="preserve">t </w:t>
      </w:r>
      <w:r>
        <w:rPr>
          <w:rFonts w:ascii="Times New Roman" w:hAnsi="Times New Roman"/>
          <w:color w:val="191919"/>
          <w:spacing w:val="-1"/>
          <w:sz w:val="18"/>
          <w:szCs w:val="18"/>
        </w:rPr>
        <w:t>a</w:t>
      </w:r>
      <w:r>
        <w:rPr>
          <w:rFonts w:ascii="Times New Roman" w:hAnsi="Times New Roman"/>
          <w:color w:val="191919"/>
          <w:sz w:val="18"/>
          <w:szCs w:val="18"/>
        </w:rPr>
        <w:t xml:space="preserve">t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universit</w:t>
      </w:r>
      <w:r>
        <w:rPr>
          <w:rFonts w:ascii="Times New Roman" w:hAnsi="Times New Roman"/>
          <w:color w:val="191919"/>
          <w:sz w:val="18"/>
          <w:szCs w:val="18"/>
        </w:rPr>
        <w:t xml:space="preserve">y </w:t>
      </w:r>
      <w:r>
        <w:rPr>
          <w:rFonts w:ascii="Times New Roman" w:hAnsi="Times New Roman"/>
          <w:color w:val="191919"/>
          <w:spacing w:val="-1"/>
          <w:sz w:val="18"/>
          <w:szCs w:val="18"/>
        </w:rPr>
        <w:t>an</w:t>
      </w:r>
      <w:r>
        <w:rPr>
          <w:rFonts w:ascii="Times New Roman" w:hAnsi="Times New Roman"/>
          <w:color w:val="191919"/>
          <w:sz w:val="18"/>
          <w:szCs w:val="18"/>
        </w:rPr>
        <w:t xml:space="preserve">d </w:t>
      </w:r>
      <w:ins w:id="1273" w:author="rjones" w:date="2011-04-19T16:36:00Z">
        <w:r>
          <w:rPr>
            <w:rFonts w:ascii="Times New Roman" w:hAnsi="Times New Roman"/>
            <w:color w:val="191919"/>
            <w:sz w:val="18"/>
            <w:szCs w:val="18"/>
          </w:rPr>
          <w:t xml:space="preserve">must </w:t>
        </w:r>
      </w:ins>
      <w:r>
        <w:rPr>
          <w:rFonts w:ascii="Times New Roman" w:hAnsi="Times New Roman"/>
          <w:color w:val="191919"/>
          <w:spacing w:val="-1"/>
          <w:sz w:val="18"/>
          <w:szCs w:val="18"/>
        </w:rPr>
        <w:t>continu</w:t>
      </w:r>
      <w:r>
        <w:rPr>
          <w:rFonts w:ascii="Times New Roman" w:hAnsi="Times New Roman"/>
          <w:color w:val="191919"/>
          <w:sz w:val="18"/>
          <w:szCs w:val="18"/>
        </w:rPr>
        <w:t xml:space="preserve">e </w:t>
      </w:r>
      <w:r>
        <w:rPr>
          <w:rFonts w:ascii="Times New Roman" w:hAnsi="Times New Roman"/>
          <w:color w:val="191919"/>
          <w:spacing w:val="-1"/>
          <w:sz w:val="18"/>
          <w:szCs w:val="18"/>
        </w:rPr>
        <w:t>takin</w:t>
      </w:r>
      <w:r>
        <w:rPr>
          <w:rFonts w:ascii="Times New Roman" w:hAnsi="Times New Roman"/>
          <w:color w:val="191919"/>
          <w:sz w:val="18"/>
          <w:szCs w:val="18"/>
        </w:rPr>
        <w:t xml:space="preserve">g </w:t>
      </w:r>
      <w:r>
        <w:rPr>
          <w:rFonts w:ascii="Times New Roman" w:hAnsi="Times New Roman"/>
          <w:color w:val="191919"/>
          <w:spacing w:val="-1"/>
          <w:sz w:val="18"/>
          <w:szCs w:val="18"/>
        </w:rPr>
        <w:t xml:space="preserve">these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accumulat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ins w:id="1274" w:author="rjones" w:date="2011-04-19T16:36:00Z">
        <w:r>
          <w:rPr>
            <w:rFonts w:ascii="Times New Roman" w:hAnsi="Times New Roman"/>
            <w:color w:val="191919"/>
            <w:spacing w:val="-7"/>
            <w:sz w:val="18"/>
            <w:szCs w:val="18"/>
          </w:rPr>
          <w:t>30</w:t>
        </w:r>
      </w:ins>
      <w:del w:id="1275" w:author="rjones" w:date="2011-04-19T16:37:00Z">
        <w:r w:rsidDel="0052675B">
          <w:rPr>
            <w:rFonts w:ascii="Times New Roman" w:hAnsi="Times New Roman"/>
            <w:color w:val="191919"/>
            <w:spacing w:val="-2"/>
            <w:sz w:val="18"/>
            <w:szCs w:val="18"/>
          </w:rPr>
          <w:delText>2</w:delText>
        </w:r>
        <w:r w:rsidDel="0052675B">
          <w:rPr>
            <w:rFonts w:ascii="Times New Roman" w:hAnsi="Times New Roman"/>
            <w:color w:val="191919"/>
            <w:sz w:val="18"/>
            <w:szCs w:val="18"/>
          </w:rPr>
          <w:delText>0</w:delText>
        </w:r>
      </w:del>
      <w:r>
        <w:rPr>
          <w:rFonts w:ascii="Times New Roman" w:hAnsi="Times New Roman"/>
          <w:color w:val="191919"/>
          <w:spacing w:val="-7"/>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of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ins w:id="1276" w:author="rjones" w:date="2011-04-19T16:37:00Z">
        <w:r>
          <w:rPr>
            <w:rFonts w:ascii="Times New Roman" w:hAnsi="Times New Roman"/>
            <w:color w:val="191919"/>
            <w:spacing w:val="-2"/>
            <w:sz w:val="18"/>
            <w:szCs w:val="18"/>
          </w:rPr>
          <w:t>;</w:t>
        </w:r>
      </w:ins>
      <w:del w:id="1277" w:author="rjones" w:date="2011-04-19T16:37:00Z">
        <w:r w:rsidDel="0052675B">
          <w:rPr>
            <w:rFonts w:ascii="Times New Roman" w:hAnsi="Times New Roman"/>
            <w:color w:val="191919"/>
            <w:sz w:val="18"/>
            <w:szCs w:val="18"/>
          </w:rPr>
          <w:delText>,</w:delText>
        </w:r>
      </w:del>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 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dro</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remain i</w:t>
      </w:r>
      <w:r>
        <w:rPr>
          <w:rFonts w:ascii="Times New Roman" w:hAnsi="Times New Roman"/>
          <w:color w:val="191919"/>
          <w:sz w:val="18"/>
          <w:szCs w:val="18"/>
        </w:rPr>
        <w:t xml:space="preserve">n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credi</w:t>
      </w:r>
      <w:r>
        <w:rPr>
          <w:rFonts w:ascii="Times New Roman" w:hAnsi="Times New Roman"/>
          <w:color w:val="191919"/>
          <w:sz w:val="18"/>
          <w:szCs w:val="18"/>
        </w:rPr>
        <w:t xml:space="preserve">t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academi</w:t>
      </w:r>
      <w:r>
        <w:rPr>
          <w:rFonts w:ascii="Times New Roman" w:hAnsi="Times New Roman"/>
          <w:color w:val="191919"/>
          <w:sz w:val="18"/>
          <w:szCs w:val="18"/>
        </w:rPr>
        <w:t xml:space="preserve">c </w:t>
      </w:r>
      <w:r>
        <w:rPr>
          <w:rFonts w:ascii="Times New Roman" w:hAnsi="Times New Roman"/>
          <w:color w:val="191919"/>
          <w:spacing w:val="-2"/>
          <w:sz w:val="18"/>
          <w:szCs w:val="18"/>
        </w:rPr>
        <w:t>adviso</w:t>
      </w:r>
      <w:r>
        <w:rPr>
          <w:rFonts w:ascii="Times New Roman" w:hAnsi="Times New Roman"/>
          <w:color w:val="191919"/>
          <w:sz w:val="18"/>
          <w:szCs w:val="18"/>
        </w:rPr>
        <w:t xml:space="preserve">r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advis</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approv</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schedul</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a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droppin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278" w:name="_Toc295559143"/>
      <w:bookmarkStart w:id="1279" w:name="_Toc297152676"/>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1278"/>
      <w:bookmarkEnd w:id="1279"/>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tabs>
          <w:tab w:val="left" w:pos="3000"/>
        </w:tabs>
        <w:autoSpaceDE w:val="0"/>
        <w:autoSpaceDN w:val="0"/>
        <w:adjustRightInd w:val="0"/>
        <w:spacing w:before="9" w:after="0"/>
        <w:ind w:left="1080" w:right="130" w:firstLine="0"/>
        <w:jc w:val="both"/>
        <w:rPr>
          <w:rFonts w:ascii="Times New Roman" w:hAnsi="Times New Roman"/>
          <w:color w:val="000000"/>
          <w:sz w:val="18"/>
          <w:szCs w:val="18"/>
        </w:rPr>
      </w:pPr>
      <w:del w:id="1280" w:author="rjones" w:date="2011-04-19T16:38:00Z">
        <w:r w:rsidDel="0052675B">
          <w:rPr>
            <w:rFonts w:ascii="Times New Roman" w:hAnsi="Times New Roman"/>
            <w:color w:val="191919"/>
            <w:sz w:val="18"/>
            <w:szCs w:val="18"/>
          </w:rPr>
          <w:delText>•</w:delText>
        </w:r>
        <w:r w:rsidDel="0052675B">
          <w:rPr>
            <w:rFonts w:ascii="Times New Roman" w:hAnsi="Times New Roman"/>
            <w:color w:val="191919"/>
            <w:spacing w:val="-4"/>
            <w:sz w:val="18"/>
            <w:szCs w:val="18"/>
          </w:rPr>
          <w:delText xml:space="preserve"> </w:delText>
        </w:r>
      </w:del>
      <w:del w:id="1281" w:author="rjones" w:date="2011-04-19T16:37:00Z">
        <w:r w:rsidDel="0052675B">
          <w:rPr>
            <w:rFonts w:ascii="Times New Roman" w:hAnsi="Times New Roman"/>
            <w:color w:val="191919"/>
            <w:spacing w:val="-2"/>
            <w:sz w:val="18"/>
            <w:szCs w:val="18"/>
          </w:rPr>
          <w:delText>ENG</w:delText>
        </w:r>
        <w:r w:rsidDel="0052675B">
          <w:rPr>
            <w:rFonts w:ascii="Times New Roman" w:hAnsi="Times New Roman"/>
            <w:color w:val="191919"/>
            <w:sz w:val="18"/>
            <w:szCs w:val="18"/>
          </w:rPr>
          <w:delText>L</w:delText>
        </w:r>
        <w:r w:rsidDel="0052675B">
          <w:rPr>
            <w:rFonts w:ascii="Times New Roman" w:hAnsi="Times New Roman"/>
            <w:color w:val="191919"/>
            <w:spacing w:val="-10"/>
            <w:sz w:val="18"/>
            <w:szCs w:val="18"/>
          </w:rPr>
          <w:delText xml:space="preserve"> </w:delText>
        </w:r>
        <w:r w:rsidDel="0052675B">
          <w:rPr>
            <w:rFonts w:ascii="Times New Roman" w:hAnsi="Times New Roman"/>
            <w:color w:val="191919"/>
            <w:spacing w:val="-2"/>
            <w:sz w:val="18"/>
            <w:szCs w:val="18"/>
          </w:rPr>
          <w:delText>009</w:delText>
        </w:r>
        <w:r w:rsidDel="0052675B">
          <w:rPr>
            <w:rFonts w:ascii="Times New Roman" w:hAnsi="Times New Roman"/>
            <w:color w:val="191919"/>
            <w:sz w:val="18"/>
            <w:szCs w:val="18"/>
          </w:rPr>
          <w:delText>8</w:delText>
        </w:r>
        <w:r w:rsidDel="0052675B">
          <w:rPr>
            <w:rFonts w:ascii="Times New Roman" w:hAnsi="Times New Roman"/>
            <w:color w:val="191919"/>
            <w:spacing w:val="-4"/>
            <w:sz w:val="18"/>
            <w:szCs w:val="18"/>
          </w:rPr>
          <w:delText xml:space="preserve"> </w:delText>
        </w:r>
      </w:del>
      <w:del w:id="1282" w:author="rjones" w:date="2011-04-19T16:38:00Z">
        <w:r w:rsidDel="0052675B">
          <w:rPr>
            <w:rFonts w:ascii="Times New Roman" w:hAnsi="Times New Roman"/>
            <w:color w:val="191919"/>
            <w:spacing w:val="-2"/>
            <w:sz w:val="18"/>
            <w:szCs w:val="18"/>
          </w:rPr>
          <w:delText>Basi</w:delText>
        </w:r>
        <w:r w:rsidDel="0052675B">
          <w:rPr>
            <w:rFonts w:ascii="Times New Roman" w:hAnsi="Times New Roman"/>
            <w:color w:val="191919"/>
            <w:sz w:val="18"/>
            <w:szCs w:val="18"/>
          </w:rPr>
          <w:delText>c</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Englis</w:delText>
        </w:r>
        <w:r w:rsidDel="0052675B">
          <w:rPr>
            <w:rFonts w:ascii="Times New Roman" w:hAnsi="Times New Roman"/>
            <w:color w:val="191919"/>
            <w:sz w:val="18"/>
            <w:szCs w:val="18"/>
          </w:rPr>
          <w:delText>h</w:delText>
        </w:r>
        <w:r w:rsidDel="0052675B">
          <w:rPr>
            <w:rFonts w:ascii="Times New Roman" w:hAnsi="Times New Roman"/>
            <w:color w:val="191919"/>
            <w:sz w:val="18"/>
            <w:szCs w:val="18"/>
          </w:rPr>
          <w:tab/>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English</w:t>
      </w:r>
    </w:p>
    <w:p w:rsidR="00974DBB" w:rsidRDefault="00974DBB" w:rsidP="00974DBB">
      <w:pPr>
        <w:widowControl w:val="0"/>
        <w:tabs>
          <w:tab w:val="left" w:pos="468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z w:val="18"/>
          <w:szCs w:val="18"/>
        </w:rPr>
        <w:tab/>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w:t>
      </w:r>
    </w:p>
    <w:p w:rsidR="00974DBB" w:rsidRDefault="00974DBB" w:rsidP="00974DBB">
      <w:pPr>
        <w:widowControl w:val="0"/>
        <w:autoSpaceDE w:val="0"/>
        <w:autoSpaceDN w:val="0"/>
        <w:adjustRightInd w:val="0"/>
        <w:spacing w:before="9" w:after="0"/>
        <w:ind w:left="1080" w:right="130" w:firstLine="0"/>
        <w:jc w:val="both"/>
        <w:rPr>
          <w:rFonts w:ascii="Times New Roman" w:hAnsi="Times New Roman"/>
          <w:color w:val="000000"/>
          <w:sz w:val="18"/>
          <w:szCs w:val="18"/>
        </w:rPr>
      </w:pPr>
      <w:del w:id="1283" w:author="rjones" w:date="2011-04-19T16:38:00Z">
        <w:r w:rsidDel="0052675B">
          <w:rPr>
            <w:rFonts w:ascii="Times New Roman" w:hAnsi="Times New Roman"/>
            <w:color w:val="191919"/>
            <w:sz w:val="18"/>
            <w:szCs w:val="18"/>
          </w:rPr>
          <w:delTex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REA</w:delText>
        </w:r>
        <w:r w:rsidDel="0052675B">
          <w:rPr>
            <w:rFonts w:ascii="Times New Roman" w:hAnsi="Times New Roman"/>
            <w:color w:val="191919"/>
            <w:sz w:val="18"/>
            <w:szCs w:val="18"/>
          </w:rPr>
          <w:delText>D</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009</w:delText>
        </w:r>
        <w:r w:rsidDel="0052675B">
          <w:rPr>
            <w:rFonts w:ascii="Times New Roman" w:hAnsi="Times New Roman"/>
            <w:color w:val="191919"/>
            <w:sz w:val="18"/>
            <w:szCs w:val="18"/>
          </w:rPr>
          <w:delText>8</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Developmenta</w:delText>
        </w:r>
        <w:r w:rsidDel="0052675B">
          <w:rPr>
            <w:rFonts w:ascii="Times New Roman" w:hAnsi="Times New Roman"/>
            <w:color w:val="191919"/>
            <w:sz w:val="18"/>
            <w:szCs w:val="18"/>
          </w:rPr>
          <w:delText>l</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Readin</w:delText>
        </w:r>
        <w:r w:rsidDel="0052675B">
          <w:rPr>
            <w:rFonts w:ascii="Times New Roman" w:hAnsi="Times New Roman"/>
            <w:color w:val="191919"/>
            <w:sz w:val="18"/>
            <w:szCs w:val="18"/>
          </w:rPr>
          <w:delText xml:space="preserve">g  </w:delText>
        </w:r>
        <w:r w:rsidDel="0052675B">
          <w:rPr>
            <w:rFonts w:ascii="Times New Roman" w:hAnsi="Times New Roman"/>
            <w:color w:val="191919"/>
            <w:spacing w:val="10"/>
            <w:sz w:val="18"/>
            <w:szCs w:val="18"/>
          </w:rPr>
          <w:delText xml:space="preserve"> </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Reading</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1284" w:name="_Toc295559144"/>
      <w:bookmarkStart w:id="1285" w:name="_Toc297152677"/>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USPENSION</w:t>
      </w:r>
      <w:bookmarkEnd w:id="1284"/>
      <w:bookmarkEnd w:id="1285"/>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3"/>
          <w:sz w:val="18"/>
          <w:szCs w:val="18"/>
        </w:rPr>
        <w:t>h</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completed requirement</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exitin</w:t>
      </w:r>
      <w:r>
        <w:rPr>
          <w:rFonts w:ascii="Times New Roman" w:hAnsi="Times New Roman"/>
          <w:color w:val="191919"/>
          <w:sz w:val="18"/>
          <w:szCs w:val="18"/>
        </w:rPr>
        <w:t xml:space="preserve">g a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2"/>
          <w:sz w:val="18"/>
          <w:szCs w:val="18"/>
        </w:rPr>
        <w:t>are</w:t>
      </w:r>
      <w:r>
        <w:rPr>
          <w:rFonts w:ascii="Times New Roman" w:hAnsi="Times New Roman"/>
          <w:color w:val="191919"/>
          <w:sz w:val="18"/>
          <w:szCs w:val="18"/>
        </w:rPr>
        <w:t xml:space="preserve">a </w:t>
      </w:r>
      <w:r>
        <w:rPr>
          <w:rFonts w:ascii="Times New Roman" w:hAnsi="Times New Roman"/>
          <w:color w:val="191919"/>
          <w:spacing w:val="-2"/>
          <w:sz w:val="18"/>
          <w:szCs w:val="18"/>
        </w:rPr>
        <w:t>(English</w:t>
      </w:r>
      <w:r>
        <w:rPr>
          <w:rFonts w:ascii="Times New Roman" w:hAnsi="Times New Roman"/>
          <w:color w:val="191919"/>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mathematics</w:t>
      </w:r>
      <w:r>
        <w:rPr>
          <w:rFonts w:ascii="Times New Roman" w:hAnsi="Times New Roman"/>
          <w:color w:val="191919"/>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 xml:space="preserve">r </w:t>
      </w:r>
      <w:ins w:id="1286" w:author="rjones" w:date="2011-04-19T16:39:00Z">
        <w:r>
          <w:rPr>
            <w:rFonts w:ascii="Times New Roman" w:hAnsi="Times New Roman"/>
            <w:color w:val="191919"/>
            <w:sz w:val="18"/>
            <w:szCs w:val="18"/>
          </w:rPr>
          <w:t>two semesters in English, two semesters in reading or three semesters in math</w:t>
        </w:r>
      </w:ins>
      <w:del w:id="1287" w:author="rjones" w:date="2011-04-19T16:40:00Z">
        <w:r w:rsidDel="0052675B">
          <w:rPr>
            <w:rFonts w:ascii="Times New Roman" w:hAnsi="Times New Roman"/>
            <w:color w:val="191919"/>
            <w:spacing w:val="-2"/>
            <w:sz w:val="18"/>
            <w:szCs w:val="18"/>
          </w:rPr>
          <w:delText>twelv</w:delText>
        </w:r>
        <w:r w:rsidDel="0052675B">
          <w:rPr>
            <w:rFonts w:ascii="Times New Roman" w:hAnsi="Times New Roman"/>
            <w:color w:val="191919"/>
            <w:sz w:val="18"/>
            <w:szCs w:val="18"/>
          </w:rPr>
          <w:delText xml:space="preserve">e </w:delText>
        </w:r>
        <w:r w:rsidDel="0052675B">
          <w:rPr>
            <w:rFonts w:ascii="Times New Roman" w:hAnsi="Times New Roman"/>
            <w:color w:val="191919"/>
            <w:spacing w:val="-2"/>
            <w:sz w:val="18"/>
            <w:szCs w:val="18"/>
          </w:rPr>
          <w:delText>semeste</w:delText>
        </w:r>
        <w:r w:rsidDel="0052675B">
          <w:rPr>
            <w:rFonts w:ascii="Times New Roman" w:hAnsi="Times New Roman"/>
            <w:color w:val="191919"/>
            <w:sz w:val="18"/>
            <w:szCs w:val="18"/>
          </w:rPr>
          <w:delText xml:space="preserve">r </w:delText>
        </w:r>
        <w:r w:rsidDel="0052675B">
          <w:rPr>
            <w:rFonts w:ascii="Times New Roman" w:hAnsi="Times New Roman"/>
            <w:color w:val="191919"/>
            <w:spacing w:val="-2"/>
            <w:sz w:val="18"/>
            <w:szCs w:val="18"/>
          </w:rPr>
          <w:delText>hour</w:delText>
        </w:r>
        <w:r w:rsidDel="0052675B">
          <w:rPr>
            <w:rFonts w:ascii="Times New Roman" w:hAnsi="Times New Roman"/>
            <w:color w:val="191919"/>
            <w:sz w:val="18"/>
            <w:szCs w:val="18"/>
          </w:rPr>
          <w:delText xml:space="preserve">s </w:delText>
        </w:r>
        <w:r w:rsidDel="0052675B">
          <w:rPr>
            <w:rFonts w:ascii="Times New Roman" w:hAnsi="Times New Roman"/>
            <w:color w:val="191919"/>
            <w:spacing w:val="-2"/>
            <w:sz w:val="18"/>
            <w:szCs w:val="18"/>
          </w:rPr>
          <w:delText>o</w:delText>
        </w:r>
        <w:r w:rsidDel="0052675B">
          <w:rPr>
            <w:rFonts w:ascii="Times New Roman" w:hAnsi="Times New Roman"/>
            <w:color w:val="191919"/>
            <w:sz w:val="18"/>
            <w:szCs w:val="18"/>
          </w:rPr>
          <w:delText xml:space="preserve">r </w:delText>
        </w:r>
        <w:r w:rsidDel="0052675B">
          <w:rPr>
            <w:rFonts w:ascii="Times New Roman" w:hAnsi="Times New Roman"/>
            <w:color w:val="191919"/>
            <w:spacing w:val="-2"/>
            <w:sz w:val="18"/>
            <w:szCs w:val="18"/>
          </w:rPr>
          <w:delText>thre</w:delText>
        </w:r>
        <w:r w:rsidDel="0052675B">
          <w:rPr>
            <w:rFonts w:ascii="Times New Roman" w:hAnsi="Times New Roman"/>
            <w:color w:val="191919"/>
            <w:sz w:val="18"/>
            <w:szCs w:val="18"/>
          </w:rPr>
          <w:delText xml:space="preserve">e </w:delText>
        </w:r>
        <w:r w:rsidDel="0052675B">
          <w:rPr>
            <w:rFonts w:ascii="Times New Roman" w:hAnsi="Times New Roman"/>
            <w:color w:val="191919"/>
            <w:spacing w:val="-2"/>
            <w:sz w:val="18"/>
            <w:szCs w:val="18"/>
          </w:rPr>
          <w:delText>semes</w:delText>
        </w:r>
        <w:r w:rsidDel="0052675B">
          <w:rPr>
            <w:rFonts w:ascii="Times New Roman" w:hAnsi="Times New Roman"/>
            <w:color w:val="191919"/>
            <w:spacing w:val="-3"/>
            <w:sz w:val="18"/>
            <w:szCs w:val="18"/>
          </w:rPr>
          <w:delText>t</w:delText>
        </w:r>
        <w:r w:rsidDel="0052675B">
          <w:rPr>
            <w:rFonts w:ascii="Times New Roman" w:hAnsi="Times New Roman"/>
            <w:color w:val="191919"/>
            <w:spacing w:val="-2"/>
            <w:sz w:val="18"/>
            <w:szCs w:val="18"/>
          </w:rPr>
          <w:delText>er</w:delText>
        </w:r>
        <w:r w:rsidDel="0052675B">
          <w:rPr>
            <w:rFonts w:ascii="Times New Roman" w:hAnsi="Times New Roman"/>
            <w:color w:val="191919"/>
            <w:sz w:val="18"/>
            <w:szCs w:val="18"/>
          </w:rPr>
          <w:delText xml:space="preserve">s </w:delText>
        </w:r>
        <w:r w:rsidDel="0052675B">
          <w:rPr>
            <w:rFonts w:ascii="Times New Roman" w:hAnsi="Times New Roman"/>
            <w:color w:val="191919"/>
            <w:spacing w:val="-2"/>
            <w:sz w:val="18"/>
            <w:szCs w:val="18"/>
          </w:rPr>
          <w:delText>whichever occur</w:delText>
        </w:r>
        <w:r w:rsidDel="0052675B">
          <w:rPr>
            <w:rFonts w:ascii="Times New Roman" w:hAnsi="Times New Roman"/>
            <w:color w:val="191919"/>
            <w:sz w:val="18"/>
            <w:szCs w:val="18"/>
          </w:rPr>
          <w:delText>s</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first</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suspended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lastRenderedPageBreak/>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ins w:id="1288" w:author="rjones" w:date="2011-04-19T16:41:00Z">
        <w:r>
          <w:rPr>
            <w:rFonts w:ascii="Times New Roman" w:hAnsi="Times New Roman"/>
            <w:color w:val="191919"/>
            <w:spacing w:val="-2"/>
            <w:sz w:val="18"/>
            <w:szCs w:val="18"/>
          </w:rPr>
          <w:t xml:space="preserve"> within one</w:t>
        </w:r>
      </w:ins>
      <w:del w:id="1289" w:author="rjones" w:date="2011-04-19T16:41:00Z">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withi</w:delText>
        </w:r>
        <w:r w:rsidDel="0052675B">
          <w:rPr>
            <w:rFonts w:ascii="Times New Roman" w:hAnsi="Times New Roman"/>
            <w:color w:val="191919"/>
            <w:sz w:val="18"/>
            <w:szCs w:val="18"/>
          </w:rPr>
          <w:delText>n</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thre</w:delText>
        </w:r>
        <w:r w:rsidDel="0052675B">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del w:id="1290" w:author="rjones" w:date="2011-04-19T16:42:00Z">
        <w:r w:rsidDel="0052675B">
          <w:rPr>
            <w:rFonts w:ascii="Times New Roman" w:hAnsi="Times New Roman"/>
            <w:color w:val="191919"/>
            <w:sz w:val="18"/>
            <w:szCs w:val="18"/>
          </w:rPr>
          <w:delText>s</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w:t>
      </w:r>
      <w:ins w:id="1291" w:author="rjones" w:date="2011-04-19T16:42:00Z">
        <w:r>
          <w:rPr>
            <w:rFonts w:ascii="Times New Roman" w:hAnsi="Times New Roman"/>
            <w:color w:val="191919"/>
            <w:spacing w:val="-2"/>
            <w:sz w:val="18"/>
            <w:szCs w:val="18"/>
          </w:rPr>
          <w:t xml:space="preserve"> </w:t>
        </w:r>
      </w:ins>
      <w:r w:rsidR="00A92366" w:rsidRPr="00EE4835">
        <w:rPr>
          <w:rFonts w:ascii="Times New Roman" w:hAnsi="Times New Roman"/>
          <w:color w:val="000000" w:themeColor="text1"/>
          <w:spacing w:val="-2"/>
          <w:sz w:val="18"/>
          <w:szCs w:val="18"/>
        </w:rPr>
        <w:t>With these new policies,</w:t>
      </w:r>
      <w:r w:rsidR="00A92366">
        <w:rPr>
          <w:rFonts w:ascii="Times New Roman" w:hAnsi="Times New Roman"/>
          <w:color w:val="4F81BD" w:themeColor="accent1"/>
          <w:spacing w:val="-2"/>
          <w:sz w:val="18"/>
          <w:szCs w:val="18"/>
        </w:rPr>
        <w:t xml:space="preserve"> t</w:t>
      </w:r>
      <w:ins w:id="1292" w:author="rjones" w:date="2011-04-19T16:42:00Z">
        <w:r>
          <w:rPr>
            <w:rFonts w:ascii="Times New Roman" w:hAnsi="Times New Roman"/>
            <w:color w:val="191919"/>
            <w:spacing w:val="-2"/>
            <w:sz w:val="18"/>
            <w:szCs w:val="18"/>
          </w:rPr>
          <w:t>here are no appeals allowed for Learning Support suspensions.</w:t>
        </w:r>
      </w:ins>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744829">
          <w:headerReference w:type="default" r:id="rId82"/>
          <w:type w:val="continuous"/>
          <w:pgSz w:w="12240" w:h="15840" w:code="1"/>
          <w:pgMar w:top="533" w:right="1123" w:bottom="274" w:left="547" w:header="720" w:footer="288" w:gutter="0"/>
          <w:cols w:space="720"/>
          <w:docGrid w:linePitch="360"/>
        </w:sectPr>
      </w:pPr>
    </w:p>
    <w:p w:rsidR="00974DBB" w:rsidRPr="00D07B15" w:rsidRDefault="00974DBB" w:rsidP="00974DBB">
      <w:pPr>
        <w:pStyle w:val="Heading2"/>
        <w:spacing w:before="0"/>
        <w:ind w:left="180" w:right="130" w:firstLine="0"/>
        <w:rPr>
          <w:rFonts w:ascii="Times New Roman" w:hAnsi="Times New Roman"/>
          <w:color w:val="000000"/>
          <w:sz w:val="24"/>
          <w:szCs w:val="24"/>
        </w:rPr>
      </w:pPr>
      <w:bookmarkStart w:id="1293" w:name="_Toc295559145"/>
      <w:bookmarkStart w:id="1294" w:name="_Toc297152678"/>
      <w:r w:rsidRPr="00D07B15">
        <w:rPr>
          <w:rFonts w:ascii="Times New Roman" w:hAnsi="Times New Roman"/>
          <w:color w:val="191919"/>
          <w:spacing w:val="-2"/>
          <w:sz w:val="24"/>
          <w:szCs w:val="24"/>
        </w:rPr>
        <w:lastRenderedPageBreak/>
        <w:t>O</w:t>
      </w:r>
      <w:r w:rsidRPr="00D07B15">
        <w:rPr>
          <w:rFonts w:ascii="Times New Roman" w:hAnsi="Times New Roman"/>
          <w:color w:val="191919"/>
          <w:spacing w:val="-2"/>
          <w:sz w:val="18"/>
          <w:szCs w:val="18"/>
        </w:rPr>
        <w:t>THE</w:t>
      </w:r>
      <w:r w:rsidRPr="00D07B15">
        <w:rPr>
          <w:rFonts w:ascii="Times New Roman" w:hAnsi="Times New Roman"/>
          <w:color w:val="191919"/>
          <w:sz w:val="18"/>
          <w:szCs w:val="18"/>
        </w:rPr>
        <w:t>R</w:t>
      </w:r>
      <w:r w:rsidRPr="00D07B15">
        <w:rPr>
          <w:rFonts w:ascii="Times New Roman" w:hAnsi="Times New Roman"/>
          <w:color w:val="191919"/>
          <w:spacing w:val="-4"/>
          <w:sz w:val="24"/>
          <w:szCs w:val="24"/>
        </w:rPr>
        <w:t xml:space="preserve"> </w:t>
      </w:r>
      <w:r w:rsidRPr="00D07B15">
        <w:rPr>
          <w:rFonts w:ascii="Times New Roman" w:hAnsi="Times New Roman"/>
          <w:color w:val="191919"/>
          <w:spacing w:val="-2"/>
          <w:sz w:val="24"/>
          <w:szCs w:val="24"/>
        </w:rPr>
        <w:t>S</w:t>
      </w:r>
      <w:r w:rsidRPr="00D07B15">
        <w:rPr>
          <w:rFonts w:ascii="Times New Roman" w:hAnsi="Times New Roman"/>
          <w:color w:val="191919"/>
          <w:spacing w:val="-2"/>
          <w:sz w:val="18"/>
          <w:szCs w:val="18"/>
        </w:rPr>
        <w:t>ERVICES</w:t>
      </w:r>
      <w:bookmarkEnd w:id="1293"/>
      <w:bookmarkEnd w:id="1294"/>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collaboratio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tutorial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reas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conten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tutorials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session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populatio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needed</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 support</w:t>
      </w:r>
      <w:r>
        <w:rPr>
          <w:rFonts w:ascii="Times New Roman" w:hAnsi="Times New Roman"/>
          <w:color w:val="191919"/>
          <w:sz w:val="18"/>
          <w:szCs w:val="18"/>
        </w:rPr>
        <w:t>s</w:t>
      </w:r>
      <w:r>
        <w:rPr>
          <w:rFonts w:ascii="Times New Roman" w:hAnsi="Times New Roman"/>
          <w:color w:val="191919"/>
          <w:spacing w:val="-2"/>
          <w:sz w:val="18"/>
          <w:szCs w:val="18"/>
        </w:rPr>
        <w:t xml:space="preserve"> facult</w:t>
      </w:r>
      <w:r>
        <w:rPr>
          <w:rFonts w:ascii="Times New Roman" w:hAnsi="Times New Roman"/>
          <w:color w:val="191919"/>
          <w:sz w:val="18"/>
          <w:szCs w:val="18"/>
        </w:rPr>
        <w:t>y</w:t>
      </w:r>
      <w:r>
        <w:rPr>
          <w:rFonts w:ascii="Times New Roman" w:hAnsi="Times New Roman"/>
          <w:color w:val="191919"/>
          <w:spacing w:val="-2"/>
          <w:sz w:val="18"/>
          <w:szCs w:val="18"/>
        </w:rPr>
        <w:t xml:space="preserve"> developmen</w:t>
      </w:r>
      <w:r>
        <w:rPr>
          <w:rFonts w:ascii="Times New Roman" w:hAnsi="Times New Roman"/>
          <w:color w:val="191919"/>
          <w:sz w:val="18"/>
          <w:szCs w:val="18"/>
        </w:rPr>
        <w:t>t</w:t>
      </w:r>
      <w:r>
        <w:rPr>
          <w:rFonts w:ascii="Times New Roman" w:hAnsi="Times New Roman"/>
          <w:color w:val="191919"/>
          <w:spacing w:val="-2"/>
          <w:sz w:val="18"/>
          <w:szCs w:val="18"/>
        </w:rPr>
        <w:t xml:space="preserve"> need</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collaboratio</w:t>
      </w:r>
      <w:r>
        <w:rPr>
          <w:rFonts w:ascii="Times New Roman" w:hAnsi="Times New Roman"/>
          <w:color w:val="191919"/>
          <w:sz w:val="18"/>
          <w:szCs w:val="18"/>
        </w:rPr>
        <w:t>n</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echnolog</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(ETTC</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conjunctio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2"/>
          <w:sz w:val="18"/>
          <w:szCs w:val="18"/>
        </w:rPr>
        <w:t xml:space="preserve"> various 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295" w:name="_Toc295559146"/>
      <w:bookmarkStart w:id="1296" w:name="_Toc297152679"/>
      <w:r>
        <w:rPr>
          <w:rFonts w:ascii="Times New Roman" w:hAnsi="Times New Roman"/>
          <w:color w:val="191919"/>
          <w:spacing w:val="-2"/>
          <w:sz w:val="24"/>
          <w:szCs w:val="24"/>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24"/>
          <w:szCs w:val="24"/>
        </w:rPr>
        <w:t>W</w:t>
      </w:r>
      <w:r>
        <w:rPr>
          <w:rFonts w:ascii="Times New Roman" w:hAnsi="Times New Roman"/>
          <w:color w:val="191919"/>
          <w:spacing w:val="-2"/>
          <w:sz w:val="18"/>
          <w:szCs w:val="18"/>
        </w:rPr>
        <w:t>EEKEN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1295"/>
      <w:bookmarkEnd w:id="1296"/>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Realizin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population</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6"/>
          <w:sz w:val="18"/>
          <w:szCs w:val="18"/>
        </w:rPr>
        <w:t>W</w:t>
      </w:r>
      <w:r>
        <w:rPr>
          <w:rFonts w:ascii="Times New Roman" w:hAnsi="Times New Roman"/>
          <w:color w:val="191919"/>
          <w:spacing w:val="-3"/>
          <w:sz w:val="18"/>
          <w:szCs w:val="18"/>
        </w:rPr>
        <w:t>e</w:t>
      </w:r>
      <w:r>
        <w:rPr>
          <w:rFonts w:ascii="Times New Roman" w:hAnsi="Times New Roman"/>
          <w:color w:val="191919"/>
          <w:spacing w:val="-2"/>
          <w:sz w:val="18"/>
          <w:szCs w:val="18"/>
        </w:rPr>
        <w:t>eken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University (WEU)</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define</w:t>
      </w:r>
      <w:r>
        <w:rPr>
          <w:rFonts w:ascii="Times New Roman" w:hAnsi="Times New Roman"/>
          <w:color w:val="191919"/>
          <w:sz w:val="18"/>
          <w:szCs w:val="18"/>
        </w:rPr>
        <w:t>s</w:t>
      </w:r>
      <w:r>
        <w:rPr>
          <w:rFonts w:ascii="Times New Roman" w:hAnsi="Times New Roman"/>
          <w:color w:val="191919"/>
          <w:spacing w:val="-2"/>
          <w:sz w:val="18"/>
          <w:szCs w:val="18"/>
        </w:rPr>
        <w:t xml:space="preserve"> it</w:t>
      </w:r>
      <w:r>
        <w:rPr>
          <w:rFonts w:ascii="Times New Roman" w:hAnsi="Times New Roman"/>
          <w:color w:val="191919"/>
          <w:sz w:val="18"/>
          <w:szCs w:val="18"/>
        </w:rPr>
        <w:t>s</w:t>
      </w:r>
      <w:r>
        <w:rPr>
          <w:rFonts w:ascii="Times New Roman" w:hAnsi="Times New Roman"/>
          <w:color w:val="191919"/>
          <w:spacing w:val="-2"/>
          <w:sz w:val="18"/>
          <w:szCs w:val="18"/>
        </w:rPr>
        <w:t xml:space="preserve"> 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2"/>
          <w:sz w:val="18"/>
          <w:szCs w:val="18"/>
        </w:rPr>
        <w:t xml:space="preserve"> audienc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non-traditiona</w:t>
      </w:r>
      <w:r>
        <w:rPr>
          <w:rFonts w:ascii="Times New Roman" w:hAnsi="Times New Roman"/>
          <w:color w:val="191919"/>
          <w:sz w:val="18"/>
          <w:szCs w:val="18"/>
        </w:rPr>
        <w:t>l</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ou</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leas</w:t>
      </w:r>
      <w:r>
        <w:rPr>
          <w:rFonts w:ascii="Times New Roman" w:hAnsi="Times New Roman"/>
          <w:color w:val="191919"/>
          <w:sz w:val="18"/>
          <w:szCs w:val="18"/>
        </w:rPr>
        <w:t>t</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year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school clas</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ago</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criteri</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holdin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w:t>
      </w:r>
      <w:r>
        <w:rPr>
          <w:rFonts w:ascii="Times New Roman" w:hAnsi="Times New Roman"/>
          <w:color w:val="191919"/>
          <w:spacing w:val="-3"/>
          <w:sz w:val="18"/>
          <w:szCs w:val="18"/>
        </w:rPr>
        <w:t>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diplom</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approve</w:t>
      </w:r>
      <w:r>
        <w:rPr>
          <w:rFonts w:ascii="Times New Roman" w:hAnsi="Times New Roman"/>
          <w:color w:val="191919"/>
          <w:sz w:val="18"/>
          <w:szCs w:val="18"/>
        </w:rPr>
        <w:t xml:space="preserve">d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a</w:t>
      </w:r>
      <w:r>
        <w:rPr>
          <w:rFonts w:ascii="Times New Roman" w:hAnsi="Times New Roman"/>
          <w:color w:val="191919"/>
          <w:sz w:val="18"/>
          <w:szCs w:val="18"/>
        </w:rPr>
        <w:t xml:space="preserve">s </w:t>
      </w:r>
      <w:r>
        <w:rPr>
          <w:rFonts w:ascii="Times New Roman" w:hAnsi="Times New Roman"/>
          <w:color w:val="191919"/>
          <w:spacing w:val="-2"/>
          <w:sz w:val="18"/>
          <w:szCs w:val="18"/>
        </w:rPr>
        <w:t>specifie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Boar</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Regent</w:t>
      </w:r>
      <w:r>
        <w:rPr>
          <w:rFonts w:ascii="Times New Roman" w:hAnsi="Times New Roman"/>
          <w:color w:val="191919"/>
          <w:sz w:val="18"/>
          <w:szCs w:val="18"/>
        </w:rPr>
        <w:t xml:space="preserve">s </w:t>
      </w:r>
      <w:r>
        <w:rPr>
          <w:rFonts w:ascii="Times New Roman" w:hAnsi="Times New Roman"/>
          <w:color w:val="191919"/>
          <w:spacing w:val="-2"/>
          <w:sz w:val="18"/>
          <w:szCs w:val="18"/>
        </w:rPr>
        <w:t>Policy</w:t>
      </w:r>
      <w:r>
        <w:rPr>
          <w:rFonts w:ascii="Times New Roman" w:hAnsi="Times New Roman"/>
          <w:color w:val="191919"/>
          <w:sz w:val="18"/>
          <w:szCs w:val="18"/>
        </w:rPr>
        <w:t xml:space="preserve">; </w:t>
      </w:r>
      <w:r>
        <w:rPr>
          <w:rFonts w:ascii="Times New Roman" w:hAnsi="Times New Roman"/>
          <w:color w:val="191919"/>
          <w:spacing w:val="-2"/>
          <w:sz w:val="18"/>
          <w:szCs w:val="18"/>
        </w:rPr>
        <w:t>Sectio</w:t>
      </w:r>
      <w:r>
        <w:rPr>
          <w:rFonts w:ascii="Times New Roman" w:hAnsi="Times New Roman"/>
          <w:color w:val="191919"/>
          <w:sz w:val="18"/>
          <w:szCs w:val="18"/>
        </w:rPr>
        <w:t xml:space="preserve">n </w:t>
      </w:r>
      <w:r>
        <w:rPr>
          <w:rFonts w:ascii="Times New Roman" w:hAnsi="Times New Roman"/>
          <w:color w:val="191919"/>
          <w:spacing w:val="-2"/>
          <w:sz w:val="18"/>
          <w:szCs w:val="18"/>
        </w:rPr>
        <w:t>402.010</w:t>
      </w:r>
      <w:r>
        <w:rPr>
          <w:rFonts w:ascii="Times New Roman" w:hAnsi="Times New Roman"/>
          <w:color w:val="191919"/>
          <w:sz w:val="18"/>
          <w:szCs w:val="18"/>
        </w:rPr>
        <w:t xml:space="preserve">1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havin</w:t>
      </w:r>
      <w:r>
        <w:rPr>
          <w:rFonts w:ascii="Times New Roman" w:hAnsi="Times New Roman"/>
          <w:color w:val="191919"/>
          <w:sz w:val="18"/>
          <w:szCs w:val="18"/>
        </w:rPr>
        <w:t xml:space="preserve">g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GED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9"/>
          <w:sz w:val="18"/>
          <w:szCs w:val="18"/>
        </w:rPr>
        <w:t xml:space="preserve"> </w:t>
      </w:r>
      <w:r>
        <w:rPr>
          <w:rFonts w:ascii="Times New Roman" w:hAnsi="Times New Roman"/>
          <w:color w:val="191919"/>
          <w:spacing w:val="-2"/>
          <w:sz w:val="18"/>
          <w:szCs w:val="18"/>
        </w:rPr>
        <w:t>transferabl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pacing w:val="-2"/>
          <w:sz w:val="18"/>
          <w:szCs w:val="18"/>
        </w:rPr>
        <w:t>hi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five 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toda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yesterday'</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responses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6"/>
          <w:sz w:val="18"/>
          <w:szCs w:val="18"/>
        </w:rPr>
        <w:t>W</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ignor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isparitie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that exis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particularl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adversel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but i</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arises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e</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tabs>
          <w:tab w:val="left" w:pos="11160"/>
        </w:tabs>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Services 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Security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Records Compute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Access 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Counseling </w:t>
      </w:r>
      <w:r>
        <w:rPr>
          <w:rFonts w:ascii="Times New Roman" w:hAnsi="Times New Roman"/>
          <w:color w:val="191919"/>
          <w:spacing w:val="-8"/>
          <w:sz w:val="18"/>
          <w:szCs w:val="18"/>
        </w:rPr>
        <w:t>T</w:t>
      </w:r>
      <w:r>
        <w:rPr>
          <w:rFonts w:ascii="Times New Roman" w:hAnsi="Times New Roman"/>
          <w:color w:val="191919"/>
          <w:spacing w:val="-2"/>
          <w:sz w:val="18"/>
          <w:szCs w:val="18"/>
        </w:rPr>
        <w:t>utoria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Assistance</w:t>
      </w:r>
    </w:p>
    <w:p w:rsidR="00974DBB" w:rsidRDefault="00974DBB" w:rsidP="00974DBB">
      <w:pPr>
        <w:widowControl w:val="0"/>
        <w:autoSpaceDE w:val="0"/>
        <w:autoSpaceDN w:val="0"/>
        <w:adjustRightInd w:val="0"/>
        <w:spacing w:after="0" w:line="200" w:lineRule="exact"/>
        <w:ind w:left="900"/>
        <w:rPr>
          <w:rFonts w:ascii="Times New Roman" w:hAnsi="Times New Roman"/>
          <w:color w:val="000000"/>
          <w:sz w:val="20"/>
          <w:szCs w:val="20"/>
        </w:rPr>
      </w:pPr>
    </w:p>
    <w:p w:rsidR="00CC06E0" w:rsidRDefault="00CC06E0">
      <w:pPr>
        <w:rPr>
          <w:rFonts w:ascii="Times New Roman" w:eastAsia="Times New Roman" w:hAnsi="Times New Roman" w:cs="Times New Roman"/>
          <w:color w:val="000000"/>
          <w:sz w:val="24"/>
          <w:szCs w:val="24"/>
          <w:lang w:eastAsia="en-US"/>
        </w:rPr>
      </w:pPr>
      <w:r>
        <w:rPr>
          <w:rFonts w:ascii="Times New Roman" w:hAnsi="Times New Roman"/>
          <w:color w:val="000000"/>
          <w:sz w:val="24"/>
          <w:szCs w:val="24"/>
        </w:rPr>
        <w:br w:type="page"/>
      </w:r>
    </w:p>
    <w:p w:rsidR="001965C4" w:rsidRDefault="001965C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sectPr w:rsidR="001965C4" w:rsidSect="00744829">
          <w:headerReference w:type="even" r:id="rId83"/>
          <w:headerReference w:type="default" r:id="rId84"/>
          <w:type w:val="continuous"/>
          <w:pgSz w:w="12240" w:h="15840" w:code="1"/>
          <w:pgMar w:top="533" w:right="1123" w:bottom="274" w:left="547" w:header="720" w:footer="288" w:gutter="0"/>
          <w:cols w:space="720"/>
          <w:docGrid w:linePitch="360"/>
        </w:sectPr>
      </w:pPr>
    </w:p>
    <w:p w:rsidR="00271E24" w:rsidRDefault="00271E2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pPr>
    </w:p>
    <w:p w:rsidR="00271E24" w:rsidRDefault="00271E2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pPr>
    </w:p>
    <w:p w:rsidR="00271E24" w:rsidRDefault="00271E2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pPr>
    </w:p>
    <w:p w:rsidR="00271E24" w:rsidRDefault="00271E2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pPr>
    </w:p>
    <w:p w:rsidR="00271E24" w:rsidRDefault="00271E2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pPr>
    </w:p>
    <w:p w:rsidR="00271E24" w:rsidRPr="00271E24" w:rsidRDefault="00271E24" w:rsidP="00271E24">
      <w:pPr>
        <w:pStyle w:val="Heading2"/>
        <w:ind w:firstLine="0"/>
        <w:jc w:val="center"/>
        <w:rPr>
          <w:rFonts w:ascii="Times New Roman" w:hAnsi="Times New Roman"/>
          <w:color w:val="000000"/>
          <w:sz w:val="72"/>
          <w:szCs w:val="72"/>
        </w:rPr>
      </w:pPr>
      <w:bookmarkStart w:id="1297" w:name="_Toc297152680"/>
      <w:r w:rsidRPr="00271E24">
        <w:rPr>
          <w:rFonts w:ascii="Times New Roman" w:hAnsi="Times New Roman"/>
          <w:color w:val="191919"/>
          <w:spacing w:val="-26"/>
          <w:position w:val="1"/>
          <w:sz w:val="96"/>
          <w:szCs w:val="96"/>
        </w:rPr>
        <w:t>C</w:t>
      </w:r>
      <w:r w:rsidRPr="00271E24">
        <w:rPr>
          <w:rFonts w:ascii="Times New Roman" w:hAnsi="Times New Roman"/>
          <w:color w:val="191919"/>
          <w:spacing w:val="-26"/>
          <w:position w:val="1"/>
          <w:sz w:val="72"/>
          <w:szCs w:val="72"/>
        </w:rPr>
        <w:t>OR</w:t>
      </w:r>
      <w:r w:rsidRPr="00271E24">
        <w:rPr>
          <w:rFonts w:ascii="Times New Roman" w:hAnsi="Times New Roman"/>
          <w:color w:val="191919"/>
          <w:position w:val="1"/>
          <w:sz w:val="72"/>
          <w:szCs w:val="72"/>
        </w:rPr>
        <w:t>E</w:t>
      </w:r>
      <w:r w:rsidRPr="00271E24">
        <w:rPr>
          <w:rFonts w:ascii="Times New Roman" w:hAnsi="Times New Roman"/>
          <w:color w:val="191919"/>
          <w:spacing w:val="29"/>
          <w:position w:val="1"/>
          <w:sz w:val="72"/>
          <w:szCs w:val="72"/>
        </w:rPr>
        <w:t xml:space="preserve"> </w:t>
      </w:r>
      <w:r w:rsidRPr="00271E24">
        <w:rPr>
          <w:rFonts w:ascii="Times New Roman" w:hAnsi="Times New Roman"/>
          <w:color w:val="191919"/>
          <w:spacing w:val="-26"/>
          <w:position w:val="1"/>
          <w:sz w:val="96"/>
          <w:szCs w:val="96"/>
        </w:rPr>
        <w:t>C</w:t>
      </w:r>
      <w:r w:rsidRPr="00271E24">
        <w:rPr>
          <w:rFonts w:ascii="Times New Roman" w:hAnsi="Times New Roman"/>
          <w:color w:val="191919"/>
          <w:spacing w:val="-26"/>
          <w:position w:val="1"/>
          <w:sz w:val="72"/>
          <w:szCs w:val="72"/>
        </w:rPr>
        <w:t>URRICULUM</w:t>
      </w:r>
      <w:bookmarkEnd w:id="1297"/>
    </w:p>
    <w:p w:rsidR="00271E24" w:rsidRDefault="00271E24" w:rsidP="00271E24">
      <w:pPr>
        <w:widowControl w:val="0"/>
        <w:autoSpaceDE w:val="0"/>
        <w:autoSpaceDN w:val="0"/>
        <w:adjustRightInd w:val="0"/>
        <w:spacing w:before="9" w:after="0" w:line="120" w:lineRule="exact"/>
        <w:rPr>
          <w:rFonts w:ascii="Times New Roman" w:hAnsi="Times New Roman"/>
          <w:color w:val="000000"/>
          <w:sz w:val="12"/>
          <w:szCs w:val="12"/>
        </w:rPr>
      </w:pPr>
    </w:p>
    <w:p w:rsidR="00271E24" w:rsidRDefault="00271E24" w:rsidP="00271E24">
      <w:pPr>
        <w:widowControl w:val="0"/>
        <w:autoSpaceDE w:val="0"/>
        <w:autoSpaceDN w:val="0"/>
        <w:adjustRightInd w:val="0"/>
        <w:spacing w:after="0" w:line="200" w:lineRule="exact"/>
        <w:rPr>
          <w:rFonts w:ascii="Times New Roman" w:hAnsi="Times New Roman"/>
          <w:color w:val="000000"/>
          <w:sz w:val="20"/>
          <w:szCs w:val="20"/>
        </w:rPr>
      </w:pPr>
    </w:p>
    <w:p w:rsidR="00271E24" w:rsidRDefault="00271E24" w:rsidP="00271E24">
      <w:pPr>
        <w:widowControl w:val="0"/>
        <w:autoSpaceDE w:val="0"/>
        <w:autoSpaceDN w:val="0"/>
        <w:adjustRightInd w:val="0"/>
        <w:spacing w:after="0" w:line="200" w:lineRule="exact"/>
        <w:rPr>
          <w:rFonts w:ascii="Times New Roman" w:hAnsi="Times New Roman"/>
          <w:color w:val="000000"/>
          <w:sz w:val="20"/>
          <w:szCs w:val="20"/>
        </w:rPr>
      </w:pPr>
    </w:p>
    <w:p w:rsidR="00271E24" w:rsidRDefault="00271E24" w:rsidP="00271E24">
      <w:pPr>
        <w:widowControl w:val="0"/>
        <w:autoSpaceDE w:val="0"/>
        <w:autoSpaceDN w:val="0"/>
        <w:adjustRightInd w:val="0"/>
        <w:spacing w:after="0" w:line="200" w:lineRule="exact"/>
        <w:rPr>
          <w:rFonts w:ascii="Times New Roman" w:hAnsi="Times New Roman"/>
          <w:color w:val="000000"/>
          <w:sz w:val="20"/>
          <w:szCs w:val="20"/>
        </w:rPr>
      </w:pPr>
    </w:p>
    <w:p w:rsidR="00271E24" w:rsidRDefault="00271E24" w:rsidP="00271E24">
      <w:pPr>
        <w:widowControl w:val="0"/>
        <w:autoSpaceDE w:val="0"/>
        <w:autoSpaceDN w:val="0"/>
        <w:adjustRightInd w:val="0"/>
        <w:spacing w:after="0" w:line="200" w:lineRule="exact"/>
        <w:rPr>
          <w:rFonts w:ascii="Times New Roman" w:hAnsi="Times New Roman"/>
          <w:color w:val="000000"/>
          <w:sz w:val="20"/>
          <w:szCs w:val="20"/>
        </w:rPr>
      </w:pPr>
    </w:p>
    <w:p w:rsidR="00271E24" w:rsidRDefault="00271E24" w:rsidP="00271E24">
      <w:pPr>
        <w:widowControl w:val="0"/>
        <w:autoSpaceDE w:val="0"/>
        <w:autoSpaceDN w:val="0"/>
        <w:adjustRightInd w:val="0"/>
        <w:spacing w:after="0" w:line="200" w:lineRule="exact"/>
        <w:rPr>
          <w:rFonts w:ascii="Times New Roman" w:hAnsi="Times New Roman"/>
          <w:color w:val="000000"/>
          <w:sz w:val="20"/>
          <w:szCs w:val="20"/>
        </w:rPr>
      </w:pPr>
    </w:p>
    <w:p w:rsidR="00271E24" w:rsidRDefault="00271E24" w:rsidP="00271E24">
      <w:pPr>
        <w:widowControl w:val="0"/>
        <w:autoSpaceDE w:val="0"/>
        <w:autoSpaceDN w:val="0"/>
        <w:adjustRightInd w:val="0"/>
        <w:spacing w:after="0" w:line="200" w:lineRule="exact"/>
        <w:rPr>
          <w:rFonts w:ascii="Times New Roman" w:hAnsi="Times New Roman"/>
          <w:color w:val="000000"/>
          <w:sz w:val="20"/>
          <w:szCs w:val="20"/>
        </w:rPr>
      </w:pPr>
    </w:p>
    <w:p w:rsidR="00271E24" w:rsidRDefault="00271E24" w:rsidP="00271E24">
      <w:pPr>
        <w:widowControl w:val="0"/>
        <w:autoSpaceDE w:val="0"/>
        <w:autoSpaceDN w:val="0"/>
        <w:adjustRightInd w:val="0"/>
        <w:spacing w:after="0" w:line="200" w:lineRule="exact"/>
        <w:rPr>
          <w:rFonts w:ascii="Times New Roman" w:hAnsi="Times New Roman"/>
          <w:color w:val="000000"/>
          <w:sz w:val="20"/>
          <w:szCs w:val="20"/>
        </w:rPr>
      </w:pPr>
    </w:p>
    <w:p w:rsidR="00271E24" w:rsidRDefault="00271E24" w:rsidP="00271E24">
      <w:pPr>
        <w:rPr>
          <w:rFonts w:ascii="Times New Roman" w:hAnsi="Times New Roman" w:cs="Times New Roman"/>
          <w:color w:val="000000"/>
          <w:sz w:val="40"/>
          <w:szCs w:val="40"/>
        </w:rPr>
      </w:pPr>
      <w:r>
        <w:rPr>
          <w:rFonts w:ascii="Times New Roman" w:hAnsi="Times New Roman"/>
          <w:b/>
          <w:bCs/>
          <w:color w:val="191919"/>
          <w:sz w:val="36"/>
          <w:szCs w:val="36"/>
        </w:rPr>
        <w:t>C</w:t>
      </w:r>
      <w:r>
        <w:rPr>
          <w:rFonts w:ascii="Times New Roman" w:hAnsi="Times New Roman"/>
          <w:b/>
          <w:bCs/>
          <w:color w:val="191919"/>
          <w:sz w:val="27"/>
          <w:szCs w:val="27"/>
        </w:rPr>
        <w:t>ONTENTS</w:t>
      </w:r>
      <w:r>
        <w:rPr>
          <w:sz w:val="40"/>
          <w:szCs w:val="40"/>
        </w:rPr>
        <w:t xml:space="preserve"> </w:t>
      </w:r>
      <w:r>
        <w:rPr>
          <w:sz w:val="40"/>
          <w:szCs w:val="40"/>
        </w:rPr>
        <w:br w:type="page"/>
      </w:r>
    </w:p>
    <w:p w:rsidR="001965C4" w:rsidRDefault="001965C4" w:rsidP="00CC06E0">
      <w:pPr>
        <w:pStyle w:val="Default"/>
        <w:jc w:val="center"/>
        <w:rPr>
          <w:sz w:val="40"/>
          <w:szCs w:val="40"/>
        </w:rPr>
        <w:sectPr w:rsidR="001965C4" w:rsidSect="001965C4">
          <w:headerReference w:type="default" r:id="rId85"/>
          <w:type w:val="continuous"/>
          <w:pgSz w:w="12240" w:h="15840" w:code="1"/>
          <w:pgMar w:top="533" w:right="1123" w:bottom="274" w:left="547" w:header="720" w:footer="288" w:gutter="0"/>
          <w:cols w:space="720"/>
          <w:docGrid w:linePitch="360"/>
        </w:sectPr>
      </w:pPr>
    </w:p>
    <w:p w:rsidR="00CC06E0" w:rsidRPr="00CC06E0" w:rsidRDefault="00CC06E0" w:rsidP="00CC06E0">
      <w:pPr>
        <w:pStyle w:val="Default"/>
        <w:jc w:val="center"/>
        <w:rPr>
          <w:sz w:val="32"/>
          <w:szCs w:val="32"/>
        </w:rPr>
      </w:pPr>
      <w:r w:rsidRPr="00CC06E0">
        <w:rPr>
          <w:sz w:val="40"/>
          <w:szCs w:val="40"/>
        </w:rPr>
        <w:lastRenderedPageBreak/>
        <w:t>A</w:t>
      </w:r>
      <w:r w:rsidRPr="00CC06E0">
        <w:rPr>
          <w:sz w:val="32"/>
          <w:szCs w:val="32"/>
        </w:rPr>
        <w:t xml:space="preserve">LBANY </w:t>
      </w:r>
      <w:r w:rsidRPr="00CC06E0">
        <w:rPr>
          <w:sz w:val="40"/>
          <w:szCs w:val="40"/>
        </w:rPr>
        <w:t>S</w:t>
      </w:r>
      <w:r w:rsidRPr="00CC06E0">
        <w:rPr>
          <w:sz w:val="32"/>
          <w:szCs w:val="32"/>
        </w:rPr>
        <w:t xml:space="preserve">TATE </w:t>
      </w:r>
      <w:r w:rsidRPr="00CC06E0">
        <w:rPr>
          <w:sz w:val="40"/>
          <w:szCs w:val="40"/>
        </w:rPr>
        <w:t>U</w:t>
      </w:r>
      <w:r w:rsidRPr="00CC06E0">
        <w:rPr>
          <w:sz w:val="32"/>
          <w:szCs w:val="32"/>
        </w:rPr>
        <w:t xml:space="preserve">NIVERSITY </w:t>
      </w:r>
      <w:r w:rsidRPr="00CC06E0">
        <w:rPr>
          <w:sz w:val="40"/>
          <w:szCs w:val="40"/>
        </w:rPr>
        <w:t>A</w:t>
      </w:r>
      <w:r w:rsidRPr="00CC06E0">
        <w:rPr>
          <w:sz w:val="32"/>
          <w:szCs w:val="32"/>
        </w:rPr>
        <w:t>LBANY, GA 31705</w:t>
      </w:r>
    </w:p>
    <w:p w:rsidR="00CC06E0" w:rsidRDefault="00CC06E0" w:rsidP="00CC06E0">
      <w:pPr>
        <w:pStyle w:val="Default"/>
      </w:pPr>
    </w:p>
    <w:p w:rsidR="00CC06E0" w:rsidRDefault="00CC06E0" w:rsidP="00CC06E0">
      <w:pPr>
        <w:pStyle w:val="Default"/>
        <w:jc w:val="center"/>
      </w:pPr>
      <w:r w:rsidRPr="00CC06E0">
        <w:t xml:space="preserve">Core Curriculum </w:t>
      </w:r>
    </w:p>
    <w:p w:rsidR="00CC06E0" w:rsidRDefault="00CC06E0" w:rsidP="00CC06E0">
      <w:pPr>
        <w:pStyle w:val="Default"/>
        <w:jc w:val="center"/>
      </w:pPr>
      <w:r w:rsidRPr="00CC06E0">
        <w:t>Fall 2011</w:t>
      </w:r>
    </w:p>
    <w:p w:rsidR="00CC06E0" w:rsidRPr="00CC06E0" w:rsidRDefault="004C155D" w:rsidP="00271E24">
      <w:pPr>
        <w:pStyle w:val="Default"/>
        <w:tabs>
          <w:tab w:val="right" w:leader="dot" w:pos="9900"/>
        </w:tabs>
        <w:ind w:left="360" w:right="130"/>
        <w:outlineLvl w:val="1"/>
        <w:rPr>
          <w:b/>
          <w:sz w:val="18"/>
          <w:szCs w:val="18"/>
        </w:rPr>
      </w:pPr>
      <w:bookmarkStart w:id="1298" w:name="_Toc297152681"/>
      <w:r>
        <w:rPr>
          <w:b/>
          <w:sz w:val="18"/>
          <w:szCs w:val="18"/>
        </w:rPr>
        <w:t>Area A1</w:t>
      </w:r>
      <w:r w:rsidR="00CC06E0" w:rsidRPr="00CC06E0">
        <w:rPr>
          <w:b/>
          <w:sz w:val="18"/>
          <w:szCs w:val="18"/>
        </w:rPr>
        <w:t xml:space="preserve">: Communication Skills'" </w:t>
      </w:r>
      <w:r w:rsidR="00CC06E0" w:rsidRPr="00CC06E0">
        <w:rPr>
          <w:b/>
          <w:sz w:val="18"/>
          <w:szCs w:val="18"/>
        </w:rPr>
        <w:tab/>
        <w:t>6 hours</w:t>
      </w:r>
      <w:bookmarkEnd w:id="1298"/>
    </w:p>
    <w:p w:rsidR="00CC06E0" w:rsidRPr="00CC06E0" w:rsidRDefault="00CC06E0" w:rsidP="00CC06E0">
      <w:pPr>
        <w:pStyle w:val="Default"/>
        <w:tabs>
          <w:tab w:val="right" w:leader="dot" w:pos="9900"/>
        </w:tabs>
        <w:ind w:left="360" w:right="130"/>
        <w:rPr>
          <w:sz w:val="18"/>
          <w:szCs w:val="18"/>
        </w:rPr>
      </w:pPr>
      <w:r w:rsidRPr="00CC06E0">
        <w:rPr>
          <w:sz w:val="18"/>
          <w:szCs w:val="18"/>
        </w:rPr>
        <w:t>ENOL 1101 -English Composition lor</w:t>
      </w:r>
      <w:r w:rsidRPr="00CC06E0">
        <w:rPr>
          <w:sz w:val="18"/>
          <w:szCs w:val="18"/>
        </w:rPr>
        <w:tab/>
        <w:t>3hours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1111 -Honors Humanities I (Honors Students only) </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HONR 1112 -Honors Humanities II (Honors Students only)</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*Minimum grade of"C" required in each course</w:t>
      </w:r>
    </w:p>
    <w:p w:rsid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i/>
          <w:iCs/>
          <w:sz w:val="18"/>
          <w:szCs w:val="18"/>
        </w:rPr>
      </w:pPr>
      <w:bookmarkStart w:id="1299" w:name="_Toc297152682"/>
      <w:r w:rsidRPr="00CC06E0">
        <w:rPr>
          <w:b/>
          <w:sz w:val="18"/>
          <w:szCs w:val="18"/>
        </w:rPr>
        <w:t xml:space="preserve">Area A2: Quantitative Skills </w:t>
      </w:r>
      <w:r w:rsidRPr="00CC06E0">
        <w:rPr>
          <w:b/>
          <w:i/>
          <w:iCs/>
          <w:sz w:val="18"/>
          <w:szCs w:val="18"/>
        </w:rPr>
        <w:t>(Select one, as required)</w:t>
      </w:r>
      <w:r w:rsidRPr="00CC06E0">
        <w:rPr>
          <w:b/>
          <w:i/>
          <w:iCs/>
          <w:sz w:val="18"/>
          <w:szCs w:val="18"/>
        </w:rPr>
        <w:tab/>
        <w:t>3 hours</w:t>
      </w:r>
      <w:bookmarkEnd w:id="1299"/>
    </w:p>
    <w:p w:rsidR="00CC06E0" w:rsidRPr="00CC06E0" w:rsidRDefault="00CC06E0" w:rsidP="00CC06E0">
      <w:pPr>
        <w:pStyle w:val="Default"/>
        <w:tabs>
          <w:tab w:val="right" w:leader="dot" w:pos="9900"/>
        </w:tabs>
        <w:ind w:left="360" w:right="130"/>
        <w:rPr>
          <w:sz w:val="18"/>
          <w:szCs w:val="18"/>
        </w:rPr>
      </w:pPr>
      <w:r w:rsidRPr="00CC06E0">
        <w:rPr>
          <w:sz w:val="18"/>
          <w:szCs w:val="18"/>
        </w:rPr>
        <w:t>MATH 1101 -Mathematical Modeling</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1111 -College Algebra</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1113 -Pre-Ca1culus*</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1211 Calculus 1**</w:t>
      </w:r>
      <w:r w:rsidRPr="00CC06E0">
        <w:rPr>
          <w:sz w:val="18"/>
          <w:szCs w:val="18"/>
        </w:rPr>
        <w:tab/>
        <w:t>3 hours</w:t>
      </w:r>
    </w:p>
    <w:p w:rsidR="00CC06E0" w:rsidRDefault="00CC06E0" w:rsidP="00CC06E0">
      <w:pPr>
        <w:pStyle w:val="CM5"/>
        <w:ind w:left="360" w:right="130"/>
        <w:rPr>
          <w:color w:val="000000"/>
          <w:sz w:val="18"/>
          <w:szCs w:val="18"/>
        </w:rPr>
      </w:pPr>
      <w:r w:rsidRPr="00CC06E0">
        <w:rPr>
          <w:color w:val="000000"/>
          <w:sz w:val="18"/>
          <w:szCs w:val="18"/>
        </w:rPr>
        <w:t xml:space="preserve"> *Required for majors in Mathematics, Computer Science, Chemistry, Biology </w:t>
      </w:r>
    </w:p>
    <w:p w:rsidR="00974DBB" w:rsidRPr="00CC06E0" w:rsidRDefault="00CC06E0" w:rsidP="00CC06E0">
      <w:pPr>
        <w:pStyle w:val="CM5"/>
        <w:ind w:left="360" w:right="130"/>
        <w:rPr>
          <w:color w:val="000000"/>
          <w:sz w:val="18"/>
          <w:szCs w:val="18"/>
        </w:rPr>
      </w:pPr>
      <w:r w:rsidRPr="00CC06E0">
        <w:rPr>
          <w:color w:val="000000"/>
          <w:sz w:val="18"/>
          <w:szCs w:val="18"/>
        </w:rPr>
        <w:t>**Required for pre-engineering majors</w:t>
      </w:r>
    </w:p>
    <w:p w:rsidR="00CC06E0" w:rsidRPr="00CC06E0" w:rsidRDefault="00CC06E0" w:rsidP="00CC06E0">
      <w:pPr>
        <w:pStyle w:val="Default"/>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1300" w:name="_Toc297152683"/>
      <w:r w:rsidRPr="00CC06E0">
        <w:rPr>
          <w:b/>
          <w:sz w:val="18"/>
          <w:szCs w:val="18"/>
        </w:rPr>
        <w:t>Area B: Institutional Options</w:t>
      </w:r>
      <w:r w:rsidRPr="00CC06E0">
        <w:rPr>
          <w:b/>
          <w:sz w:val="18"/>
          <w:szCs w:val="18"/>
        </w:rPr>
        <w:tab/>
        <w:t xml:space="preserve"> 5 hours</w:t>
      </w:r>
      <w:bookmarkEnd w:id="1300"/>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COMM 1100 -Public Speaking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1002 -Introduction to African Diaspora </w:t>
      </w:r>
      <w:r>
        <w:rPr>
          <w:sz w:val="18"/>
          <w:szCs w:val="18"/>
        </w:rPr>
        <w:tab/>
      </w:r>
      <w:r w:rsidRPr="00CC06E0">
        <w:rPr>
          <w:sz w:val="18"/>
          <w:szCs w:val="18"/>
        </w:rPr>
        <w:t xml:space="preserve">2 hours </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1301" w:name="_Toc297152684"/>
      <w:r w:rsidRPr="00CC06E0">
        <w:rPr>
          <w:b/>
          <w:sz w:val="18"/>
          <w:szCs w:val="18"/>
        </w:rPr>
        <w:t xml:space="preserve">Area C: Humanities, Fine Arts and Ethics </w:t>
      </w:r>
      <w:r w:rsidRPr="00CC06E0">
        <w:rPr>
          <w:b/>
          <w:sz w:val="18"/>
          <w:szCs w:val="18"/>
        </w:rPr>
        <w:tab/>
        <w:t>6 hours</w:t>
      </w:r>
      <w:bookmarkEnd w:id="1301"/>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ENGL 2111 -World Literature I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2111 -Honors Humanities III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ARAP 1100 -Art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ENOL 2112 -World Literature II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MUSC 1100 -Music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FREN 2201 -Intermediate French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GERM 2221 -Intermediate German</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SPAN 2231 -Intermediate Spanish</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2112 -Honors Humanities IV (Honors Students only)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r w:rsidRPr="00CC06E0">
        <w:rPr>
          <w:b/>
          <w:sz w:val="18"/>
          <w:szCs w:val="18"/>
        </w:rPr>
        <w:t xml:space="preserve"> </w:t>
      </w:r>
      <w:bookmarkStart w:id="1302" w:name="_Toc297152685"/>
      <w:r w:rsidRPr="00CC06E0">
        <w:rPr>
          <w:b/>
          <w:sz w:val="18"/>
          <w:szCs w:val="18"/>
        </w:rPr>
        <w:t>Area D: Natural Science, Math &amp; Tech 10-11 hours</w:t>
      </w:r>
      <w:bookmarkEnd w:id="1302"/>
      <w:r w:rsidRPr="00CC06E0">
        <w:rPr>
          <w:b/>
          <w:sz w:val="18"/>
          <w:szCs w:val="18"/>
        </w:rPr>
        <w:t xml:space="preserve">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OPTION </w:t>
      </w:r>
      <w:proofErr w:type="gramStart"/>
      <w:r w:rsidRPr="00CC06E0">
        <w:rPr>
          <w:b/>
          <w:sz w:val="18"/>
          <w:szCs w:val="18"/>
        </w:rPr>
        <w:t>I</w:t>
      </w:r>
      <w:proofErr w:type="gramEnd"/>
      <w:r w:rsidRPr="00CC06E0">
        <w:rPr>
          <w:b/>
          <w:sz w:val="18"/>
          <w:szCs w:val="18"/>
        </w:rPr>
        <w:t xml:space="preserve"> -Non-Science Majors (Select any two courses):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1111 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1112K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1114K -Survey of Biotechnology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1115K -Intro to Environmental Biology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1151 K -Survey of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CHEM 1152K -Survey of Chemistry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1001 K -Physical Science I</w:t>
      </w:r>
      <w:r>
        <w:rPr>
          <w:sz w:val="18"/>
          <w:szCs w:val="18"/>
        </w:rPr>
        <w:tab/>
      </w:r>
      <w:r w:rsidRPr="00CC06E0">
        <w:rPr>
          <w:sz w:val="18"/>
          <w:szCs w:val="18"/>
        </w:rPr>
        <w:t xml:space="preserve"> 4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 -Non-Science Majors) Continued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1002K -Physical Science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1020 -Survey of Modem Sc. &amp; Tech.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CSCI 1003 -Intro to Technology</w:t>
      </w:r>
      <w:r>
        <w:rPr>
          <w:sz w:val="18"/>
          <w:szCs w:val="18"/>
        </w:rPr>
        <w:tab/>
      </w:r>
      <w:r w:rsidRPr="00CC06E0">
        <w:rPr>
          <w:sz w:val="18"/>
          <w:szCs w:val="18"/>
        </w:rPr>
        <w:t xml:space="preserve"> 2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SSCI 2402 -Microcomputers in Soc. Sciences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1201 -Survey of 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2411 -Basic Statistics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CSCI 1101 -Intro to Computers</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1113 -Pre-Calculus 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II -Science Majors (Select Two):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1211 K -General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1212K -General Chemistry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1111K -Introductory Physics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1112K -Introductory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2221 K -Principles of Physics I </w:t>
      </w:r>
      <w:r>
        <w:rPr>
          <w:sz w:val="18"/>
          <w:szCs w:val="18"/>
        </w:rPr>
        <w:tab/>
      </w:r>
      <w:r w:rsidRPr="00CC06E0">
        <w:rPr>
          <w:sz w:val="18"/>
          <w:szCs w:val="18"/>
        </w:rPr>
        <w:t xml:space="preserve">4 hours </w:t>
      </w:r>
    </w:p>
    <w:p w:rsidR="00CC06E0" w:rsidRDefault="00CC06E0" w:rsidP="00CC06E0">
      <w:pPr>
        <w:pStyle w:val="Default"/>
        <w:tabs>
          <w:tab w:val="right" w:leader="dot" w:pos="9900"/>
        </w:tabs>
        <w:ind w:left="360" w:right="130"/>
        <w:rPr>
          <w:sz w:val="18"/>
          <w:szCs w:val="18"/>
        </w:rPr>
      </w:pPr>
      <w:r w:rsidRPr="00CC06E0">
        <w:rPr>
          <w:sz w:val="18"/>
          <w:szCs w:val="18"/>
        </w:rPr>
        <w:t xml:space="preserve">PHYS 2222K -Principles of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lastRenderedPageBreak/>
        <w:t xml:space="preserve">MATH 1113 -Pre-Calculus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1211 -Calculus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2212 -Calculus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1303" w:name="_Toc297152686"/>
      <w:r w:rsidRPr="00CC06E0">
        <w:rPr>
          <w:b/>
          <w:sz w:val="18"/>
          <w:szCs w:val="18"/>
        </w:rPr>
        <w:t>Area E: Social Sciences (12 hours)</w:t>
      </w:r>
      <w:bookmarkEnd w:id="1303"/>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1101 -U.S. &amp; Georgia Government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1161 -Honors American Govt.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Electives (Select at least one History course and any two other courses):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 ECON 2105 -Principles of Macroeconomics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2106 -Principles of Microeconomics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2201 -Survey of 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GEOG 1101 -Intro to Human Geography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1111 -Survey of World History 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1112 -Survey of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2111 -Survey of American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2112 -Survey of American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2113 -Minorities in America</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1151 -Honors World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1152 -Honors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PHIL 2101 -Intro to Philosophy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2101 -Intro to Political Science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2102 -Intro to Law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PSYC 1101 -General Psychology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SOCI 2011 -Principles of Sociology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SOCI 2031 -Introduction to Anthropology </w:t>
      </w:r>
      <w:r>
        <w:rPr>
          <w:sz w:val="18"/>
          <w:szCs w:val="18"/>
        </w:rPr>
        <w:tab/>
      </w:r>
      <w:r w:rsidRPr="00CC06E0">
        <w:rPr>
          <w:sz w:val="18"/>
          <w:szCs w:val="18"/>
        </w:rPr>
        <w:t>3 hour</w:t>
      </w:r>
      <w:r>
        <w:rPr>
          <w:sz w:val="18"/>
          <w:szCs w:val="18"/>
        </w:rPr>
        <w:t>s</w:t>
      </w:r>
    </w:p>
    <w:p w:rsidR="00CC06E0" w:rsidRPr="00CC06E0" w:rsidRDefault="00CC06E0" w:rsidP="00CC06E0">
      <w:pPr>
        <w:pStyle w:val="Default"/>
        <w:ind w:left="360" w:right="130"/>
        <w:rPr>
          <w:sz w:val="18"/>
          <w:szCs w:val="18"/>
        </w:rPr>
      </w:pPr>
    </w:p>
    <w:p w:rsidR="00CC06E0" w:rsidRPr="00BC66ED" w:rsidRDefault="00CC06E0" w:rsidP="00271E24">
      <w:pPr>
        <w:pStyle w:val="Default"/>
        <w:tabs>
          <w:tab w:val="right" w:leader="dot" w:pos="9900"/>
        </w:tabs>
        <w:ind w:left="360" w:right="130"/>
        <w:outlineLvl w:val="1"/>
        <w:rPr>
          <w:b/>
          <w:sz w:val="18"/>
          <w:szCs w:val="18"/>
        </w:rPr>
      </w:pPr>
      <w:bookmarkStart w:id="1304" w:name="_Toc297152687"/>
      <w:r w:rsidRPr="00BC66ED">
        <w:rPr>
          <w:b/>
          <w:sz w:val="18"/>
          <w:szCs w:val="18"/>
        </w:rPr>
        <w:t xml:space="preserve">Area F: Courses Related to the Major </w:t>
      </w:r>
      <w:r w:rsidR="00BC66ED" w:rsidRPr="00BC66ED">
        <w:rPr>
          <w:b/>
          <w:sz w:val="18"/>
          <w:szCs w:val="18"/>
        </w:rPr>
        <w:tab/>
      </w:r>
      <w:r w:rsidRPr="00BC66ED">
        <w:rPr>
          <w:b/>
          <w:sz w:val="18"/>
          <w:szCs w:val="18"/>
        </w:rPr>
        <w:t>17-18 hours*</w:t>
      </w:r>
      <w:bookmarkEnd w:id="1304"/>
      <w:r w:rsidRPr="00BC66ED">
        <w:rPr>
          <w:b/>
          <w:sz w:val="18"/>
          <w:szCs w:val="18"/>
        </w:rPr>
        <w:t xml:space="preserve"> </w:t>
      </w:r>
    </w:p>
    <w:p w:rsidR="00CC06E0" w:rsidRPr="00CC06E0" w:rsidRDefault="00CC06E0" w:rsidP="00BC66ED">
      <w:pPr>
        <w:pStyle w:val="CM5"/>
        <w:ind w:left="720" w:right="130"/>
        <w:rPr>
          <w:color w:val="000000"/>
          <w:sz w:val="18"/>
          <w:szCs w:val="18"/>
        </w:rPr>
      </w:pPr>
      <w:r w:rsidRPr="00CC06E0">
        <w:rPr>
          <w:color w:val="000000"/>
          <w:sz w:val="18"/>
          <w:szCs w:val="18"/>
        </w:rPr>
        <w:t xml:space="preserve">*Students who have completed 10 hours in Area D are required to complete 18 hours in Area F while students who have completed 11 hours in Area D are required to complete 17 hours in Area F. </w:t>
      </w:r>
    </w:p>
    <w:p w:rsidR="00BC66ED" w:rsidRDefault="00BC66ED" w:rsidP="00BC66ED">
      <w:pPr>
        <w:pStyle w:val="CM5"/>
        <w:ind w:left="360" w:right="130"/>
        <w:rPr>
          <w:color w:val="000000"/>
          <w:sz w:val="18"/>
          <w:szCs w:val="18"/>
        </w:rPr>
      </w:pPr>
    </w:p>
    <w:p w:rsidR="00CC06E0" w:rsidRPr="00BC66ED" w:rsidRDefault="00CC06E0" w:rsidP="00BC66ED">
      <w:pPr>
        <w:pStyle w:val="Default"/>
        <w:tabs>
          <w:tab w:val="right" w:leader="dot" w:pos="9900"/>
        </w:tabs>
        <w:ind w:left="360" w:right="130"/>
        <w:rPr>
          <w:b/>
          <w:sz w:val="18"/>
          <w:szCs w:val="18"/>
        </w:rPr>
      </w:pPr>
      <w:r w:rsidRPr="00BC66ED">
        <w:rPr>
          <w:b/>
          <w:sz w:val="18"/>
          <w:szCs w:val="18"/>
        </w:rPr>
        <w:t xml:space="preserve">Core Curriculum Total Semester Hours </w:t>
      </w:r>
      <w:r w:rsidR="00BC66ED">
        <w:rPr>
          <w:b/>
          <w:sz w:val="18"/>
          <w:szCs w:val="18"/>
        </w:rPr>
        <w:tab/>
      </w:r>
      <w:r w:rsidRPr="00BC66ED">
        <w:rPr>
          <w:b/>
          <w:sz w:val="18"/>
          <w:szCs w:val="18"/>
        </w:rPr>
        <w:t xml:space="preserve">60 </w:t>
      </w:r>
    </w:p>
    <w:p w:rsidR="00CC06E0" w:rsidRPr="00BC66ED" w:rsidRDefault="00CC06E0" w:rsidP="00CC06E0">
      <w:pPr>
        <w:pStyle w:val="Default"/>
        <w:ind w:left="360" w:right="130"/>
        <w:rPr>
          <w:b/>
          <w:sz w:val="18"/>
          <w:szCs w:val="18"/>
        </w:rPr>
      </w:pPr>
      <w:r w:rsidRPr="00BC66ED">
        <w:rPr>
          <w:b/>
          <w:sz w:val="18"/>
          <w:szCs w:val="18"/>
        </w:rPr>
        <w:t xml:space="preserve">Critical Thinking (CT) Requirement -Student must complete: </w:t>
      </w:r>
    </w:p>
    <w:p w:rsidR="00CC06E0" w:rsidRPr="00CC06E0" w:rsidRDefault="00CC06E0" w:rsidP="00BC66ED">
      <w:pPr>
        <w:pStyle w:val="Default"/>
        <w:numPr>
          <w:ilvl w:val="0"/>
          <w:numId w:val="71"/>
        </w:numPr>
        <w:ind w:left="900" w:right="130" w:hanging="360"/>
        <w:rPr>
          <w:sz w:val="18"/>
          <w:szCs w:val="18"/>
        </w:rPr>
      </w:pPr>
      <w:r w:rsidRPr="00CC06E0">
        <w:rPr>
          <w:sz w:val="18"/>
          <w:szCs w:val="18"/>
        </w:rPr>
        <w:t xml:space="preserve">ENGL 1101 -English Composition I or HONR 1111 -Honors Humanities I </w:t>
      </w:r>
    </w:p>
    <w:p w:rsidR="00CC06E0" w:rsidRPr="00CC06E0" w:rsidRDefault="00CC06E0" w:rsidP="00BC66ED">
      <w:pPr>
        <w:pStyle w:val="Default"/>
        <w:numPr>
          <w:ilvl w:val="0"/>
          <w:numId w:val="71"/>
        </w:numPr>
        <w:ind w:left="900" w:right="130" w:hanging="360"/>
        <w:rPr>
          <w:sz w:val="18"/>
          <w:szCs w:val="18"/>
        </w:rPr>
      </w:pPr>
      <w:r w:rsidRPr="00CC06E0">
        <w:rPr>
          <w:sz w:val="18"/>
          <w:szCs w:val="18"/>
        </w:rPr>
        <w:t xml:space="preserve">ENGL 1102 -English Composition II or HONR 1112 -Honors Humanities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US Perspectives (US) Requirement -Student must complete: </w:t>
      </w:r>
    </w:p>
    <w:p w:rsidR="00CC06E0" w:rsidRPr="00CC06E0" w:rsidRDefault="00CC06E0" w:rsidP="00BC66ED">
      <w:pPr>
        <w:pStyle w:val="Default"/>
        <w:numPr>
          <w:ilvl w:val="0"/>
          <w:numId w:val="72"/>
        </w:numPr>
        <w:ind w:left="900" w:right="130" w:hanging="360"/>
        <w:rPr>
          <w:sz w:val="18"/>
          <w:szCs w:val="18"/>
        </w:rPr>
      </w:pPr>
      <w:r w:rsidRPr="00CC06E0">
        <w:rPr>
          <w:sz w:val="18"/>
          <w:szCs w:val="18"/>
        </w:rPr>
        <w:t xml:space="preserve">POLS 1101 -US &amp; Georgia Government or HONR 1161 -Honors American Govt. </w:t>
      </w:r>
    </w:p>
    <w:p w:rsidR="00CC06E0" w:rsidRPr="00CC06E0" w:rsidRDefault="00CC06E0" w:rsidP="00BC66ED">
      <w:pPr>
        <w:pStyle w:val="Default"/>
        <w:numPr>
          <w:ilvl w:val="0"/>
          <w:numId w:val="72"/>
        </w:numPr>
        <w:ind w:left="900" w:right="130" w:hanging="360"/>
        <w:rPr>
          <w:sz w:val="18"/>
          <w:szCs w:val="18"/>
        </w:rPr>
      </w:pPr>
      <w:r w:rsidRPr="00CC06E0">
        <w:rPr>
          <w:sz w:val="18"/>
          <w:szCs w:val="18"/>
        </w:rPr>
        <w:t>HIST 1111 -Survey of World History l</w:t>
      </w:r>
      <w:r w:rsidR="00271E24">
        <w:rPr>
          <w:sz w:val="18"/>
          <w:szCs w:val="18"/>
        </w:rPr>
        <w:t xml:space="preserve"> </w:t>
      </w:r>
      <w:r w:rsidRPr="00CC06E0">
        <w:rPr>
          <w:sz w:val="18"/>
          <w:szCs w:val="18"/>
        </w:rPr>
        <w:t xml:space="preserve">or HIST 1112 -Survey of World History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Global Perspectives (GL) Requirement -Student must complete at least one course: </w:t>
      </w:r>
    </w:p>
    <w:p w:rsidR="00CC06E0" w:rsidRPr="00CC06E0" w:rsidRDefault="00CC06E0" w:rsidP="00BC66ED">
      <w:pPr>
        <w:pStyle w:val="Default"/>
        <w:numPr>
          <w:ilvl w:val="0"/>
          <w:numId w:val="73"/>
        </w:numPr>
        <w:ind w:left="900" w:right="130" w:hanging="360"/>
        <w:rPr>
          <w:sz w:val="18"/>
          <w:szCs w:val="18"/>
        </w:rPr>
      </w:pPr>
      <w:r w:rsidRPr="00CC06E0">
        <w:rPr>
          <w:sz w:val="18"/>
          <w:szCs w:val="18"/>
        </w:rPr>
        <w:t xml:space="preserve">ENGL 2111 -World Literature or HONR 2111 -Honors Humanities III </w:t>
      </w:r>
    </w:p>
    <w:p w:rsidR="00CC06E0" w:rsidRPr="00CC06E0" w:rsidRDefault="00CC06E0" w:rsidP="00BC66ED">
      <w:pPr>
        <w:pStyle w:val="Default"/>
        <w:numPr>
          <w:ilvl w:val="0"/>
          <w:numId w:val="73"/>
        </w:numPr>
        <w:ind w:left="900" w:right="130" w:hanging="360"/>
        <w:rPr>
          <w:sz w:val="18"/>
          <w:szCs w:val="18"/>
        </w:rPr>
      </w:pPr>
      <w:r w:rsidRPr="00CC06E0">
        <w:rPr>
          <w:sz w:val="18"/>
          <w:szCs w:val="18"/>
        </w:rPr>
        <w:t xml:space="preserve">ARAP 1100 -Art Appreciation </w:t>
      </w:r>
    </w:p>
    <w:p w:rsidR="00CC06E0" w:rsidRPr="00CC06E0" w:rsidRDefault="00CC06E0" w:rsidP="00BC66ED">
      <w:pPr>
        <w:pStyle w:val="Default"/>
        <w:numPr>
          <w:ilvl w:val="0"/>
          <w:numId w:val="73"/>
        </w:numPr>
        <w:ind w:left="900" w:right="130" w:hanging="360"/>
        <w:rPr>
          <w:sz w:val="18"/>
          <w:szCs w:val="18"/>
        </w:rPr>
      </w:pPr>
      <w:r w:rsidRPr="00CC06E0">
        <w:rPr>
          <w:sz w:val="18"/>
          <w:szCs w:val="18"/>
        </w:rPr>
        <w:t xml:space="preserve">MUSC 1100 -Music Appreciation </w:t>
      </w:r>
    </w:p>
    <w:p w:rsidR="00CC06E0" w:rsidRPr="00CC06E0" w:rsidRDefault="00CC06E0" w:rsidP="00CC06E0">
      <w:pPr>
        <w:pStyle w:val="Default"/>
        <w:ind w:left="360" w:right="130"/>
        <w:rPr>
          <w:sz w:val="18"/>
          <w:szCs w:val="18"/>
        </w:rPr>
      </w:pPr>
    </w:p>
    <w:p w:rsidR="00CC06E0" w:rsidRPr="00CC06E0" w:rsidRDefault="00CC06E0" w:rsidP="00CC06E0">
      <w:pPr>
        <w:pStyle w:val="Default"/>
        <w:ind w:left="360" w:right="130"/>
        <w:rPr>
          <w:sz w:val="18"/>
          <w:szCs w:val="18"/>
        </w:rPr>
      </w:pPr>
    </w:p>
    <w:p w:rsidR="00CC06E0" w:rsidRPr="00BC66ED" w:rsidRDefault="00CC06E0" w:rsidP="00271E24">
      <w:pPr>
        <w:pStyle w:val="Default"/>
        <w:ind w:left="360" w:right="130"/>
        <w:jc w:val="both"/>
        <w:outlineLvl w:val="1"/>
        <w:rPr>
          <w:b/>
          <w:sz w:val="18"/>
          <w:szCs w:val="18"/>
        </w:rPr>
      </w:pPr>
      <w:bookmarkStart w:id="1305" w:name="_Toc297152688"/>
      <w:r w:rsidRPr="00BC66ED">
        <w:rPr>
          <w:b/>
          <w:sz w:val="18"/>
          <w:szCs w:val="18"/>
        </w:rPr>
        <w:t>Core Curriculum Guiding Principles:</w:t>
      </w:r>
      <w:bookmarkEnd w:id="1305"/>
      <w:r w:rsidRPr="00BC66ED">
        <w:rPr>
          <w:b/>
          <w:sz w:val="18"/>
          <w:szCs w:val="18"/>
        </w:rPr>
        <w:t xml:space="preserve"> </w:t>
      </w:r>
    </w:p>
    <w:p w:rsidR="00CC06E0" w:rsidRPr="00CC06E0" w:rsidRDefault="00CC06E0" w:rsidP="00271E24">
      <w:pPr>
        <w:pStyle w:val="Default"/>
        <w:numPr>
          <w:ilvl w:val="0"/>
          <w:numId w:val="74"/>
        </w:numPr>
        <w:spacing w:after="258"/>
        <w:ind w:left="900" w:right="130" w:hanging="360"/>
        <w:jc w:val="both"/>
        <w:rPr>
          <w:sz w:val="18"/>
          <w:szCs w:val="18"/>
        </w:rPr>
      </w:pPr>
      <w:r w:rsidRPr="00CC06E0">
        <w:rPr>
          <w:sz w:val="18"/>
          <w:szCs w:val="18"/>
        </w:rPr>
        <w:t xml:space="preserve">Effective Fall Semester, 2011, students who have earned 30 hours but have not completed Area Al or A2 must enroll in the next course necessary to make progress toward completing Area Al or A2 in every semester in which they take classes. For students with Learning Support requirements in reading or writing, taking the required Learning Support course(s) will count as making progress toward completing Area Al or A2. </w:t>
      </w:r>
    </w:p>
    <w:p w:rsidR="00CC06E0" w:rsidRPr="00CC06E0" w:rsidRDefault="00CC06E0" w:rsidP="00271E24">
      <w:pPr>
        <w:pStyle w:val="Default"/>
        <w:numPr>
          <w:ilvl w:val="0"/>
          <w:numId w:val="74"/>
        </w:numPr>
        <w:ind w:left="900" w:right="130" w:hanging="360"/>
        <w:jc w:val="both"/>
        <w:rPr>
          <w:sz w:val="18"/>
          <w:szCs w:val="18"/>
        </w:rPr>
      </w:pPr>
      <w:r w:rsidRPr="00CC06E0">
        <w:rPr>
          <w:sz w:val="18"/>
          <w:szCs w:val="18"/>
        </w:rPr>
        <w:t xml:space="preserve">USG BOR Transfer Rules will apply, per USG Academic Affairs Handbook 2.4.9 at: http://www.usg.edu/academic affairs handbooklsection2lhandbook/2.4 core curriculum/#p2.4.9 transfer rules </w:t>
      </w:r>
    </w:p>
    <w:p w:rsidR="00CC06E0" w:rsidRDefault="00CC06E0" w:rsidP="00CC06E0">
      <w:pPr>
        <w:pStyle w:val="Default"/>
      </w:pPr>
    </w:p>
    <w:p w:rsidR="00271E24" w:rsidRPr="00271E24" w:rsidRDefault="00271E24" w:rsidP="00271E24">
      <w:pPr>
        <w:pStyle w:val="Default"/>
      </w:pPr>
    </w:p>
    <w:p w:rsidR="00271E24" w:rsidRDefault="00271E24" w:rsidP="00271E24">
      <w:pPr>
        <w:pStyle w:val="Default"/>
        <w:ind w:left="360" w:right="130"/>
        <w:jc w:val="both"/>
        <w:outlineLvl w:val="1"/>
      </w:pPr>
      <w:bookmarkStart w:id="1306" w:name="_Toc297152689"/>
      <w:r w:rsidRPr="00271E24">
        <w:rPr>
          <w:sz w:val="32"/>
          <w:szCs w:val="32"/>
        </w:rPr>
        <w:t>C</w:t>
      </w:r>
      <w:r w:rsidRPr="00271E24">
        <w:t xml:space="preserve">ORE </w:t>
      </w:r>
      <w:r w:rsidRPr="00271E24">
        <w:rPr>
          <w:sz w:val="32"/>
          <w:szCs w:val="32"/>
        </w:rPr>
        <w:t>C</w:t>
      </w:r>
      <w:r w:rsidRPr="00271E24">
        <w:t xml:space="preserve">URRICULUM </w:t>
      </w:r>
      <w:r w:rsidRPr="00271E24">
        <w:rPr>
          <w:sz w:val="32"/>
          <w:szCs w:val="32"/>
        </w:rPr>
        <w:t>S</w:t>
      </w:r>
      <w:r w:rsidRPr="00271E24">
        <w:t xml:space="preserve">TUDENT </w:t>
      </w:r>
      <w:r w:rsidRPr="00271E24">
        <w:rPr>
          <w:sz w:val="32"/>
          <w:szCs w:val="32"/>
        </w:rPr>
        <w:t>L</w:t>
      </w:r>
      <w:r w:rsidRPr="00271E24">
        <w:t xml:space="preserve">EARNING </w:t>
      </w:r>
      <w:r w:rsidRPr="00271E24">
        <w:rPr>
          <w:sz w:val="32"/>
          <w:szCs w:val="32"/>
        </w:rPr>
        <w:t>O</w:t>
      </w:r>
      <w:r w:rsidRPr="00271E24">
        <w:t xml:space="preserve">UTCOMES </w:t>
      </w:r>
      <w:r w:rsidRPr="00271E24">
        <w:rPr>
          <w:sz w:val="32"/>
          <w:szCs w:val="32"/>
        </w:rPr>
        <w:t>F</w:t>
      </w:r>
      <w:r w:rsidRPr="00271E24">
        <w:t>ALL 2011</w:t>
      </w:r>
      <w:bookmarkEnd w:id="1306"/>
    </w:p>
    <w:p w:rsidR="00271E24" w:rsidRDefault="00271E24" w:rsidP="00271E24">
      <w:pPr>
        <w:pStyle w:val="Default"/>
        <w:ind w:left="360" w:right="130"/>
        <w:jc w:val="both"/>
      </w:pPr>
    </w:p>
    <w:p w:rsidR="00271E24" w:rsidRPr="00EE4835" w:rsidRDefault="00271E24" w:rsidP="00271E24">
      <w:pPr>
        <w:pStyle w:val="Default"/>
        <w:ind w:left="360" w:right="130"/>
        <w:jc w:val="both"/>
        <w:rPr>
          <w:b/>
          <w:sz w:val="18"/>
          <w:szCs w:val="18"/>
        </w:rPr>
      </w:pPr>
      <w:r w:rsidRPr="00EE4835">
        <w:rPr>
          <w:b/>
          <w:sz w:val="18"/>
          <w:szCs w:val="18"/>
        </w:rPr>
        <w:t xml:space="preserve">Area AI: Communication Skills -Learning Outcome </w:t>
      </w:r>
    </w:p>
    <w:p w:rsidR="00271E24" w:rsidRPr="00EE4835" w:rsidRDefault="00271E24" w:rsidP="00271E24">
      <w:pPr>
        <w:pStyle w:val="CM3"/>
        <w:spacing w:after="187" w:line="246" w:lineRule="atLeast"/>
        <w:ind w:left="360" w:right="130"/>
        <w:jc w:val="both"/>
        <w:rPr>
          <w:color w:val="000000"/>
          <w:sz w:val="18"/>
          <w:szCs w:val="18"/>
        </w:rPr>
      </w:pPr>
      <w:r w:rsidRPr="00EE4835">
        <w:rPr>
          <w:color w:val="000000"/>
          <w:sz w:val="18"/>
          <w:szCs w:val="18"/>
        </w:rPr>
        <w:t xml:space="preserve">Students will demonstrate the ability to communicate clearly and effectively, including use of standard conventions of grammar and usage, logical thinking in organization and development, understanding and comprehension of rhetorical patterns and styles and conduct of research with appropriate documentation. </w:t>
      </w:r>
    </w:p>
    <w:p w:rsidR="00271E24" w:rsidRPr="00EE4835" w:rsidRDefault="00271E24" w:rsidP="00271E24">
      <w:pPr>
        <w:pStyle w:val="Default"/>
        <w:ind w:left="360" w:right="130"/>
        <w:jc w:val="both"/>
        <w:rPr>
          <w:sz w:val="18"/>
          <w:szCs w:val="18"/>
        </w:rPr>
      </w:pPr>
      <w:r w:rsidRPr="00EE4835">
        <w:rPr>
          <w:b/>
          <w:sz w:val="18"/>
          <w:szCs w:val="18"/>
        </w:rPr>
        <w:t>Area A2: Quantitative Skills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lastRenderedPageBreak/>
        <w:t xml:space="preserve">Students will demonstrate the ability to express and apply mathematical information, concepts, and thoughts in verbal, numeric, graphic and symbolic forms while solving a variety of problems. </w:t>
      </w:r>
    </w:p>
    <w:p w:rsidR="00271E24" w:rsidRPr="00EE4835" w:rsidRDefault="00271E24" w:rsidP="00271E24">
      <w:pPr>
        <w:pStyle w:val="Default"/>
        <w:ind w:left="360" w:right="130"/>
        <w:jc w:val="both"/>
        <w:rPr>
          <w:b/>
          <w:sz w:val="18"/>
          <w:szCs w:val="18"/>
        </w:rPr>
      </w:pPr>
      <w:r w:rsidRPr="00EE4835">
        <w:rPr>
          <w:b/>
          <w:sz w:val="18"/>
          <w:szCs w:val="18"/>
        </w:rPr>
        <w:t xml:space="preserve">Area B: Institutional Options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critical thinking, problem solving, and the understanding of ethics, including the ability to analyze, evaluate and provide appropriate rationale and support for conclusions and decisions. </w:t>
      </w:r>
    </w:p>
    <w:p w:rsidR="00271E24" w:rsidRPr="00EE4835" w:rsidRDefault="00271E24" w:rsidP="00271E24">
      <w:pPr>
        <w:pStyle w:val="Default"/>
        <w:ind w:left="360" w:right="130"/>
        <w:jc w:val="both"/>
        <w:rPr>
          <w:b/>
          <w:sz w:val="18"/>
          <w:szCs w:val="18"/>
        </w:rPr>
      </w:pPr>
      <w:r w:rsidRPr="00EE4835">
        <w:rPr>
          <w:b/>
          <w:sz w:val="18"/>
          <w:szCs w:val="18"/>
        </w:rPr>
        <w:t xml:space="preserve">Area C: Humanities/Fine Arts/Ethics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p>
    <w:p w:rsidR="00271E24" w:rsidRPr="00EE4835" w:rsidRDefault="00271E24" w:rsidP="00271E24">
      <w:pPr>
        <w:pStyle w:val="Default"/>
        <w:ind w:left="360" w:right="130"/>
        <w:jc w:val="both"/>
        <w:rPr>
          <w:b/>
          <w:sz w:val="18"/>
          <w:szCs w:val="18"/>
        </w:rPr>
      </w:pPr>
      <w:r w:rsidRPr="00EE4835">
        <w:rPr>
          <w:b/>
          <w:sz w:val="18"/>
          <w:szCs w:val="18"/>
        </w:rPr>
        <w:t xml:space="preserve">Area D: Natural Science, Math </w:t>
      </w:r>
      <w:r w:rsidRPr="00EE4835">
        <w:rPr>
          <w:rFonts w:ascii="Arial" w:hAnsi="Arial" w:cs="Arial"/>
          <w:b/>
          <w:sz w:val="18"/>
          <w:szCs w:val="18"/>
        </w:rPr>
        <w:t xml:space="preserve">&amp; </w:t>
      </w:r>
      <w:r w:rsidRPr="00EE4835">
        <w:rPr>
          <w:b/>
          <w:sz w:val="18"/>
          <w:szCs w:val="18"/>
        </w:rPr>
        <w:t xml:space="preserve">Tech -Learning Outcomes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upon taking at least one science course with laboratory, will demonstrate understanding ofthe physical universe, the changing nature of science, and the scientific method. Students who take mathematical or technology information will understand the concepts of verbal, numerical, graphical and symbolic forms. </w:t>
      </w:r>
    </w:p>
    <w:p w:rsidR="00271E24" w:rsidRPr="00EE4835" w:rsidRDefault="00271E24" w:rsidP="00271E24">
      <w:pPr>
        <w:pStyle w:val="Default"/>
        <w:ind w:left="360" w:right="130"/>
        <w:jc w:val="both"/>
        <w:rPr>
          <w:b/>
          <w:sz w:val="18"/>
          <w:szCs w:val="18"/>
        </w:rPr>
      </w:pPr>
      <w:r w:rsidRPr="00EE4835">
        <w:rPr>
          <w:b/>
          <w:sz w:val="18"/>
          <w:szCs w:val="18"/>
        </w:rPr>
        <w:t>Area E: Social Sciences -Learning Outcomes</w:t>
      </w:r>
    </w:p>
    <w:p w:rsidR="00271E24" w:rsidRPr="00EE4835" w:rsidRDefault="00271E24" w:rsidP="00271E24">
      <w:pPr>
        <w:pStyle w:val="Default"/>
        <w:ind w:left="360" w:right="130"/>
        <w:jc w:val="both"/>
        <w:rPr>
          <w:b/>
          <w:sz w:val="18"/>
          <w:szCs w:val="18"/>
        </w:rPr>
      </w:pPr>
      <w:r w:rsidRPr="00EE4835">
        <w:rPr>
          <w:sz w:val="18"/>
          <w:szCs w:val="18"/>
        </w:rPr>
        <w:t xml:space="preserve"> Students will demonstrate the ability to describe how historical, political, and social relationships develop, persist or change. Students will also demonstrate the ability to think and write critically about human behavior, social relationships, and diversity within the context of a complex world.</w:t>
      </w:r>
    </w:p>
    <w:p w:rsidR="00271E24" w:rsidRPr="00EE4835" w:rsidRDefault="00271E24" w:rsidP="00271E24">
      <w:pPr>
        <w:pStyle w:val="Default"/>
        <w:ind w:left="360" w:right="130"/>
        <w:jc w:val="both"/>
        <w:rPr>
          <w:sz w:val="18"/>
          <w:szCs w:val="18"/>
        </w:rPr>
      </w:pPr>
      <w:r w:rsidRPr="00EE4835">
        <w:rPr>
          <w:b/>
          <w:sz w:val="18"/>
          <w:szCs w:val="18"/>
        </w:rPr>
        <w:t xml:space="preserve"> Critical Thinking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problem-solving competencies and the ability to analyze and evaluate information to provide appropriate support for conclusions. </w:t>
      </w:r>
    </w:p>
    <w:p w:rsidR="00271E24" w:rsidRPr="00EE4835" w:rsidRDefault="00271E24" w:rsidP="00271E24">
      <w:pPr>
        <w:pStyle w:val="Default"/>
        <w:ind w:left="360" w:right="130"/>
        <w:jc w:val="both"/>
        <w:rPr>
          <w:sz w:val="18"/>
          <w:szCs w:val="18"/>
        </w:rPr>
      </w:pPr>
      <w:r w:rsidRPr="00EE4835">
        <w:rPr>
          <w:b/>
          <w:sz w:val="18"/>
          <w:szCs w:val="18"/>
        </w:rPr>
        <w:t>US Perspectives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the ability to describe and discuss how historical, political, and social, relationships develop, persist or change throughout the history of the US. </w:t>
      </w:r>
    </w:p>
    <w:p w:rsidR="00271E24" w:rsidRPr="00EE4835" w:rsidRDefault="00271E24" w:rsidP="00271E24">
      <w:pPr>
        <w:pStyle w:val="Default"/>
        <w:ind w:left="360" w:right="130"/>
        <w:jc w:val="both"/>
        <w:rPr>
          <w:sz w:val="18"/>
          <w:szCs w:val="18"/>
        </w:rPr>
      </w:pPr>
      <w:r w:rsidRPr="00EE4835">
        <w:rPr>
          <w:b/>
          <w:sz w:val="18"/>
          <w:szCs w:val="18"/>
        </w:rPr>
        <w:t>Global Perspectives -Learning Outcome</w:t>
      </w:r>
      <w:r w:rsidRPr="00EE4835">
        <w:rPr>
          <w:sz w:val="18"/>
          <w:szCs w:val="18"/>
        </w:rPr>
        <w:t xml:space="preserve"> </w:t>
      </w:r>
    </w:p>
    <w:p w:rsidR="00271E24" w:rsidRPr="00EE4835" w:rsidRDefault="00271E24" w:rsidP="00271E24">
      <w:pPr>
        <w:pStyle w:val="Default"/>
        <w:ind w:left="360" w:right="130"/>
        <w:jc w:val="both"/>
        <w:rPr>
          <w:sz w:val="18"/>
          <w:szCs w:val="18"/>
        </w:rPr>
      </w:pPr>
      <w:r w:rsidRPr="00EE4835">
        <w:rPr>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proofErr w:type="gramStart"/>
      <w:r w:rsidRPr="00EE4835">
        <w:rPr>
          <w:sz w:val="18"/>
          <w:szCs w:val="18"/>
        </w:rPr>
        <w:t>omes</w:t>
      </w:r>
      <w:proofErr w:type="gramEnd"/>
      <w:r w:rsidRPr="00EE4835">
        <w:rPr>
          <w:sz w:val="18"/>
          <w:szCs w:val="18"/>
        </w:rPr>
        <w:t xml:space="preserve"> Students will demonstrate the ability to describe how historical, political, and social relationships develop, persist or change. Students will also demonstrate the ability to think and write critically about human behavior, social relationships, and diversity within the context of a complex world.</w:t>
      </w:r>
    </w:p>
    <w:sectPr w:rsidR="00271E24" w:rsidRPr="00EE4835" w:rsidSect="001965C4">
      <w:headerReference w:type="even" r:id="rId86"/>
      <w:type w:val="continuous"/>
      <w:pgSz w:w="12240" w:h="15840" w:code="1"/>
      <w:pgMar w:top="533" w:right="1123" w:bottom="274" w:left="547"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5CC6" w:rsidRDefault="00FB5CC6" w:rsidP="006F578C">
      <w:pPr>
        <w:spacing w:after="0"/>
      </w:pPr>
      <w:r>
        <w:separator/>
      </w:r>
    </w:p>
  </w:endnote>
  <w:endnote w:type="continuationSeparator" w:id="0">
    <w:p w:rsidR="00FB5CC6" w:rsidRDefault="00FB5CC6" w:rsidP="006F57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Pr="00930B65" w:rsidRDefault="00FB5CC6" w:rsidP="00930B65">
    <w:pPr>
      <w:pStyle w:val="Footer"/>
      <w:jc w:val="center"/>
      <w:rPr>
        <w:sz w:val="18"/>
        <w:szCs w:val="18"/>
      </w:rPr>
    </w:pPr>
    <w:r w:rsidRPr="00566B75">
      <w:rPr>
        <w:noProof/>
      </w:rPr>
      <w:pict>
        <v:shapetype id="_x0000_t202" coordsize="21600,21600" o:spt="202" path="m,l,21600r21600,l21600,xe">
          <v:stroke joinstyle="miter"/>
          <v:path gradientshapeok="t" o:connecttype="rect"/>
        </v:shapetype>
        <v:shape id="_x0000_s2084" type="#_x0000_t202" style="position:absolute;left:0;text-align:left;margin-left:-36.55pt;margin-top:-21.45pt;width:34pt;height:34.15pt;z-index:251661312">
          <v:textbox style="mso-next-textbox:#_x0000_s2084" inset="0,0,0,0">
            <w:txbxContent>
              <w:p w:rsidR="00FB5CC6" w:rsidRPr="00930B65" w:rsidRDefault="00FB5CC6" w:rsidP="00930B65">
                <w:pPr>
                  <w:ind w:firstLine="0"/>
                  <w:rPr>
                    <w:rFonts w:ascii="Impact" w:hAnsi="Impact"/>
                    <w:sz w:val="40"/>
                    <w:szCs w:val="40"/>
                  </w:rPr>
                </w:pPr>
                <w:r w:rsidRPr="00930B65">
                  <w:rPr>
                    <w:rFonts w:ascii="Impact" w:hAnsi="Impact"/>
                    <w:sz w:val="40"/>
                    <w:szCs w:val="40"/>
                  </w:rPr>
                  <w:fldChar w:fldCharType="begin"/>
                </w:r>
                <w:r w:rsidRPr="00930B65">
                  <w:rPr>
                    <w:rFonts w:ascii="Impact" w:hAnsi="Impact"/>
                    <w:sz w:val="40"/>
                    <w:szCs w:val="40"/>
                  </w:rPr>
                  <w:instrText xml:space="preserve"> PAGE   \* MERGEFORMAT </w:instrText>
                </w:r>
                <w:r w:rsidRPr="00930B65">
                  <w:rPr>
                    <w:rFonts w:ascii="Impact" w:hAnsi="Impact"/>
                    <w:sz w:val="40"/>
                    <w:szCs w:val="40"/>
                  </w:rPr>
                  <w:fldChar w:fldCharType="separate"/>
                </w:r>
                <w:r w:rsidR="006238E4">
                  <w:rPr>
                    <w:rFonts w:ascii="Impact" w:hAnsi="Impact"/>
                    <w:noProof/>
                    <w:sz w:val="40"/>
                    <w:szCs w:val="40"/>
                  </w:rPr>
                  <w:t>2</w:t>
                </w:r>
                <w:r w:rsidRPr="00930B65">
                  <w:rPr>
                    <w:rFonts w:ascii="Impact" w:hAnsi="Impact"/>
                    <w:sz w:val="40"/>
                    <w:szCs w:val="40"/>
                  </w:rPr>
                  <w:fldChar w:fldCharType="end"/>
                </w:r>
              </w:p>
            </w:txbxContent>
          </v:textbox>
        </v:shape>
      </w:pict>
    </w:r>
    <w:r w:rsidRPr="00930B65">
      <w:t>2011-2012 U</w:t>
    </w:r>
    <w:r w:rsidRPr="00930B65">
      <w:rPr>
        <w:sz w:val="18"/>
        <w:szCs w:val="18"/>
      </w:rPr>
      <w:t xml:space="preserve">NDERGRADUATE </w:t>
    </w:r>
    <w:r w:rsidRPr="00930B65">
      <w:rPr>
        <w:sz w:val="24"/>
        <w:szCs w:val="24"/>
      </w:rPr>
      <w:t>C</w:t>
    </w:r>
    <w:r w:rsidRPr="00930B65">
      <w:rPr>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Pr="00930B65" w:rsidRDefault="00FB5CC6" w:rsidP="00930B65">
    <w:pPr>
      <w:pStyle w:val="Footer"/>
      <w:jc w:val="center"/>
      <w:rPr>
        <w:rFonts w:ascii="Times New Roman" w:hAnsi="Times New Roman" w:cs="Times New Roman"/>
        <w:sz w:val="18"/>
        <w:szCs w:val="18"/>
      </w:rPr>
    </w:pPr>
    <w:r w:rsidRPr="00566B75">
      <w:rPr>
        <w:rFonts w:ascii="Times New Roman" w:hAnsi="Times New Roman" w:cs="Times New Roman"/>
        <w:noProof/>
      </w:rPr>
      <w:pict>
        <v:shapetype id="_x0000_t202" coordsize="21600,21600" o:spt="202" path="m,l,21600r21600,l21600,xe">
          <v:stroke joinstyle="miter"/>
          <v:path gradientshapeok="t" o:connecttype="rect"/>
        </v:shapetype>
        <v:shape id="_x0000_s2102" type="#_x0000_t202" style="position:absolute;left:0;text-align:left;margin-left:531.35pt;margin-top:-21.9pt;width:32.55pt;height:34.15pt;z-index:251663360;v-text-anchor:middle">
          <v:textbox inset="0,0,0,0">
            <w:txbxContent>
              <w:p w:rsidR="00FB5CC6" w:rsidRPr="00930B65" w:rsidRDefault="00FB5CC6" w:rsidP="00930B65">
                <w:pPr>
                  <w:ind w:firstLine="0"/>
                  <w:rPr>
                    <w:rFonts w:ascii="Impact" w:hAnsi="Impact"/>
                    <w:sz w:val="40"/>
                    <w:szCs w:val="40"/>
                  </w:rPr>
                </w:pPr>
                <w:r w:rsidRPr="00930B65">
                  <w:rPr>
                    <w:rFonts w:ascii="Impact" w:hAnsi="Impact"/>
                    <w:sz w:val="40"/>
                    <w:szCs w:val="40"/>
                  </w:rPr>
                  <w:fldChar w:fldCharType="begin"/>
                </w:r>
                <w:r w:rsidRPr="00930B65">
                  <w:rPr>
                    <w:rFonts w:ascii="Impact" w:hAnsi="Impact"/>
                    <w:sz w:val="40"/>
                    <w:szCs w:val="40"/>
                  </w:rPr>
                  <w:instrText xml:space="preserve"> PAGE   \* MERGEFORMAT </w:instrText>
                </w:r>
                <w:r w:rsidRPr="00930B65">
                  <w:rPr>
                    <w:rFonts w:ascii="Impact" w:hAnsi="Impact"/>
                    <w:sz w:val="40"/>
                    <w:szCs w:val="40"/>
                  </w:rPr>
                  <w:fldChar w:fldCharType="separate"/>
                </w:r>
                <w:r w:rsidR="006238E4">
                  <w:rPr>
                    <w:rFonts w:ascii="Impact" w:hAnsi="Impact"/>
                    <w:noProof/>
                    <w:sz w:val="40"/>
                    <w:szCs w:val="40"/>
                  </w:rPr>
                  <w:t>3</w:t>
                </w:r>
                <w:r w:rsidRPr="00930B65">
                  <w:rPr>
                    <w:rFonts w:ascii="Impact" w:hAnsi="Impact"/>
                    <w:sz w:val="40"/>
                    <w:szCs w:val="40"/>
                  </w:rPr>
                  <w:fldChar w:fldCharType="end"/>
                </w:r>
              </w:p>
            </w:txbxContent>
          </v:textbox>
        </v:shape>
      </w:pict>
    </w:r>
    <w:r w:rsidRPr="00930B65">
      <w:rPr>
        <w:rFonts w:ascii="Times New Roman" w:hAnsi="Times New Roman" w:cs="Times New Roman"/>
      </w:rPr>
      <w:t>2011-2012 U</w:t>
    </w:r>
    <w:r w:rsidRPr="00930B65">
      <w:rPr>
        <w:rFonts w:ascii="Times New Roman" w:hAnsi="Times New Roman" w:cs="Times New Roman"/>
        <w:sz w:val="18"/>
        <w:szCs w:val="18"/>
      </w:rPr>
      <w:t xml:space="preserve">NDERGRADUATE </w:t>
    </w:r>
    <w:r w:rsidRPr="00930B65">
      <w:rPr>
        <w:rFonts w:ascii="Times New Roman" w:hAnsi="Times New Roman" w:cs="Times New Roman"/>
      </w:rPr>
      <w:t>C</w:t>
    </w:r>
    <w:r w:rsidRPr="00930B65">
      <w:rPr>
        <w:rFonts w:ascii="Times New Roman" w:hAnsi="Times New Roman" w:cs="Times New Roman"/>
        <w:sz w:val="18"/>
        <w:szCs w:val="18"/>
      </w:rPr>
      <w:t>ATALOG</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Pr="006F578C" w:rsidRDefault="00FB5CC6" w:rsidP="006F578C">
    <w:pPr>
      <w:pStyle w:val="Footer"/>
      <w:jc w:val="center"/>
      <w:rPr>
        <w:sz w:val="18"/>
        <w:szCs w:val="18"/>
      </w:rPr>
    </w:pPr>
    <w:r w:rsidRPr="00566B75">
      <w:rPr>
        <w:noProof/>
      </w:rPr>
      <w:pict>
        <v:shapetype id="_x0000_t202" coordsize="21600,21600" o:spt="202" path="m,l,21600r21600,l21600,xe">
          <v:stroke joinstyle="miter"/>
          <v:path gradientshapeok="t" o:connecttype="rect"/>
        </v:shapetype>
        <v:shape id="_x0000_s2065" type="#_x0000_t202" style="position:absolute;left:0;text-align:left;margin-left:502.9pt;margin-top:-22.75pt;width:32.55pt;height:34.15pt;z-index:251659264">
          <v:textbox style="mso-next-textbox:#_x0000_s2065">
            <w:txbxContent>
              <w:p w:rsidR="00FB5CC6" w:rsidRPr="006F578C" w:rsidRDefault="00FB5CC6" w:rsidP="006F578C">
                <w:pPr>
                  <w:ind w:firstLine="0"/>
                  <w:rPr>
                    <w:rFonts w:ascii="Impact" w:hAnsi="Impact"/>
                    <w:sz w:val="40"/>
                    <w:szCs w:val="40"/>
                  </w:rPr>
                </w:pPr>
                <w:r w:rsidRPr="006F578C">
                  <w:rPr>
                    <w:rFonts w:ascii="Impact" w:hAnsi="Impact"/>
                    <w:sz w:val="40"/>
                    <w:szCs w:val="40"/>
                  </w:rPr>
                  <w:fldChar w:fldCharType="begin"/>
                </w:r>
                <w:r w:rsidRPr="006F578C">
                  <w:rPr>
                    <w:rFonts w:ascii="Impact" w:hAnsi="Impact"/>
                    <w:sz w:val="40"/>
                    <w:szCs w:val="40"/>
                  </w:rPr>
                  <w:instrText xml:space="preserve"> PAGE   \* MERGEFORMAT </w:instrText>
                </w:r>
                <w:r w:rsidRPr="006F578C">
                  <w:rPr>
                    <w:rFonts w:ascii="Impact" w:hAnsi="Impact"/>
                    <w:sz w:val="40"/>
                    <w:szCs w:val="40"/>
                  </w:rPr>
                  <w:fldChar w:fldCharType="separate"/>
                </w:r>
                <w:r>
                  <w:rPr>
                    <w:rFonts w:ascii="Impact" w:hAnsi="Impact"/>
                    <w:noProof/>
                    <w:sz w:val="40"/>
                    <w:szCs w:val="40"/>
                  </w:rPr>
                  <w:t>1</w:t>
                </w:r>
                <w:r w:rsidRPr="006F578C">
                  <w:rPr>
                    <w:rFonts w:ascii="Impact" w:hAnsi="Impact"/>
                    <w:sz w:val="40"/>
                    <w:szCs w:val="40"/>
                  </w:rPr>
                  <w:fldChar w:fldCharType="end"/>
                </w:r>
              </w:p>
            </w:txbxContent>
          </v:textbox>
        </v:shape>
      </w:pict>
    </w:r>
    <w:r w:rsidRPr="006F578C">
      <w:t>2011-2012 U</w:t>
    </w:r>
    <w:r w:rsidRPr="006F578C">
      <w:rPr>
        <w:sz w:val="18"/>
        <w:szCs w:val="18"/>
      </w:rPr>
      <w:t xml:space="preserve">NDERGRADUATE </w:t>
    </w:r>
    <w:r w:rsidRPr="006F578C">
      <w:t>C</w:t>
    </w:r>
    <w:r w:rsidRPr="006F578C">
      <w:rPr>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5CC6" w:rsidRDefault="00FB5CC6" w:rsidP="006F578C">
      <w:pPr>
        <w:spacing w:after="0"/>
      </w:pPr>
      <w:r>
        <w:separator/>
      </w:r>
    </w:p>
  </w:footnote>
  <w:footnote w:type="continuationSeparator" w:id="0">
    <w:p w:rsidR="00FB5CC6" w:rsidRDefault="00FB5CC6" w:rsidP="006F57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068" style="position:absolute;left:0;text-align:left;margin-left:-56.55pt;margin-top:-36pt;width:178.2pt;height:795.8pt;z-index:251660288" coordorigin="604,-71" coordsize="3564,15916">
          <v:rect id="_x0000_s2069"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069"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070" style="position:absolute;left:604;top:-71;width:3564;height:15916" coordorigin="192,-71" coordsize="3564,15916">
            <v:group id="_x0000_s2071" style="position:absolute;left:192;top:-71;width:1080;height:15916" coordorigin="24,-101" coordsize="1080,15916">
              <v:rect id="_x0000_s2072"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072"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073" style="position:absolute;left:53;top:2300;width:1051;height:13112" coordorigin="1867,2374" coordsize="1051,13112">
                <v:shapetype id="_x0000_t32" coordsize="21600,21600" o:spt="32" o:oned="t" path="m,l21600,21600e" filled="f">
                  <v:path arrowok="t" fillok="f" o:connecttype="none"/>
                  <o:lock v:ext="edit" shapetype="t"/>
                </v:shapetype>
                <v:shape id="_x0000_s2074" type="#_x0000_t32" style="position:absolute;left:1867;top:4138;width:1051;height:0" o:connectortype="straight" strokeweight="2pt"/>
                <v:shape id="_x0000_s2075" type="#_x0000_t32" style="position:absolute;left:1867;top:2374;width:1051;height:0" o:connectortype="straight" strokeweight="2pt"/>
                <v:shape id="Freeform 2758" o:spid="_x0000_s2076"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077"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078" type="#_x0000_t32" style="position:absolute;left:1867;top:5972;width:1051;height:0" o:connectortype="straight" strokeweight="2pt"/>
                <v:shape id="_x0000_s2079" type="#_x0000_t32" style="position:absolute;left:1867;top:7752;width:1051;height:0" o:connectortype="straight" strokeweight="2pt"/>
                <v:shape id="_x0000_s2080" type="#_x0000_t32" style="position:absolute;left:1867;top:9629;width:1051;height:0" o:connectortype="straight" strokeweight="2pt"/>
                <v:shape id="_x0000_s2081" type="#_x0000_t32" style="position:absolute;left:1867;top:11447;width:1051;height:0" o:connectortype="straight" strokeweight="2pt"/>
                <v:shape id="_x0000_s2082" type="#_x0000_t32" style="position:absolute;left:1867;top:13247;width:1051;height:0" o:connectortype="straight" strokeweight="2pt"/>
              </v:group>
            </v:group>
            <v:rect id="_x0000_s2083" style="position:absolute;left:932;top:304;width:2824;height:421" fillcolor="white [3201]" strokecolor="#bfbfbf [2412]" strokeweight="2.5pt">
              <v:shadow color="#868686"/>
              <v:textbox style="mso-next-textbox:#_x0000_s2083" inset="0,0,0,0">
                <w:txbxContent>
                  <w:p w:rsidR="00FB5CC6" w:rsidRDefault="00FB5CC6" w:rsidP="00F54B58">
                    <w:pPr>
                      <w:ind w:firstLine="0"/>
                      <w:jc w:val="center"/>
                    </w:pPr>
                    <w:r w:rsidRPr="00F54B58">
                      <w:rPr>
                        <w:sz w:val="28"/>
                        <w:szCs w:val="28"/>
                      </w:rPr>
                      <w:t>I</w:t>
                    </w:r>
                    <w:r>
                      <w:t>NTRODUCTION</w:t>
                    </w:r>
                  </w:p>
                </w:txbxContent>
              </v:textbox>
            </v:rect>
          </v:group>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173" style="position:absolute;left:0;text-align:left;margin-left:423.75pt;margin-top:-37.3pt;width:160.15pt;height:795.8pt;z-index:251673600" coordorigin="-762,-59" coordsize="3203,15916">
          <v:rect id="_x0000_s2174"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74"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75" style="position:absolute;left:-762;top:-59;width:3203;height:15916" coordorigin="-520,-59" coordsize="3203,15916">
            <v:group id="_x0000_s2176" style="position:absolute;left:1603;top:-59;width:1080;height:15916" coordorigin="7514,7" coordsize="1080,15916">
              <v:rect id="_x0000_s2177"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177"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78" style="position:absolute;left:7514;top:2465;width:1075;height:13112" coordorigin="7514,2465" coordsize="1075,13112">
                <v:shapetype id="_x0000_t32" coordsize="21600,21600" o:spt="32" o:oned="t" path="m,l21600,21600e" filled="f">
                  <v:path arrowok="t" fillok="f" o:connecttype="none"/>
                  <o:lock v:ext="edit" shapetype="t"/>
                </v:shapetype>
                <v:shape id="_x0000_s2179" type="#_x0000_t32" style="position:absolute;left:7514;top:4229;width:1051;height:0" o:connectortype="straight" strokeweight="2pt"/>
                <v:shape id="_x0000_s2180" type="#_x0000_t32" style="position:absolute;left:7514;top:2465;width:1051;height:0" o:connectortype="straight" strokeweight="2pt"/>
                <v:shape id="Freeform 2758" o:spid="_x0000_s2181"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82"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83" type="#_x0000_t32" style="position:absolute;left:7514;top:6063;width:1051;height:0" o:connectortype="straight" strokeweight="2pt"/>
                <v:shape id="_x0000_s2184" type="#_x0000_t32" style="position:absolute;left:7514;top:7843;width:1051;height:0" o:connectortype="straight" strokeweight="2pt"/>
                <v:shape id="_x0000_s2185" type="#_x0000_t32" style="position:absolute;left:7514;top:9720;width:1051;height:0" o:connectortype="straight" strokeweight="2pt"/>
                <v:shape id="_x0000_s2186" type="#_x0000_t32" style="position:absolute;left:7514;top:11538;width:1051;height:0" o:connectortype="straight" strokeweight="2pt"/>
                <v:shape id="_x0000_s2187" type="#_x0000_t32" style="position:absolute;left:7514;top:13338;width:1051;height:0" o:connectortype="straight" strokeweight="2pt"/>
              </v:group>
            </v:group>
            <v:rect id="_x0000_s2188" style="position:absolute;left:-520;top:296;width:2469;height:421" fillcolor="#f2f2f2 [3052]" strokecolor="#d8d8d8 [2732]" strokeweight="3pt">
              <v:shadow on="t" type="perspective" color="#243f60 [1604]" opacity=".5" offset="1pt" offset2="-1pt"/>
              <v:textbox inset=",0">
                <w:txbxContent>
                  <w:p w:rsidR="00FB5CC6" w:rsidRPr="006E74CE" w:rsidRDefault="00FB5CC6" w:rsidP="006E74CE">
                    <w:pPr>
                      <w:ind w:left="-90" w:right="-227" w:firstLine="0"/>
                      <w:rPr>
                        <w:sz w:val="24"/>
                        <w:szCs w:val="24"/>
                      </w:rPr>
                    </w:pPr>
                    <w:r w:rsidRPr="006E74CE">
                      <w:rPr>
                        <w:sz w:val="28"/>
                        <w:szCs w:val="28"/>
                      </w:rPr>
                      <w:t>A</w:t>
                    </w:r>
                    <w:r w:rsidRPr="006E74CE">
                      <w:rPr>
                        <w:sz w:val="24"/>
                        <w:szCs w:val="24"/>
                      </w:rPr>
                      <w:t xml:space="preserve">CADEMIC </w:t>
                    </w:r>
                    <w:r w:rsidRPr="006E74CE">
                      <w:rPr>
                        <w:sz w:val="28"/>
                        <w:szCs w:val="28"/>
                      </w:rPr>
                      <w:t>C</w:t>
                    </w:r>
                    <w:r w:rsidRPr="006E74CE">
                      <w:rPr>
                        <w:sz w:val="24"/>
                        <w:szCs w:val="24"/>
                      </w:rPr>
                      <w:t>ALENDAR</w:t>
                    </w:r>
                  </w:p>
                </w:txbxContent>
              </v:textbox>
            </v:rect>
          </v:group>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221" style="position:absolute;left:0;text-align:left;margin-left:-56.55pt;margin-top:-36pt;width:178.2pt;height:795.8pt;z-index:251679744" coordorigin="604,-71" coordsize="3564,15916">
          <v:rect id="_x0000_s222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22"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23" style="position:absolute;left:604;top:-71;width:3564;height:15916" coordorigin="192,-71" coordsize="3564,15916">
            <v:group id="_x0000_s2224" style="position:absolute;left:192;top:-71;width:1080;height:15916" coordorigin="24,-101" coordsize="1080,15916">
              <v:rect id="_x0000_s222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25"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26" style="position:absolute;left:53;top:2300;width:1051;height:13112" coordorigin="1867,2374" coordsize="1051,13112">
                <v:shapetype id="_x0000_t32" coordsize="21600,21600" o:spt="32" o:oned="t" path="m,l21600,21600e" filled="f">
                  <v:path arrowok="t" fillok="f" o:connecttype="none"/>
                  <o:lock v:ext="edit" shapetype="t"/>
                </v:shapetype>
                <v:shape id="_x0000_s2227" type="#_x0000_t32" style="position:absolute;left:1867;top:4138;width:1051;height:0" o:connectortype="straight" strokeweight="2pt"/>
                <v:shape id="_x0000_s2228" type="#_x0000_t32" style="position:absolute;left:1867;top:2374;width:1051;height:0" o:connectortype="straight" strokeweight="2pt"/>
                <v:shape id="Freeform 2758" o:spid="_x0000_s222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3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31" type="#_x0000_t32" style="position:absolute;left:1867;top:5972;width:1051;height:0" o:connectortype="straight" strokeweight="2pt"/>
                <v:shape id="_x0000_s2232" type="#_x0000_t32" style="position:absolute;left:1867;top:7752;width:1051;height:0" o:connectortype="straight" strokeweight="2pt"/>
                <v:shape id="_x0000_s2233" type="#_x0000_t32" style="position:absolute;left:1867;top:9629;width:1051;height:0" o:connectortype="straight" strokeweight="2pt"/>
                <v:shape id="_x0000_s2234" type="#_x0000_t32" style="position:absolute;left:1867;top:11447;width:1051;height:0" o:connectortype="straight" strokeweight="2pt"/>
                <v:shape id="_x0000_s2235" type="#_x0000_t32" style="position:absolute;left:1867;top:13247;width:1051;height:0" o:connectortype="straight" strokeweight="2pt"/>
              </v:group>
            </v:group>
            <v:rect id="_x0000_s2236" style="position:absolute;left:932;top:304;width:2824;height:421" fillcolor="white [3201]" strokecolor="#bfbfbf [2412]" strokeweight="2.5pt">
              <v:shadow color="#868686"/>
              <v:textbox style="mso-next-textbox:#_x0000_s2236" inset="0,0,0,0">
                <w:txbxContent>
                  <w:p w:rsidR="00FB5CC6" w:rsidRPr="006E74CE" w:rsidRDefault="00FB5CC6" w:rsidP="00F54B58">
                    <w:pPr>
                      <w:ind w:firstLine="0"/>
                      <w:jc w:val="center"/>
                      <w:rPr>
                        <w:sz w:val="24"/>
                        <w:szCs w:val="24"/>
                      </w:rPr>
                    </w:pPr>
                    <w:r w:rsidRPr="006E74CE">
                      <w:rPr>
                        <w:sz w:val="32"/>
                        <w:szCs w:val="32"/>
                      </w:rPr>
                      <w:t>A</w:t>
                    </w:r>
                    <w:r>
                      <w:rPr>
                        <w:sz w:val="24"/>
                        <w:szCs w:val="24"/>
                      </w:rPr>
                      <w:t>DMISSIONS</w:t>
                    </w:r>
                  </w:p>
                </w:txbxContent>
              </v:textbox>
            </v:rect>
          </v:group>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690" style="position:absolute;left:0;text-align:left;margin-left:423.75pt;margin-top:-37.3pt;width:160.15pt;height:795.8pt;z-index:251730944" coordorigin="-762,-59" coordsize="3203,15916">
          <v:rect id="_x0000_s269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91"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92" style="position:absolute;left:-762;top:-59;width:3203;height:15916" coordorigin="-520,-59" coordsize="3203,15916">
            <v:group id="_x0000_s2693" style="position:absolute;left:1603;top:-59;width:1080;height:15916" coordorigin="7514,7" coordsize="1080,15916">
              <v:rect id="_x0000_s269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94"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95" style="position:absolute;left:7514;top:2465;width:1075;height:13112" coordorigin="7514,2465" coordsize="1075,13112">
                <v:shapetype id="_x0000_t32" coordsize="21600,21600" o:spt="32" o:oned="t" path="m,l21600,21600e" filled="f">
                  <v:path arrowok="t" fillok="f" o:connecttype="none"/>
                  <o:lock v:ext="edit" shapetype="t"/>
                </v:shapetype>
                <v:shape id="_x0000_s2696" type="#_x0000_t32" style="position:absolute;left:7514;top:4229;width:1051;height:0" o:connectortype="straight" strokeweight="2pt"/>
                <v:shape id="_x0000_s2697" type="#_x0000_t32" style="position:absolute;left:7514;top:2465;width:1051;height:0" o:connectortype="straight" strokeweight="2pt"/>
                <v:shape id="Freeform 2758" o:spid="_x0000_s269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9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00" type="#_x0000_t32" style="position:absolute;left:7514;top:6063;width:1051;height:0" o:connectortype="straight" strokeweight="2pt"/>
                <v:shape id="_x0000_s2701" type="#_x0000_t32" style="position:absolute;left:7514;top:7843;width:1051;height:0" o:connectortype="straight" strokeweight="2pt"/>
                <v:shape id="_x0000_s2702" type="#_x0000_t32" style="position:absolute;left:7514;top:9720;width:1051;height:0" o:connectortype="straight" strokeweight="2pt"/>
                <v:shape id="_x0000_s2703" type="#_x0000_t32" style="position:absolute;left:7514;top:11538;width:1051;height:0" o:connectortype="straight" strokeweight="2pt"/>
                <v:shape id="_x0000_s2704" type="#_x0000_t32" style="position:absolute;left:7514;top:13338;width:1051;height:0" o:connectortype="straight" strokeweight="2pt"/>
              </v:group>
            </v:group>
            <v:rect id="_x0000_s2705" style="position:absolute;left:-520;top:296;width:2469;height:421" fillcolor="#f2f2f2 [3052]" strokecolor="#d8d8d8 [2732]" strokeweight="3pt">
              <v:shadow on="t" type="perspective" color="#243f60 [1604]" opacity=".5" offset="1pt" offset2="-1pt"/>
              <v:textbox inset=",0">
                <w:txbxContent>
                  <w:p w:rsidR="00FB5CC6" w:rsidRPr="006E74CE" w:rsidRDefault="00FB5CC6" w:rsidP="00486046">
                    <w:pPr>
                      <w:ind w:left="-90" w:right="-227" w:firstLine="0"/>
                      <w:jc w:val="center"/>
                      <w:rPr>
                        <w:sz w:val="24"/>
                        <w:szCs w:val="24"/>
                      </w:rPr>
                    </w:pPr>
                    <w:r w:rsidRPr="006E74CE">
                      <w:rPr>
                        <w:sz w:val="28"/>
                        <w:szCs w:val="28"/>
                      </w:rPr>
                      <w:t>A</w:t>
                    </w:r>
                    <w:r w:rsidRPr="006E74CE">
                      <w:rPr>
                        <w:sz w:val="24"/>
                        <w:szCs w:val="24"/>
                      </w:rPr>
                      <w:t>DMI</w:t>
                    </w:r>
                    <w:r>
                      <w:rPr>
                        <w:sz w:val="24"/>
                        <w:szCs w:val="24"/>
                      </w:rPr>
                      <w:t>SSIONS</w:t>
                    </w:r>
                  </w:p>
                </w:txbxContent>
              </v:textbox>
            </v:rect>
          </v:group>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237" style="position:absolute;left:0;text-align:left;margin-left:423.75pt;margin-top:-37.3pt;width:160.15pt;height:795.8pt;z-index:251681792" coordorigin="-762,-59" coordsize="3203,15916">
          <v:rect id="_x0000_s2238"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38"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39" style="position:absolute;left:-762;top:-59;width:3203;height:15916" coordorigin="-520,-59" coordsize="3203,15916">
            <v:group id="_x0000_s2240" style="position:absolute;left:1603;top:-59;width:1080;height:15916" coordorigin="7514,7" coordsize="1080,15916">
              <v:rect id="_x0000_s2241"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241"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42" style="position:absolute;left:7514;top:2465;width:1075;height:13112" coordorigin="7514,2465" coordsize="1075,13112">
                <v:shapetype id="_x0000_t32" coordsize="21600,21600" o:spt="32" o:oned="t" path="m,l21600,21600e" filled="f">
                  <v:path arrowok="t" fillok="f" o:connecttype="none"/>
                  <o:lock v:ext="edit" shapetype="t"/>
                </v:shapetype>
                <v:shape id="_x0000_s2243" type="#_x0000_t32" style="position:absolute;left:7514;top:4229;width:1051;height:0" o:connectortype="straight" strokeweight="2pt"/>
                <v:shape id="_x0000_s2244" type="#_x0000_t32" style="position:absolute;left:7514;top:2465;width:1051;height:0" o:connectortype="straight" strokeweight="2pt"/>
                <v:shape id="Freeform 2758" o:spid="_x0000_s2245"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46"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47" type="#_x0000_t32" style="position:absolute;left:7514;top:6063;width:1051;height:0" o:connectortype="straight" strokeweight="2pt"/>
                <v:shape id="_x0000_s2248" type="#_x0000_t32" style="position:absolute;left:7514;top:7843;width:1051;height:0" o:connectortype="straight" strokeweight="2pt"/>
                <v:shape id="_x0000_s2249" type="#_x0000_t32" style="position:absolute;left:7514;top:9720;width:1051;height:0" o:connectortype="straight" strokeweight="2pt"/>
                <v:shape id="_x0000_s2250" type="#_x0000_t32" style="position:absolute;left:7514;top:11538;width:1051;height:0" o:connectortype="straight" strokeweight="2pt"/>
                <v:shape id="_x0000_s2251" type="#_x0000_t32" style="position:absolute;left:7514;top:13338;width:1051;height:0" o:connectortype="straight" strokeweight="2pt"/>
              </v:group>
            </v:group>
            <v:rect id="_x0000_s2252" style="position:absolute;left:-520;top:296;width:2469;height:421" fillcolor="#f2f2f2 [3052]" strokecolor="#d8d8d8 [2732]" strokeweight="3pt">
              <v:shadow on="t" type="perspective" color="#243f60 [1604]" opacity=".5" offset="1pt" offset2="-1pt"/>
              <v:textbox inset=",0">
                <w:txbxContent>
                  <w:p w:rsidR="00FB5CC6" w:rsidRPr="006E74CE" w:rsidRDefault="00FB5CC6" w:rsidP="00F814B2">
                    <w:pPr>
                      <w:ind w:left="-90" w:right="-227" w:firstLine="0"/>
                      <w:jc w:val="center"/>
                      <w:rPr>
                        <w:sz w:val="24"/>
                        <w:szCs w:val="24"/>
                      </w:rPr>
                    </w:pPr>
                    <w:r w:rsidRPr="006E74CE">
                      <w:rPr>
                        <w:sz w:val="28"/>
                        <w:szCs w:val="28"/>
                      </w:rPr>
                      <w:t>A</w:t>
                    </w:r>
                    <w:r w:rsidRPr="006E74CE">
                      <w:rPr>
                        <w:sz w:val="24"/>
                        <w:szCs w:val="24"/>
                      </w:rPr>
                      <w:t>DMI</w:t>
                    </w:r>
                    <w:r>
                      <w:rPr>
                        <w:sz w:val="24"/>
                        <w:szCs w:val="24"/>
                      </w:rPr>
                      <w:t>SSIONS</w:t>
                    </w:r>
                  </w:p>
                </w:txbxContent>
              </v:textbox>
            </v:rect>
          </v:group>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253" style="position:absolute;left:0;text-align:left;margin-left:-56.55pt;margin-top:-36pt;width:178.2pt;height:795.8pt;z-index:251683840" coordorigin="604,-71" coordsize="3564,15916">
          <v:rect id="_x0000_s225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54"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55" style="position:absolute;left:604;top:-71;width:3564;height:15916" coordorigin="192,-71" coordsize="3564,15916">
            <v:group id="_x0000_s2256" style="position:absolute;left:192;top:-71;width:1080;height:15916" coordorigin="24,-101" coordsize="1080,15916">
              <v:rect id="_x0000_s225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57"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58" style="position:absolute;left:53;top:2300;width:1051;height:13112" coordorigin="1867,2374" coordsize="1051,13112">
                <v:shapetype id="_x0000_t32" coordsize="21600,21600" o:spt="32" o:oned="t" path="m,l21600,21600e" filled="f">
                  <v:path arrowok="t" fillok="f" o:connecttype="none"/>
                  <o:lock v:ext="edit" shapetype="t"/>
                </v:shapetype>
                <v:shape id="_x0000_s2259" type="#_x0000_t32" style="position:absolute;left:1867;top:4138;width:1051;height:0" o:connectortype="straight" strokeweight="2pt"/>
                <v:shape id="_x0000_s2260" type="#_x0000_t32" style="position:absolute;left:1867;top:2374;width:1051;height:0" o:connectortype="straight" strokeweight="2pt"/>
                <v:shape id="Freeform 2758" o:spid="_x0000_s226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6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63" type="#_x0000_t32" style="position:absolute;left:1867;top:5972;width:1051;height:0" o:connectortype="straight" strokeweight="2pt"/>
                <v:shape id="_x0000_s2264" type="#_x0000_t32" style="position:absolute;left:1867;top:7752;width:1051;height:0" o:connectortype="straight" strokeweight="2pt"/>
                <v:shape id="_x0000_s2265" type="#_x0000_t32" style="position:absolute;left:1867;top:9629;width:1051;height:0" o:connectortype="straight" strokeweight="2pt"/>
                <v:shape id="_x0000_s2266" type="#_x0000_t32" style="position:absolute;left:1867;top:11447;width:1051;height:0" o:connectortype="straight" strokeweight="2pt"/>
                <v:shape id="_x0000_s2267" type="#_x0000_t32" style="position:absolute;left:1867;top:13247;width:1051;height:0" o:connectortype="straight" strokeweight="2pt"/>
              </v:group>
            </v:group>
            <v:rect id="_x0000_s2268" style="position:absolute;left:932;top:304;width:2824;height:421" fillcolor="white [3201]" strokecolor="#bfbfbf [2412]" strokeweight="2.5pt">
              <v:shadow color="#868686"/>
              <v:textbox style="mso-next-textbox:#_x0000_s2268" inset="0,0,0,0">
                <w:txbxContent>
                  <w:p w:rsidR="00FB5CC6" w:rsidRPr="003E6AAC" w:rsidRDefault="00FB5CC6" w:rsidP="00F54B58">
                    <w:pPr>
                      <w:ind w:firstLine="0"/>
                      <w:jc w:val="center"/>
                      <w:rPr>
                        <w:sz w:val="20"/>
                        <w:szCs w:val="20"/>
                      </w:rPr>
                    </w:pPr>
                    <w:r w:rsidRPr="003E6AAC">
                      <w:rPr>
                        <w:sz w:val="28"/>
                        <w:szCs w:val="28"/>
                      </w:rPr>
                      <w:t>F</w:t>
                    </w:r>
                    <w:r w:rsidRPr="003E6AAC">
                      <w:rPr>
                        <w:sz w:val="20"/>
                        <w:szCs w:val="20"/>
                      </w:rPr>
                      <w:t>INANCIAL INFORMATION</w:t>
                    </w:r>
                  </w:p>
                </w:txbxContent>
              </v:textbox>
            </v:rect>
          </v:group>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590" style="position:absolute;left:0;text-align:left;margin-left:423.75pt;margin-top:-37.3pt;width:160.15pt;height:795.8pt;z-index:251722752" coordorigin="-762,-59" coordsize="3203,15916">
          <v:rect id="_x0000_s259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91"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92" style="position:absolute;left:-762;top:-59;width:3203;height:15916" coordorigin="-520,-59" coordsize="3203,15916">
            <v:group id="_x0000_s2593" style="position:absolute;left:1603;top:-59;width:1080;height:15916" coordorigin="7514,7" coordsize="1080,15916">
              <v:rect id="_x0000_s259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94"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95" style="position:absolute;left:7514;top:2465;width:1075;height:13112" coordorigin="7514,2465" coordsize="1075,13112">
                <v:shapetype id="_x0000_t32" coordsize="21600,21600" o:spt="32" o:oned="t" path="m,l21600,21600e" filled="f">
                  <v:path arrowok="t" fillok="f" o:connecttype="none"/>
                  <o:lock v:ext="edit" shapetype="t"/>
                </v:shapetype>
                <v:shape id="_x0000_s2596" type="#_x0000_t32" style="position:absolute;left:7514;top:4229;width:1051;height:0" o:connectortype="straight" strokeweight="2pt"/>
                <v:shape id="_x0000_s2597" type="#_x0000_t32" style="position:absolute;left:7514;top:2465;width:1051;height:0" o:connectortype="straight" strokeweight="2pt"/>
                <v:shape id="Freeform 2758" o:spid="_x0000_s259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9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00" type="#_x0000_t32" style="position:absolute;left:7514;top:6063;width:1051;height:0" o:connectortype="straight" strokeweight="2pt"/>
                <v:shape id="_x0000_s2601" type="#_x0000_t32" style="position:absolute;left:7514;top:7843;width:1051;height:0" o:connectortype="straight" strokeweight="2pt"/>
                <v:shape id="_x0000_s2602" type="#_x0000_t32" style="position:absolute;left:7514;top:9720;width:1051;height:0" o:connectortype="straight" strokeweight="2pt"/>
                <v:shape id="_x0000_s2603" type="#_x0000_t32" style="position:absolute;left:7514;top:11538;width:1051;height:0" o:connectortype="straight" strokeweight="2pt"/>
                <v:shape id="_x0000_s2604" type="#_x0000_t32" style="position:absolute;left:7514;top:13338;width:1051;height:0" o:connectortype="straight" strokeweight="2pt"/>
              </v:group>
            </v:group>
            <v:rect id="_x0000_s2605" style="position:absolute;left:-520;top:296;width:2469;height:421" fillcolor="#f2f2f2 [3052]" strokecolor="#d8d8d8 [2732]" strokeweight="3pt">
              <v:shadow on="t" type="perspective" color="#243f60 [1604]" opacity=".5" offset="1pt" offset2="-1pt"/>
              <v:textbox inset=",0">
                <w:txbxContent>
                  <w:p w:rsidR="00FB5CC6" w:rsidRPr="003E6AAC" w:rsidRDefault="00FB5CC6" w:rsidP="003E6AAC">
                    <w:pPr>
                      <w:ind w:right="-137" w:firstLine="0"/>
                      <w:rPr>
                        <w:sz w:val="20"/>
                        <w:szCs w:val="20"/>
                      </w:rPr>
                    </w:pPr>
                    <w:r w:rsidRPr="003E6AAC">
                      <w:rPr>
                        <w:sz w:val="24"/>
                        <w:szCs w:val="24"/>
                      </w:rPr>
                      <w:t>F</w:t>
                    </w:r>
                    <w:r w:rsidRPr="003E6AAC">
                      <w:rPr>
                        <w:sz w:val="20"/>
                        <w:szCs w:val="20"/>
                      </w:rPr>
                      <w:t xml:space="preserve">INANCIAL </w:t>
                    </w:r>
                    <w:r w:rsidRPr="003E6AAC">
                      <w:rPr>
                        <w:sz w:val="24"/>
                        <w:szCs w:val="24"/>
                      </w:rPr>
                      <w:t>I</w:t>
                    </w:r>
                    <w:r w:rsidRPr="003E6AAC">
                      <w:rPr>
                        <w:sz w:val="20"/>
                        <w:szCs w:val="20"/>
                      </w:rPr>
                      <w:t>NFORMATION</w:t>
                    </w:r>
                  </w:p>
                </w:txbxContent>
              </v:textbox>
            </v:rect>
          </v:group>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269" style="position:absolute;left:0;text-align:left;margin-left:423.75pt;margin-top:-37.3pt;width:160.15pt;height:795.8pt;z-index:251685888" coordorigin="-762,-59" coordsize="3203,15916">
          <v:rect id="_x0000_s227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70"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71" style="position:absolute;left:-762;top:-59;width:3203;height:15916" coordorigin="-520,-59" coordsize="3203,15916">
            <v:group id="_x0000_s2272" style="position:absolute;left:1603;top:-59;width:1080;height:15916" coordorigin="7514,7" coordsize="1080,15916">
              <v:rect id="_x0000_s227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273"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74" style="position:absolute;left:7514;top:2465;width:1075;height:13112" coordorigin="7514,2465" coordsize="1075,13112">
                <v:shapetype id="_x0000_t32" coordsize="21600,21600" o:spt="32" o:oned="t" path="m,l21600,21600e" filled="f">
                  <v:path arrowok="t" fillok="f" o:connecttype="none"/>
                  <o:lock v:ext="edit" shapetype="t"/>
                </v:shapetype>
                <v:shape id="_x0000_s2275" type="#_x0000_t32" style="position:absolute;left:7514;top:4229;width:1051;height:0" o:connectortype="straight" strokeweight="2pt"/>
                <v:shape id="_x0000_s2276" type="#_x0000_t32" style="position:absolute;left:7514;top:2465;width:1051;height:0" o:connectortype="straight" strokeweight="2pt"/>
                <v:shape id="Freeform 2758" o:spid="_x0000_s227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7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79" type="#_x0000_t32" style="position:absolute;left:7514;top:6063;width:1051;height:0" o:connectortype="straight" strokeweight="2pt"/>
                <v:shape id="_x0000_s2280" type="#_x0000_t32" style="position:absolute;left:7514;top:7843;width:1051;height:0" o:connectortype="straight" strokeweight="2pt"/>
                <v:shape id="_x0000_s2281" type="#_x0000_t32" style="position:absolute;left:7514;top:9720;width:1051;height:0" o:connectortype="straight" strokeweight="2pt"/>
                <v:shape id="_x0000_s2282" type="#_x0000_t32" style="position:absolute;left:7514;top:11538;width:1051;height:0" o:connectortype="straight" strokeweight="2pt"/>
                <v:shape id="_x0000_s2283" type="#_x0000_t32" style="position:absolute;left:7514;top:13338;width:1051;height:0" o:connectortype="straight" strokeweight="2pt"/>
              </v:group>
            </v:group>
            <v:rect id="_x0000_s2284" style="position:absolute;left:-520;top:296;width:2469;height:421" fillcolor="#f2f2f2 [3052]" strokecolor="#d8d8d8 [2732]" strokeweight="3pt">
              <v:shadow on="t" type="perspective" color="#243f60 [1604]" opacity=".5" offset="1pt" offset2="-1pt"/>
              <v:textbox inset=",0">
                <w:txbxContent>
                  <w:p w:rsidR="00FB5CC6" w:rsidRPr="00F814B2" w:rsidRDefault="00FB5CC6" w:rsidP="00F814B2">
                    <w:pPr>
                      <w:ind w:left="-90" w:right="-227" w:firstLine="0"/>
                      <w:jc w:val="center"/>
                      <w:rPr>
                        <w:sz w:val="20"/>
                        <w:szCs w:val="20"/>
                      </w:rPr>
                    </w:pPr>
                    <w:r w:rsidRPr="00F814B2">
                      <w:rPr>
                        <w:sz w:val="28"/>
                        <w:szCs w:val="28"/>
                      </w:rPr>
                      <w:t>F</w:t>
                    </w:r>
                    <w:r w:rsidRPr="00F814B2">
                      <w:rPr>
                        <w:sz w:val="20"/>
                        <w:szCs w:val="20"/>
                      </w:rPr>
                      <w:t xml:space="preserve">INANCIAL </w:t>
                    </w:r>
                    <w:r w:rsidRPr="00F814B2">
                      <w:rPr>
                        <w:sz w:val="28"/>
                        <w:szCs w:val="28"/>
                      </w:rPr>
                      <w:t>I</w:t>
                    </w:r>
                    <w:r w:rsidRPr="00F814B2">
                      <w:rPr>
                        <w:sz w:val="20"/>
                        <w:szCs w:val="20"/>
                      </w:rPr>
                      <w:t>NFORMATION</w:t>
                    </w:r>
                  </w:p>
                </w:txbxContent>
              </v:textbox>
            </v:rect>
          </v:group>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285" style="position:absolute;left:0;text-align:left;margin-left:-56.55pt;margin-top:-36pt;width:178.2pt;height:795.8pt;z-index:251687936" coordorigin="604,-71" coordsize="3564,15916">
          <v:rect id="_x0000_s228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86"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87" style="position:absolute;left:604;top:-71;width:3564;height:15916" coordorigin="192,-71" coordsize="3564,15916">
            <v:group id="_x0000_s2288" style="position:absolute;left:192;top:-71;width:1080;height:15916" coordorigin="24,-101" coordsize="1080,15916">
              <v:rect id="_x0000_s228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89"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90" style="position:absolute;left:53;top:2300;width:1051;height:13112" coordorigin="1867,2374" coordsize="1051,13112">
                <v:shapetype id="_x0000_t32" coordsize="21600,21600" o:spt="32" o:oned="t" path="m,l21600,21600e" filled="f">
                  <v:path arrowok="t" fillok="f" o:connecttype="none"/>
                  <o:lock v:ext="edit" shapetype="t"/>
                </v:shapetype>
                <v:shape id="_x0000_s2291" type="#_x0000_t32" style="position:absolute;left:1867;top:4138;width:1051;height:0" o:connectortype="straight" strokeweight="2pt"/>
                <v:shape id="_x0000_s2292" type="#_x0000_t32" style="position:absolute;left:1867;top:2374;width:1051;height:0" o:connectortype="straight" strokeweight="2pt"/>
                <v:shape id="Freeform 2758" o:spid="_x0000_s229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9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95" type="#_x0000_t32" style="position:absolute;left:1867;top:5972;width:1051;height:0" o:connectortype="straight" strokeweight="2pt"/>
                <v:shape id="_x0000_s2296" type="#_x0000_t32" style="position:absolute;left:1867;top:7752;width:1051;height:0" o:connectortype="straight" strokeweight="2pt"/>
                <v:shape id="_x0000_s2297" type="#_x0000_t32" style="position:absolute;left:1867;top:9629;width:1051;height:0" o:connectortype="straight" strokeweight="2pt"/>
                <v:shape id="_x0000_s2298" type="#_x0000_t32" style="position:absolute;left:1867;top:11447;width:1051;height:0" o:connectortype="straight" strokeweight="2pt"/>
                <v:shape id="_x0000_s2299" type="#_x0000_t32" style="position:absolute;left:1867;top:13247;width:1051;height:0" o:connectortype="straight" strokeweight="2pt"/>
              </v:group>
            </v:group>
            <v:rect id="_x0000_s2300" style="position:absolute;left:932;top:304;width:2824;height:421" fillcolor="white [3201]" strokecolor="#bfbfbf [2412]" strokeweight="2.5pt">
              <v:shadow color="#868686"/>
              <v:textbox style="mso-next-textbox:#_x0000_s2300" inset="0,0,0,0">
                <w:txbxContent>
                  <w:p w:rsidR="00FB5CC6" w:rsidRPr="00F814B2" w:rsidRDefault="00FB5CC6" w:rsidP="00F54B58">
                    <w:pPr>
                      <w:ind w:firstLine="0"/>
                      <w:jc w:val="center"/>
                      <w:rPr>
                        <w:sz w:val="24"/>
                        <w:szCs w:val="24"/>
                      </w:rPr>
                    </w:pPr>
                    <w:r w:rsidRPr="00F814B2">
                      <w:rPr>
                        <w:sz w:val="32"/>
                        <w:szCs w:val="32"/>
                      </w:rPr>
                      <w:t>S</w:t>
                    </w:r>
                    <w:r w:rsidRPr="00F814B2">
                      <w:rPr>
                        <w:sz w:val="24"/>
                        <w:szCs w:val="24"/>
                      </w:rPr>
                      <w:t>CHOLARSHIP</w:t>
                    </w:r>
                  </w:p>
                </w:txbxContent>
              </v:textbox>
            </v:rect>
          </v:group>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606" style="position:absolute;left:0;text-align:left;margin-left:423.75pt;margin-top:-37.3pt;width:160.15pt;height:795.8pt;z-index:251724800" coordorigin="-762,-59" coordsize="3203,15916">
          <v:rect id="_x0000_s2607"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07"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08" style="position:absolute;left:-762;top:-59;width:3203;height:15916" coordorigin="-520,-59" coordsize="3203,15916">
            <v:group id="_x0000_s2609" style="position:absolute;left:1603;top:-59;width:1080;height:15916" coordorigin="7514,7" coordsize="1080,15916">
              <v:rect id="_x0000_s2610"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10"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11" style="position:absolute;left:7514;top:2465;width:1075;height:13112" coordorigin="7514,2465" coordsize="1075,13112">
                <v:shapetype id="_x0000_t32" coordsize="21600,21600" o:spt="32" o:oned="t" path="m,l21600,21600e" filled="f">
                  <v:path arrowok="t" fillok="f" o:connecttype="none"/>
                  <o:lock v:ext="edit" shapetype="t"/>
                </v:shapetype>
                <v:shape id="_x0000_s2612" type="#_x0000_t32" style="position:absolute;left:7514;top:4229;width:1051;height:0" o:connectortype="straight" strokeweight="2pt"/>
                <v:shape id="_x0000_s2613" type="#_x0000_t32" style="position:absolute;left:7514;top:2465;width:1051;height:0" o:connectortype="straight" strokeweight="2pt"/>
                <v:shape id="Freeform 2758" o:spid="_x0000_s2614"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15"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16" type="#_x0000_t32" style="position:absolute;left:7514;top:6063;width:1051;height:0" o:connectortype="straight" strokeweight="2pt"/>
                <v:shape id="_x0000_s2617" type="#_x0000_t32" style="position:absolute;left:7514;top:7843;width:1051;height:0" o:connectortype="straight" strokeweight="2pt"/>
                <v:shape id="_x0000_s2618" type="#_x0000_t32" style="position:absolute;left:7514;top:9720;width:1051;height:0" o:connectortype="straight" strokeweight="2pt"/>
                <v:shape id="_x0000_s2619" type="#_x0000_t32" style="position:absolute;left:7514;top:11538;width:1051;height:0" o:connectortype="straight" strokeweight="2pt"/>
                <v:shape id="_x0000_s2620" type="#_x0000_t32" style="position:absolute;left:7514;top:13338;width:1051;height:0" o:connectortype="straight" strokeweight="2pt"/>
              </v:group>
            </v:group>
            <v:rect id="_x0000_s2621" style="position:absolute;left:-520;top:296;width:2469;height:421" fillcolor="#f2f2f2 [3052]" strokecolor="#d8d8d8 [2732]" strokeweight="3pt">
              <v:shadow on="t" type="perspective" color="#243f60 [1604]" opacity=".5" offset="1pt" offset2="-1pt"/>
              <v:textbox inset=",0">
                <w:txbxContent>
                  <w:p w:rsidR="00FB5CC6" w:rsidRPr="003E6AAC" w:rsidRDefault="00FB5CC6" w:rsidP="00F814B2">
                    <w:pPr>
                      <w:ind w:left="-90" w:right="-227" w:firstLine="0"/>
                      <w:jc w:val="center"/>
                    </w:pPr>
                    <w:r w:rsidRPr="003E6AAC">
                      <w:rPr>
                        <w:sz w:val="28"/>
                        <w:szCs w:val="28"/>
                      </w:rPr>
                      <w:t>S</w:t>
                    </w:r>
                    <w:r w:rsidRPr="003E6AAC">
                      <w:t>CHOLARSHIP</w:t>
                    </w:r>
                  </w:p>
                </w:txbxContent>
              </v:textbox>
            </v:rect>
          </v:group>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301" style="position:absolute;left:0;text-align:left;margin-left:423.75pt;margin-top:-37.3pt;width:160.15pt;height:795.8pt;z-index:251689984" coordorigin="-762,-59" coordsize="3203,15916">
          <v:rect id="_x0000_s230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02"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03" style="position:absolute;left:-762;top:-59;width:3203;height:15916" coordorigin="-520,-59" coordsize="3203,15916">
            <v:group id="_x0000_s2304" style="position:absolute;left:1603;top:-59;width:1080;height:15916" coordorigin="7514,7" coordsize="1080,15916">
              <v:rect id="_x0000_s230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05"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06" style="position:absolute;left:7514;top:2465;width:1075;height:13112" coordorigin="7514,2465" coordsize="1075,13112">
                <v:shapetype id="_x0000_t32" coordsize="21600,21600" o:spt="32" o:oned="t" path="m,l21600,21600e" filled="f">
                  <v:path arrowok="t" fillok="f" o:connecttype="none"/>
                  <o:lock v:ext="edit" shapetype="t"/>
                </v:shapetype>
                <v:shape id="_x0000_s2307" type="#_x0000_t32" style="position:absolute;left:7514;top:4229;width:1051;height:0" o:connectortype="straight" strokeweight="2pt"/>
                <v:shape id="_x0000_s2308" type="#_x0000_t32" style="position:absolute;left:7514;top:2465;width:1051;height:0" o:connectortype="straight" strokeweight="2pt"/>
                <v:shape id="Freeform 2758" o:spid="_x0000_s230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1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11" type="#_x0000_t32" style="position:absolute;left:7514;top:6063;width:1051;height:0" o:connectortype="straight" strokeweight="2pt"/>
                <v:shape id="_x0000_s2312" type="#_x0000_t32" style="position:absolute;left:7514;top:7843;width:1051;height:0" o:connectortype="straight" strokeweight="2pt"/>
                <v:shape id="_x0000_s2313" type="#_x0000_t32" style="position:absolute;left:7514;top:9720;width:1051;height:0" o:connectortype="straight" strokeweight="2pt"/>
                <v:shape id="_x0000_s2314" type="#_x0000_t32" style="position:absolute;left:7514;top:11538;width:1051;height:0" o:connectortype="straight" strokeweight="2pt"/>
                <v:shape id="_x0000_s2315" type="#_x0000_t32" style="position:absolute;left:7514;top:13338;width:1051;height:0" o:connectortype="straight" strokeweight="2pt"/>
              </v:group>
            </v:group>
            <v:rect id="_x0000_s2316" style="position:absolute;left:-520;top:296;width:2469;height:421" fillcolor="#f2f2f2 [3052]" strokecolor="#d8d8d8 [2732]" strokeweight="3pt">
              <v:shadow on="t" type="perspective" color="#243f60 [1604]" opacity=".5" offset="1pt" offset2="-1pt"/>
              <v:textbox inset=",0">
                <w:txbxContent>
                  <w:p w:rsidR="00FB5CC6" w:rsidRPr="00F814B2" w:rsidRDefault="00FB5CC6" w:rsidP="00F814B2">
                    <w:pPr>
                      <w:ind w:left="-90" w:right="-227" w:firstLine="0"/>
                      <w:jc w:val="center"/>
                    </w:pPr>
                    <w:r w:rsidRPr="00F814B2">
                      <w:rPr>
                        <w:sz w:val="28"/>
                        <w:szCs w:val="28"/>
                      </w:rPr>
                      <w:t>S</w:t>
                    </w:r>
                    <w:r w:rsidRPr="00F814B2">
                      <w:t>CHOLARSHIP</w:t>
                    </w:r>
                  </w:p>
                </w:txbxContent>
              </v:textbox>
            </v:rect>
          </v:group>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086" style="position:absolute;left:0;text-align:left;margin-left:423.75pt;margin-top:-37.3pt;width:160.15pt;height:795.8pt;z-index:251662336" coordorigin="-762,-59" coordsize="3203,15916">
          <v:rect id="_x0000_s2087"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087"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088" style="position:absolute;left:-762;top:-59;width:3203;height:15916" coordorigin="-520,-59" coordsize="3203,15916">
            <v:group id="_x0000_s2089" style="position:absolute;left:1603;top:-59;width:1080;height:15916" coordorigin="7514,7" coordsize="1080,15916">
              <v:rect id="_x0000_s2090"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090"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091" style="position:absolute;left:7514;top:2465;width:1075;height:13112" coordorigin="7514,2465" coordsize="1075,13112">
                <v:shapetype id="_x0000_t32" coordsize="21600,21600" o:spt="32" o:oned="t" path="m,l21600,21600e" filled="f">
                  <v:path arrowok="t" fillok="f" o:connecttype="none"/>
                  <o:lock v:ext="edit" shapetype="t"/>
                </v:shapetype>
                <v:shape id="_x0000_s2092" type="#_x0000_t32" style="position:absolute;left:7514;top:4229;width:1051;height:0" o:connectortype="straight" strokeweight="2pt"/>
                <v:shape id="_x0000_s2093" type="#_x0000_t32" style="position:absolute;left:7514;top:2465;width:1051;height:0" o:connectortype="straight" strokeweight="2pt"/>
                <v:shape id="Freeform 2758" o:spid="_x0000_s2094"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095"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096" type="#_x0000_t32" style="position:absolute;left:7514;top:6063;width:1051;height:0" o:connectortype="straight" strokeweight="2pt"/>
                <v:shape id="_x0000_s2097" type="#_x0000_t32" style="position:absolute;left:7514;top:7843;width:1051;height:0" o:connectortype="straight" strokeweight="2pt"/>
                <v:shape id="_x0000_s2098" type="#_x0000_t32" style="position:absolute;left:7514;top:9720;width:1051;height:0" o:connectortype="straight" strokeweight="2pt"/>
                <v:shape id="_x0000_s2099" type="#_x0000_t32" style="position:absolute;left:7514;top:11538;width:1051;height:0" o:connectortype="straight" strokeweight="2pt"/>
                <v:shape id="_x0000_s2100" type="#_x0000_t32" style="position:absolute;left:7514;top:13338;width:1051;height:0" o:connectortype="straight" strokeweight="2pt"/>
              </v:group>
            </v:group>
            <v:rect id="_x0000_s2101" style="position:absolute;left:-520;top:296;width:2469;height:421" fillcolor="#f2f2f2 [3052]" strokecolor="#d8d8d8 [2732]" strokeweight="3pt">
              <v:shadow on="t" type="perspective" color="#243f60 [1604]" opacity=".5" offset="1pt" offset2="-1pt"/>
              <v:textbox inset=",0">
                <w:txbxContent>
                  <w:p w:rsidR="00FB5CC6" w:rsidRPr="00F54B58" w:rsidRDefault="00FB5CC6" w:rsidP="00930B65">
                    <w:pPr>
                      <w:ind w:firstLine="0"/>
                      <w:rPr>
                        <w:sz w:val="24"/>
                        <w:szCs w:val="24"/>
                      </w:rPr>
                    </w:pPr>
                    <w:r w:rsidRPr="00F54B58">
                      <w:rPr>
                        <w:sz w:val="28"/>
                        <w:szCs w:val="28"/>
                      </w:rPr>
                      <w:t>I</w:t>
                    </w:r>
                    <w:r w:rsidRPr="00F54B58">
                      <w:rPr>
                        <w:sz w:val="24"/>
                        <w:szCs w:val="24"/>
                      </w:rPr>
                      <w:t>NTRODUCTION</w:t>
                    </w:r>
                  </w:p>
                </w:txbxContent>
              </v:textbox>
            </v:rect>
          </v:group>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317" style="position:absolute;left:0;text-align:left;margin-left:-56.55pt;margin-top:-36pt;width:178.2pt;height:795.8pt;z-index:251692032" coordorigin="604,-71" coordsize="3564,15916">
          <v:rect id="_x0000_s2318"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18"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19" style="position:absolute;left:604;top:-71;width:3564;height:15916" coordorigin="192,-71" coordsize="3564,15916">
            <v:group id="_x0000_s2320" style="position:absolute;left:192;top:-71;width:1080;height:15916" coordorigin="24,-101" coordsize="1080,15916">
              <v:rect id="_x0000_s2321"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21"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22" style="position:absolute;left:53;top:2300;width:1051;height:13112" coordorigin="1867,2374" coordsize="1051,13112">
                <v:shapetype id="_x0000_t32" coordsize="21600,21600" o:spt="32" o:oned="t" path="m,l21600,21600e" filled="f">
                  <v:path arrowok="t" fillok="f" o:connecttype="none"/>
                  <o:lock v:ext="edit" shapetype="t"/>
                </v:shapetype>
                <v:shape id="_x0000_s2323" type="#_x0000_t32" style="position:absolute;left:1867;top:4138;width:1051;height:0" o:connectortype="straight" strokeweight="2pt"/>
                <v:shape id="_x0000_s2324" type="#_x0000_t32" style="position:absolute;left:1867;top:2374;width:1051;height:0" o:connectortype="straight" strokeweight="2pt"/>
                <v:shape id="Freeform 2758" o:spid="_x0000_s2325"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26"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27" type="#_x0000_t32" style="position:absolute;left:1867;top:5972;width:1051;height:0" o:connectortype="straight" strokeweight="2pt"/>
                <v:shape id="_x0000_s2328" type="#_x0000_t32" style="position:absolute;left:1867;top:7752;width:1051;height:0" o:connectortype="straight" strokeweight="2pt"/>
                <v:shape id="_x0000_s2329" type="#_x0000_t32" style="position:absolute;left:1867;top:9629;width:1051;height:0" o:connectortype="straight" strokeweight="2pt"/>
                <v:shape id="_x0000_s2330" type="#_x0000_t32" style="position:absolute;left:1867;top:11447;width:1051;height:0" o:connectortype="straight" strokeweight="2pt"/>
                <v:shape id="_x0000_s2331" type="#_x0000_t32" style="position:absolute;left:1867;top:13247;width:1051;height:0" o:connectortype="straight" strokeweight="2pt"/>
              </v:group>
            </v:group>
            <v:rect id="_x0000_s2332" style="position:absolute;left:932;top:304;width:2824;height:421" fillcolor="white [3201]" strokecolor="#bfbfbf [2412]" strokeweight="2.5pt">
              <v:shadow color="#868686"/>
              <v:textbox style="mso-next-textbox:#_x0000_s2332" inset="0,0,0,0">
                <w:txbxContent>
                  <w:p w:rsidR="00FB5CC6" w:rsidRPr="00F814B2" w:rsidRDefault="00FB5CC6" w:rsidP="00F54B58">
                    <w:pPr>
                      <w:ind w:firstLine="0"/>
                      <w:jc w:val="center"/>
                      <w:rPr>
                        <w:sz w:val="24"/>
                        <w:szCs w:val="24"/>
                      </w:rPr>
                    </w:pPr>
                    <w:r>
                      <w:rPr>
                        <w:sz w:val="32"/>
                        <w:szCs w:val="32"/>
                      </w:rPr>
                      <w:t>G</w:t>
                    </w:r>
                    <w:r>
                      <w:rPr>
                        <w:sz w:val="24"/>
                        <w:szCs w:val="24"/>
                      </w:rPr>
                      <w:t>RANTS</w:t>
                    </w:r>
                  </w:p>
                </w:txbxContent>
              </v:textbox>
            </v:rect>
          </v:group>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333" style="position:absolute;left:0;text-align:left;margin-left:423.75pt;margin-top:-37.3pt;width:160.15pt;height:795.8pt;z-index:251694080" coordorigin="-762,-59" coordsize="3203,15916">
          <v:rect id="_x0000_s2334"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34"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35" style="position:absolute;left:-762;top:-59;width:3203;height:15916" coordorigin="-520,-59" coordsize="3203,15916">
            <v:group id="_x0000_s2336" style="position:absolute;left:1603;top:-59;width:1080;height:15916" coordorigin="7514,7" coordsize="1080,15916">
              <v:rect id="_x0000_s2337"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37"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38" style="position:absolute;left:7514;top:2465;width:1075;height:13112" coordorigin="7514,2465" coordsize="1075,13112">
                <v:shapetype id="_x0000_t32" coordsize="21600,21600" o:spt="32" o:oned="t" path="m,l21600,21600e" filled="f">
                  <v:path arrowok="t" fillok="f" o:connecttype="none"/>
                  <o:lock v:ext="edit" shapetype="t"/>
                </v:shapetype>
                <v:shape id="_x0000_s2339" type="#_x0000_t32" style="position:absolute;left:7514;top:4229;width:1051;height:0" o:connectortype="straight" strokeweight="2pt"/>
                <v:shape id="_x0000_s2340" type="#_x0000_t32" style="position:absolute;left:7514;top:2465;width:1051;height:0" o:connectortype="straight" strokeweight="2pt"/>
                <v:shape id="Freeform 2758" o:spid="_x0000_s2341"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42"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43" type="#_x0000_t32" style="position:absolute;left:7514;top:6063;width:1051;height:0" o:connectortype="straight" strokeweight="2pt"/>
                <v:shape id="_x0000_s2344" type="#_x0000_t32" style="position:absolute;left:7514;top:7843;width:1051;height:0" o:connectortype="straight" strokeweight="2pt"/>
                <v:shape id="_x0000_s2345" type="#_x0000_t32" style="position:absolute;left:7514;top:9720;width:1051;height:0" o:connectortype="straight" strokeweight="2pt"/>
                <v:shape id="_x0000_s2346" type="#_x0000_t32" style="position:absolute;left:7514;top:11538;width:1051;height:0" o:connectortype="straight" strokeweight="2pt"/>
                <v:shape id="_x0000_s2347" type="#_x0000_t32" style="position:absolute;left:7514;top:13338;width:1051;height:0" o:connectortype="straight" strokeweight="2pt"/>
              </v:group>
            </v:group>
            <v:rect id="_x0000_s2348" style="position:absolute;left:-520;top:296;width:2469;height:421" fillcolor="#f2f2f2 [3052]" strokecolor="#d8d8d8 [2732]" strokeweight="3pt">
              <v:shadow on="t" type="perspective" color="#243f60 [1604]" opacity=".5" offset="1pt" offset2="-1pt"/>
              <v:textbox inset=",0">
                <w:txbxContent>
                  <w:p w:rsidR="00FB5CC6" w:rsidRPr="00F814B2" w:rsidRDefault="00FB5CC6" w:rsidP="00F814B2">
                    <w:pPr>
                      <w:ind w:left="-90" w:right="-227" w:firstLine="0"/>
                      <w:jc w:val="center"/>
                    </w:pPr>
                    <w:r>
                      <w:rPr>
                        <w:sz w:val="28"/>
                        <w:szCs w:val="28"/>
                      </w:rPr>
                      <w:t>G</w:t>
                    </w:r>
                    <w:r w:rsidRPr="00F814B2">
                      <w:t>R</w:t>
                    </w:r>
                    <w:r>
                      <w:t>ANTS</w:t>
                    </w:r>
                  </w:p>
                </w:txbxContent>
              </v:textbox>
            </v:rect>
          </v:group>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622" style="position:absolute;left:0;text-align:left;margin-left:-56.55pt;margin-top:-36pt;width:178.2pt;height:795.8pt;z-index:251726848" coordorigin="604,-71" coordsize="3564,15916">
          <v:rect id="_x0000_s2623"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23"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24" style="position:absolute;left:604;top:-71;width:3564;height:15916" coordorigin="192,-71" coordsize="3564,15916">
            <v:group id="_x0000_s2625" style="position:absolute;left:192;top:-71;width:1080;height:15916" coordorigin="24,-101" coordsize="1080,15916">
              <v:rect id="_x0000_s2626"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626"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27" style="position:absolute;left:53;top:2300;width:1051;height:13112" coordorigin="1867,2374" coordsize="1051,13112">
                <v:shapetype id="_x0000_t32" coordsize="21600,21600" o:spt="32" o:oned="t" path="m,l21600,21600e" filled="f">
                  <v:path arrowok="t" fillok="f" o:connecttype="none"/>
                  <o:lock v:ext="edit" shapetype="t"/>
                </v:shapetype>
                <v:shape id="_x0000_s2628" type="#_x0000_t32" style="position:absolute;left:1867;top:4138;width:1051;height:0" o:connectortype="straight" strokeweight="2pt"/>
                <v:shape id="_x0000_s2629" type="#_x0000_t32" style="position:absolute;left:1867;top:2374;width:1051;height:0" o:connectortype="straight" strokeweight="2pt"/>
                <v:shape id="Freeform 2758" o:spid="_x0000_s2630"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31"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32" type="#_x0000_t32" style="position:absolute;left:1867;top:5972;width:1051;height:0" o:connectortype="straight" strokeweight="2pt"/>
                <v:shape id="_x0000_s2633" type="#_x0000_t32" style="position:absolute;left:1867;top:7752;width:1051;height:0" o:connectortype="straight" strokeweight="2pt"/>
                <v:shape id="_x0000_s2634" type="#_x0000_t32" style="position:absolute;left:1867;top:9629;width:1051;height:0" o:connectortype="straight" strokeweight="2pt"/>
                <v:shape id="_x0000_s2635" type="#_x0000_t32" style="position:absolute;left:1867;top:11447;width:1051;height:0" o:connectortype="straight" strokeweight="2pt"/>
                <v:shape id="_x0000_s2636" type="#_x0000_t32" style="position:absolute;left:1867;top:13247;width:1051;height:0" o:connectortype="straight" strokeweight="2pt"/>
              </v:group>
            </v:group>
            <v:rect id="_x0000_s2637" style="position:absolute;left:932;top:304;width:2824;height:421" fillcolor="white [3201]" strokecolor="#bfbfbf [2412]" strokeweight="2.5pt">
              <v:shadow color="#868686"/>
              <v:textbox style="mso-next-textbox:#_x0000_s2637" inset="0,0,0,0">
                <w:txbxContent>
                  <w:p w:rsidR="00FB5CC6" w:rsidRPr="00D40C68" w:rsidRDefault="00FB5CC6" w:rsidP="00F54B58">
                    <w:pPr>
                      <w:ind w:firstLine="0"/>
                      <w:jc w:val="center"/>
                      <w:rPr>
                        <w:sz w:val="20"/>
                        <w:szCs w:val="20"/>
                      </w:rPr>
                    </w:pPr>
                    <w:r w:rsidRPr="00D40C68">
                      <w:rPr>
                        <w:sz w:val="28"/>
                        <w:szCs w:val="28"/>
                      </w:rPr>
                      <w:t>F</w:t>
                    </w:r>
                    <w:r w:rsidRPr="00D40C68">
                      <w:rPr>
                        <w:sz w:val="20"/>
                        <w:szCs w:val="20"/>
                      </w:rPr>
                      <w:t xml:space="preserve">INANCIAL </w:t>
                    </w:r>
                    <w:r w:rsidRPr="00D40C68">
                      <w:rPr>
                        <w:sz w:val="28"/>
                        <w:szCs w:val="28"/>
                      </w:rPr>
                      <w:t>I</w:t>
                    </w:r>
                    <w:r w:rsidRPr="00D40C68">
                      <w:rPr>
                        <w:sz w:val="20"/>
                        <w:szCs w:val="20"/>
                      </w:rPr>
                      <w:t>NFORMATION</w:t>
                    </w:r>
                  </w:p>
                </w:txbxContent>
              </v:textbox>
            </v:rect>
          </v:group>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349" style="position:absolute;left:0;text-align:left;margin-left:423.75pt;margin-top:-37.3pt;width:160.15pt;height:795.8pt;z-index:251696128" coordorigin="-762,-59" coordsize="3203,15916">
          <v:rect id="_x0000_s235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50"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51" style="position:absolute;left:-762;top:-59;width:3203;height:15916" coordorigin="-520,-59" coordsize="3203,15916">
            <v:group id="_x0000_s2352" style="position:absolute;left:1603;top:-59;width:1080;height:15916" coordorigin="7514,7" coordsize="1080,15916">
              <v:rect id="_x0000_s235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53"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54" style="position:absolute;left:7514;top:2465;width:1075;height:13112" coordorigin="7514,2465" coordsize="1075,13112">
                <v:shapetype id="_x0000_t32" coordsize="21600,21600" o:spt="32" o:oned="t" path="m,l21600,21600e" filled="f">
                  <v:path arrowok="t" fillok="f" o:connecttype="none"/>
                  <o:lock v:ext="edit" shapetype="t"/>
                </v:shapetype>
                <v:shape id="_x0000_s2355" type="#_x0000_t32" style="position:absolute;left:7514;top:4229;width:1051;height:0" o:connectortype="straight" strokeweight="2pt"/>
                <v:shape id="_x0000_s2356" type="#_x0000_t32" style="position:absolute;left:7514;top:2465;width:1051;height:0" o:connectortype="straight" strokeweight="2pt"/>
                <v:shape id="Freeform 2758" o:spid="_x0000_s235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5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59" type="#_x0000_t32" style="position:absolute;left:7514;top:6063;width:1051;height:0" o:connectortype="straight" strokeweight="2pt"/>
                <v:shape id="_x0000_s2360" type="#_x0000_t32" style="position:absolute;left:7514;top:7843;width:1051;height:0" o:connectortype="straight" strokeweight="2pt"/>
                <v:shape id="_x0000_s2361" type="#_x0000_t32" style="position:absolute;left:7514;top:9720;width:1051;height:0" o:connectortype="straight" strokeweight="2pt"/>
                <v:shape id="_x0000_s2362" type="#_x0000_t32" style="position:absolute;left:7514;top:11538;width:1051;height:0" o:connectortype="straight" strokeweight="2pt"/>
                <v:shape id="_x0000_s2363" type="#_x0000_t32" style="position:absolute;left:7514;top:13338;width:1051;height:0" o:connectortype="straight" strokeweight="2pt"/>
              </v:group>
            </v:group>
            <v:rect id="_x0000_s2364" style="position:absolute;left:-520;top:296;width:2469;height:421" fillcolor="#f2f2f2 [3052]" strokecolor="#d8d8d8 [2732]" strokeweight="3pt">
              <v:shadow on="t" type="perspective" color="#243f60 [1604]" opacity=".5" offset="1pt" offset2="-1pt"/>
              <v:textbox inset=",0">
                <w:txbxContent>
                  <w:p w:rsidR="00FB5CC6" w:rsidRPr="00F814B2" w:rsidRDefault="00FB5CC6" w:rsidP="00F814B2">
                    <w:pPr>
                      <w:ind w:left="-90" w:right="-227" w:firstLine="0"/>
                      <w:jc w:val="center"/>
                      <w:rPr>
                        <w:sz w:val="20"/>
                        <w:szCs w:val="20"/>
                      </w:rPr>
                    </w:pPr>
                    <w:r>
                      <w:rPr>
                        <w:sz w:val="28"/>
                        <w:szCs w:val="28"/>
                      </w:rPr>
                      <w:t>F</w:t>
                    </w:r>
                    <w:r w:rsidRPr="00F814B2">
                      <w:rPr>
                        <w:sz w:val="20"/>
                        <w:szCs w:val="20"/>
                      </w:rPr>
                      <w:t xml:space="preserve">INANCIAL </w:t>
                    </w:r>
                    <w:r w:rsidRPr="00F814B2">
                      <w:rPr>
                        <w:sz w:val="28"/>
                        <w:szCs w:val="28"/>
                      </w:rPr>
                      <w:t>I</w:t>
                    </w:r>
                    <w:r w:rsidRPr="00F814B2">
                      <w:rPr>
                        <w:sz w:val="20"/>
                        <w:szCs w:val="20"/>
                      </w:rPr>
                      <w:t>NFORMATION</w:t>
                    </w:r>
                  </w:p>
                </w:txbxContent>
              </v:textbox>
            </v:rect>
          </v:group>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365" style="position:absolute;left:0;text-align:left;margin-left:-56.55pt;margin-top:-36pt;width:178.2pt;height:795.8pt;z-index:251698176" coordorigin="604,-71" coordsize="3564,15916">
          <v:rect id="_x0000_s236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66"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67" style="position:absolute;left:604;top:-71;width:3564;height:15916" coordorigin="192,-71" coordsize="3564,15916">
            <v:group id="_x0000_s2368" style="position:absolute;left:192;top:-71;width:1080;height:15916" coordorigin="24,-101" coordsize="1080,15916">
              <v:rect id="_x0000_s236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69"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70" style="position:absolute;left:53;top:2300;width:1051;height:13112" coordorigin="1867,2374" coordsize="1051,13112">
                <v:shapetype id="_x0000_t32" coordsize="21600,21600" o:spt="32" o:oned="t" path="m,l21600,21600e" filled="f">
                  <v:path arrowok="t" fillok="f" o:connecttype="none"/>
                  <o:lock v:ext="edit" shapetype="t"/>
                </v:shapetype>
                <v:shape id="_x0000_s2371" type="#_x0000_t32" style="position:absolute;left:1867;top:4138;width:1051;height:0" o:connectortype="straight" strokeweight="2pt"/>
                <v:shape id="_x0000_s2372" type="#_x0000_t32" style="position:absolute;left:1867;top:2374;width:1051;height:0" o:connectortype="straight" strokeweight="2pt"/>
                <v:shape id="Freeform 2758" o:spid="_x0000_s237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7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75" type="#_x0000_t32" style="position:absolute;left:1867;top:5972;width:1051;height:0" o:connectortype="straight" strokeweight="2pt"/>
                <v:shape id="_x0000_s2376" type="#_x0000_t32" style="position:absolute;left:1867;top:7752;width:1051;height:0" o:connectortype="straight" strokeweight="2pt"/>
                <v:shape id="_x0000_s2377" type="#_x0000_t32" style="position:absolute;left:1867;top:9629;width:1051;height:0" o:connectortype="straight" strokeweight="2pt"/>
                <v:shape id="_x0000_s2378" type="#_x0000_t32" style="position:absolute;left:1867;top:11447;width:1051;height:0" o:connectortype="straight" strokeweight="2pt"/>
                <v:shape id="_x0000_s2379" type="#_x0000_t32" style="position:absolute;left:1867;top:13247;width:1051;height:0" o:connectortype="straight" strokeweight="2pt"/>
              </v:group>
            </v:group>
            <v:rect id="_x0000_s2380" style="position:absolute;left:932;top:304;width:2824;height:421" fillcolor="white [3201]" strokecolor="#bfbfbf [2412]" strokeweight="2.5pt">
              <v:shadow color="#868686"/>
              <v:textbox style="mso-next-textbox:#_x0000_s2380" inset="0,0,0,0">
                <w:txbxContent>
                  <w:p w:rsidR="00FB5CC6" w:rsidRPr="00F814B2" w:rsidRDefault="00FB5CC6" w:rsidP="00F54B58">
                    <w:pPr>
                      <w:ind w:firstLine="0"/>
                      <w:jc w:val="center"/>
                      <w:rPr>
                        <w:sz w:val="24"/>
                        <w:szCs w:val="24"/>
                      </w:rPr>
                    </w:pPr>
                    <w:r w:rsidRPr="00F814B2">
                      <w:rPr>
                        <w:sz w:val="28"/>
                        <w:szCs w:val="28"/>
                      </w:rPr>
                      <w:t>F</w:t>
                    </w:r>
                    <w:r w:rsidRPr="00F814B2">
                      <w:rPr>
                        <w:sz w:val="24"/>
                        <w:szCs w:val="24"/>
                      </w:rPr>
                      <w:t xml:space="preserve">INANCIAL </w:t>
                    </w:r>
                    <w:r w:rsidRPr="00F814B2">
                      <w:rPr>
                        <w:sz w:val="28"/>
                        <w:szCs w:val="28"/>
                      </w:rPr>
                      <w:t>I</w:t>
                    </w:r>
                    <w:r w:rsidRPr="00F814B2">
                      <w:rPr>
                        <w:sz w:val="24"/>
                        <w:szCs w:val="24"/>
                      </w:rPr>
                      <w:t>NFORMATION</w:t>
                    </w:r>
                  </w:p>
                </w:txbxContent>
              </v:textbox>
            </v:rect>
          </v:group>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381" style="position:absolute;left:0;text-align:left;margin-left:-56.55pt;margin-top:-36pt;width:178.2pt;height:795.8pt;z-index:251700224" coordorigin="604,-71" coordsize="3564,15916">
          <v:rect id="_x0000_s238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82"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83" style="position:absolute;left:604;top:-71;width:3564;height:15916" coordorigin="192,-71" coordsize="3564,15916">
            <v:group id="_x0000_s2384" style="position:absolute;left:192;top:-71;width:1080;height:15916" coordorigin="24,-101" coordsize="1080,15916">
              <v:rect id="_x0000_s238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85"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86" style="position:absolute;left:53;top:2300;width:1051;height:13112" coordorigin="1867,2374" coordsize="1051,13112">
                <v:shapetype id="_x0000_t32" coordsize="21600,21600" o:spt="32" o:oned="t" path="m,l21600,21600e" filled="f">
                  <v:path arrowok="t" fillok="f" o:connecttype="none"/>
                  <o:lock v:ext="edit" shapetype="t"/>
                </v:shapetype>
                <v:shape id="_x0000_s2387" type="#_x0000_t32" style="position:absolute;left:1867;top:4138;width:1051;height:0" o:connectortype="straight" strokeweight="2pt"/>
                <v:shape id="_x0000_s2388" type="#_x0000_t32" style="position:absolute;left:1867;top:2374;width:1051;height:0" o:connectortype="straight" strokeweight="2pt"/>
                <v:shape id="Freeform 2758" o:spid="_x0000_s238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9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91" type="#_x0000_t32" style="position:absolute;left:1867;top:5972;width:1051;height:0" o:connectortype="straight" strokeweight="2pt"/>
                <v:shape id="_x0000_s2392" type="#_x0000_t32" style="position:absolute;left:1867;top:7752;width:1051;height:0" o:connectortype="straight" strokeweight="2pt"/>
                <v:shape id="_x0000_s2393" type="#_x0000_t32" style="position:absolute;left:1867;top:9629;width:1051;height:0" o:connectortype="straight" strokeweight="2pt"/>
                <v:shape id="_x0000_s2394" type="#_x0000_t32" style="position:absolute;left:1867;top:11447;width:1051;height:0" o:connectortype="straight" strokeweight="2pt"/>
                <v:shape id="_x0000_s2395" type="#_x0000_t32" style="position:absolute;left:1867;top:13247;width:1051;height:0" o:connectortype="straight" strokeweight="2pt"/>
              </v:group>
            </v:group>
            <v:rect id="_x0000_s2396" style="position:absolute;left:932;top:304;width:2824;height:421" fillcolor="white [3201]" strokecolor="#bfbfbf [2412]" strokeweight="2.5pt">
              <v:shadow color="#868686"/>
              <v:textbox style="mso-next-textbox:#_x0000_s2396" inset="0,0,0,0">
                <w:txbxContent>
                  <w:p w:rsidR="00FB5CC6" w:rsidRPr="00F814B2" w:rsidRDefault="00FB5CC6" w:rsidP="00F54B58">
                    <w:pPr>
                      <w:ind w:firstLine="0"/>
                      <w:jc w:val="center"/>
                      <w:rPr>
                        <w:sz w:val="20"/>
                        <w:szCs w:val="20"/>
                      </w:rPr>
                    </w:pPr>
                    <w:r w:rsidRPr="00F814B2">
                      <w:rPr>
                        <w:sz w:val="20"/>
                        <w:szCs w:val="20"/>
                      </w:rPr>
                      <w:t>ENROLLMENT/STUDENT AFFAIR</w:t>
                    </w:r>
                  </w:p>
                </w:txbxContent>
              </v:textbox>
            </v:rect>
          </v:group>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744" style="position:absolute;left:0;text-align:left;margin-left:423.75pt;margin-top:-37.3pt;width:160.15pt;height:795.8pt;z-index:251732992" coordorigin="-762,-59" coordsize="3203,15916">
          <v:rect id="_x0000_s274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45"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46" style="position:absolute;left:-762;top:-59;width:3203;height:15916" coordorigin="-520,-59" coordsize="3203,15916">
            <v:group id="_x0000_s2747" style="position:absolute;left:1603;top:-59;width:1080;height:15916" coordorigin="7514,7" coordsize="1080,15916">
              <v:rect id="_x0000_s274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48"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49" style="position:absolute;left:7514;top:2465;width:1075;height:13112" coordorigin="7514,2465" coordsize="1075,13112">
                <v:shapetype id="_x0000_t32" coordsize="21600,21600" o:spt="32" o:oned="t" path="m,l21600,21600e" filled="f">
                  <v:path arrowok="t" fillok="f" o:connecttype="none"/>
                  <o:lock v:ext="edit" shapetype="t"/>
                </v:shapetype>
                <v:shape id="_x0000_s2750" type="#_x0000_t32" style="position:absolute;left:7514;top:4229;width:1051;height:0" o:connectortype="straight" strokeweight="2pt"/>
                <v:shape id="_x0000_s2751" type="#_x0000_t32" style="position:absolute;left:7514;top:2465;width:1051;height:0" o:connectortype="straight" strokeweight="2pt"/>
                <v:shape id="Freeform 2758" o:spid="_x0000_s275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5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54" type="#_x0000_t32" style="position:absolute;left:7514;top:6063;width:1051;height:0" o:connectortype="straight" strokeweight="2pt"/>
                <v:shape id="_x0000_s2755" type="#_x0000_t32" style="position:absolute;left:7514;top:7843;width:1051;height:0" o:connectortype="straight" strokeweight="2pt"/>
                <v:shape id="_x0000_s2756" type="#_x0000_t32" style="position:absolute;left:7514;top:9720;width:1051;height:0" o:connectortype="straight" strokeweight="2pt"/>
                <v:shape id="_x0000_s2757" type="#_x0000_t32" style="position:absolute;left:7514;top:11538;width:1051;height:0" o:connectortype="straight" strokeweight="2pt"/>
                <v:shape id="_x0000_s2758" type="#_x0000_t32" style="position:absolute;left:7514;top:13338;width:1051;height:0" o:connectortype="straight" strokeweight="2pt"/>
              </v:group>
            </v:group>
            <v:rect id="_x0000_s2759" style="position:absolute;left:-520;top:296;width:2469;height:421" fillcolor="#f2f2f2 [3052]" strokecolor="#d8d8d8 [2732]" strokeweight="3pt">
              <v:shadow on="t" type="perspective" color="#243f60 [1604]" opacity=".5" offset="1pt" offset2="-1pt"/>
              <v:textbox inset="0,0,0,0">
                <w:txbxContent>
                  <w:p w:rsidR="00FB5CC6" w:rsidRPr="005D3196" w:rsidRDefault="00FB5CC6" w:rsidP="005D3196">
                    <w:pPr>
                      <w:ind w:right="-137" w:firstLine="0"/>
                      <w:rPr>
                        <w:sz w:val="18"/>
                        <w:szCs w:val="18"/>
                      </w:rPr>
                    </w:pPr>
                    <w:r w:rsidRPr="005D3196">
                      <w:rPr>
                        <w:sz w:val="18"/>
                        <w:szCs w:val="18"/>
                      </w:rPr>
                      <w:t>ENROLLMENT/STUDENT AFFAIR</w:t>
                    </w:r>
                  </w:p>
                </w:txbxContent>
              </v:textbox>
            </v:rect>
          </v:group>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397" style="position:absolute;left:0;text-align:left;margin-left:423.75pt;margin-top:-37.3pt;width:160.15pt;height:795.8pt;z-index:251702272" coordorigin="-762,-59" coordsize="3203,15916">
          <v:rect id="_x0000_s2398"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98"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99" style="position:absolute;left:-762;top:-59;width:3203;height:15916" coordorigin="-520,-59" coordsize="3203,15916">
            <v:group id="_x0000_s2400" style="position:absolute;left:1603;top:-59;width:1080;height:15916" coordorigin="7514,7" coordsize="1080,15916">
              <v:rect id="_x0000_s2401"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01"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02" style="position:absolute;left:7514;top:2465;width:1075;height:13112" coordorigin="7514,2465" coordsize="1075,13112">
                <v:shapetype id="_x0000_t32" coordsize="21600,21600" o:spt="32" o:oned="t" path="m,l21600,21600e" filled="f">
                  <v:path arrowok="t" fillok="f" o:connecttype="none"/>
                  <o:lock v:ext="edit" shapetype="t"/>
                </v:shapetype>
                <v:shape id="_x0000_s2403" type="#_x0000_t32" style="position:absolute;left:7514;top:4229;width:1051;height:0" o:connectortype="straight" strokeweight="2pt"/>
                <v:shape id="_x0000_s2404" type="#_x0000_t32" style="position:absolute;left:7514;top:2465;width:1051;height:0" o:connectortype="straight" strokeweight="2pt"/>
                <v:shape id="Freeform 2758" o:spid="_x0000_s2405"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06"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07" type="#_x0000_t32" style="position:absolute;left:7514;top:6063;width:1051;height:0" o:connectortype="straight" strokeweight="2pt"/>
                <v:shape id="_x0000_s2408" type="#_x0000_t32" style="position:absolute;left:7514;top:7843;width:1051;height:0" o:connectortype="straight" strokeweight="2pt"/>
                <v:shape id="_x0000_s2409" type="#_x0000_t32" style="position:absolute;left:7514;top:9720;width:1051;height:0" o:connectortype="straight" strokeweight="2pt"/>
                <v:shape id="_x0000_s2410" type="#_x0000_t32" style="position:absolute;left:7514;top:11538;width:1051;height:0" o:connectortype="straight" strokeweight="2pt"/>
                <v:shape id="_x0000_s2411" type="#_x0000_t32" style="position:absolute;left:7514;top:13338;width:1051;height:0" o:connectortype="straight" strokeweight="2pt"/>
              </v:group>
            </v:group>
            <v:rect id="_x0000_s2412" style="position:absolute;left:-520;top:296;width:2469;height:421" fillcolor="#f2f2f2 [3052]" strokecolor="#d8d8d8 [2732]" strokeweight="3pt">
              <v:shadow on="t" type="perspective" color="#243f60 [1604]" opacity=".5" offset="1pt" offset2="-1pt"/>
              <v:textbox inset=",0">
                <w:txbxContent>
                  <w:p w:rsidR="00FB5CC6" w:rsidRPr="00F814B2" w:rsidRDefault="00FB5CC6" w:rsidP="00F814B2">
                    <w:pPr>
                      <w:ind w:left="-90" w:right="-227" w:firstLine="0"/>
                      <w:rPr>
                        <w:sz w:val="18"/>
                        <w:szCs w:val="18"/>
                      </w:rPr>
                    </w:pPr>
                    <w:r w:rsidRPr="00F814B2">
                      <w:rPr>
                        <w:sz w:val="18"/>
                        <w:szCs w:val="18"/>
                      </w:rPr>
                      <w:t>ENROLLMENT/STUDENT AFFAIR</w:t>
                    </w:r>
                  </w:p>
                </w:txbxContent>
              </v:textbox>
            </v:rect>
          </v:group>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413" style="position:absolute;left:0;text-align:left;margin-left:-56.55pt;margin-top:-36pt;width:178.2pt;height:795.8pt;z-index:251704320" coordorigin="604,-71" coordsize="3564,15916">
          <v:rect id="_x0000_s241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14"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15" style="position:absolute;left:604;top:-71;width:3564;height:15916" coordorigin="192,-71" coordsize="3564,15916">
            <v:group id="_x0000_s2416" style="position:absolute;left:192;top:-71;width:1080;height:15916" coordorigin="24,-101" coordsize="1080,15916">
              <v:rect id="_x0000_s241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417"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18" style="position:absolute;left:53;top:2300;width:1051;height:13112" coordorigin="1867,2374" coordsize="1051,13112">
                <v:shapetype id="_x0000_t32" coordsize="21600,21600" o:spt="32" o:oned="t" path="m,l21600,21600e" filled="f">
                  <v:path arrowok="t" fillok="f" o:connecttype="none"/>
                  <o:lock v:ext="edit" shapetype="t"/>
                </v:shapetype>
                <v:shape id="_x0000_s2419" type="#_x0000_t32" style="position:absolute;left:1867;top:4138;width:1051;height:0" o:connectortype="straight" strokeweight="2pt"/>
                <v:shape id="_x0000_s2420" type="#_x0000_t32" style="position:absolute;left:1867;top:2374;width:1051;height:0" o:connectortype="straight" strokeweight="2pt"/>
                <v:shape id="Freeform 2758" o:spid="_x0000_s242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2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23" type="#_x0000_t32" style="position:absolute;left:1867;top:5972;width:1051;height:0" o:connectortype="straight" strokeweight="2pt"/>
                <v:shape id="_x0000_s2424" type="#_x0000_t32" style="position:absolute;left:1867;top:7752;width:1051;height:0" o:connectortype="straight" strokeweight="2pt"/>
                <v:shape id="_x0000_s2425" type="#_x0000_t32" style="position:absolute;left:1867;top:9629;width:1051;height:0" o:connectortype="straight" strokeweight="2pt"/>
                <v:shape id="_x0000_s2426" type="#_x0000_t32" style="position:absolute;left:1867;top:11447;width:1051;height:0" o:connectortype="straight" strokeweight="2pt"/>
                <v:shape id="_x0000_s2427" type="#_x0000_t32" style="position:absolute;left:1867;top:13247;width:1051;height:0" o:connectortype="straight" strokeweight="2pt"/>
              </v:group>
            </v:group>
            <v:rect id="_x0000_s2428" style="position:absolute;left:932;top:304;width:2824;height:421" fillcolor="white [3201]" strokecolor="#bfbfbf [2412]" strokeweight="2.5pt">
              <v:shadow color="#868686"/>
              <v:textbox style="mso-next-textbox:#_x0000_s2428" inset="0,0,0,0">
                <w:txbxContent>
                  <w:p w:rsidR="00FB5CC6" w:rsidRPr="00F814B2" w:rsidRDefault="00FB5CC6" w:rsidP="00F54B58">
                    <w:pPr>
                      <w:ind w:firstLine="0"/>
                      <w:jc w:val="center"/>
                      <w:rPr>
                        <w:sz w:val="24"/>
                        <w:szCs w:val="24"/>
                      </w:rPr>
                    </w:pPr>
                    <w:r w:rsidRPr="005D3196">
                      <w:rPr>
                        <w:sz w:val="24"/>
                        <w:szCs w:val="24"/>
                      </w:rPr>
                      <w:t>A</w:t>
                    </w:r>
                    <w:r w:rsidRPr="005D3196">
                      <w:rPr>
                        <w:sz w:val="20"/>
                        <w:szCs w:val="20"/>
                      </w:rPr>
                      <w:t>CADEMIC</w:t>
                    </w:r>
                    <w:r w:rsidRPr="00F814B2">
                      <w:rPr>
                        <w:sz w:val="24"/>
                        <w:szCs w:val="24"/>
                      </w:rPr>
                      <w:t xml:space="preserve"> </w:t>
                    </w:r>
                    <w:r w:rsidRPr="005D3196">
                      <w:rPr>
                        <w:sz w:val="28"/>
                        <w:szCs w:val="28"/>
                      </w:rPr>
                      <w:t>I</w:t>
                    </w:r>
                    <w:r w:rsidRPr="005D3196">
                      <w:rPr>
                        <w:sz w:val="20"/>
                        <w:szCs w:val="20"/>
                      </w:rPr>
                      <w:t>NFORMATION</w:t>
                    </w:r>
                  </w:p>
                </w:txbxContent>
              </v:textbox>
            </v:rect>
          </v:group>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760" style="position:absolute;left:0;text-align:left;margin-left:423.75pt;margin-top:-37.3pt;width:160.15pt;height:795.8pt;z-index:251735040" coordorigin="-762,-59" coordsize="3203,15916">
          <v:rect id="_x0000_s276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61"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62" style="position:absolute;left:-762;top:-59;width:3203;height:15916" coordorigin="-520,-59" coordsize="3203,15916">
            <v:group id="_x0000_s2763" style="position:absolute;left:1603;top:-59;width:1080;height:15916" coordorigin="7514,7" coordsize="1080,15916">
              <v:rect id="_x0000_s276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64"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65" style="position:absolute;left:7514;top:2465;width:1075;height:13112" coordorigin="7514,2465" coordsize="1075,13112">
                <v:shapetype id="_x0000_t32" coordsize="21600,21600" o:spt="32" o:oned="t" path="m,l21600,21600e" filled="f">
                  <v:path arrowok="t" fillok="f" o:connecttype="none"/>
                  <o:lock v:ext="edit" shapetype="t"/>
                </v:shapetype>
                <v:shape id="_x0000_s2766" type="#_x0000_t32" style="position:absolute;left:7514;top:4229;width:1051;height:0" o:connectortype="straight" strokeweight="2pt"/>
                <v:shape id="_x0000_s2767" type="#_x0000_t32" style="position:absolute;left:7514;top:2465;width:1051;height:0" o:connectortype="straight" strokeweight="2pt"/>
                <v:shape id="Freeform 2758" o:spid="_x0000_s276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6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70" type="#_x0000_t32" style="position:absolute;left:7514;top:6063;width:1051;height:0" o:connectortype="straight" strokeweight="2pt"/>
                <v:shape id="_x0000_s2771" type="#_x0000_t32" style="position:absolute;left:7514;top:7843;width:1051;height:0" o:connectortype="straight" strokeweight="2pt"/>
                <v:shape id="_x0000_s2772" type="#_x0000_t32" style="position:absolute;left:7514;top:9720;width:1051;height:0" o:connectortype="straight" strokeweight="2pt"/>
                <v:shape id="_x0000_s2773" type="#_x0000_t32" style="position:absolute;left:7514;top:11538;width:1051;height:0" o:connectortype="straight" strokeweight="2pt"/>
                <v:shape id="_x0000_s2774" type="#_x0000_t32" style="position:absolute;left:7514;top:13338;width:1051;height:0" o:connectortype="straight" strokeweight="2pt"/>
              </v:group>
            </v:group>
            <v:rect id="_x0000_s2775" style="position:absolute;left:-520;top:296;width:2469;height:421" fillcolor="#f2f2f2 [3052]" strokecolor="#d8d8d8 [2732]" strokeweight="3pt">
              <v:shadow on="t" type="perspective" color="#243f60 [1604]" opacity=".5" offset="1pt" offset2="-1pt"/>
              <v:textbox inset=",0">
                <w:txbxContent>
                  <w:p w:rsidR="00FB5CC6" w:rsidRPr="005D3196" w:rsidRDefault="00FB5CC6" w:rsidP="005D3196">
                    <w:pPr>
                      <w:ind w:right="-227" w:firstLine="0"/>
                      <w:rPr>
                        <w:sz w:val="20"/>
                        <w:szCs w:val="20"/>
                      </w:rPr>
                    </w:pPr>
                    <w:r w:rsidRPr="005D3196">
                      <w:rPr>
                        <w:sz w:val="24"/>
                        <w:szCs w:val="24"/>
                      </w:rPr>
                      <w:t>A</w:t>
                    </w:r>
                    <w:r w:rsidRPr="005D3196">
                      <w:rPr>
                        <w:sz w:val="20"/>
                        <w:szCs w:val="20"/>
                      </w:rPr>
                      <w:t xml:space="preserve">CADEMIC </w:t>
                    </w:r>
                    <w:r w:rsidRPr="005D3196">
                      <w:rPr>
                        <w:sz w:val="24"/>
                        <w:szCs w:val="24"/>
                      </w:rPr>
                      <w:t>I</w:t>
                    </w:r>
                    <w:r w:rsidRPr="005D3196">
                      <w:rPr>
                        <w:sz w:val="20"/>
                        <w:szCs w:val="20"/>
                      </w:rPr>
                      <w:t>NFORMATION</w:t>
                    </w:r>
                  </w:p>
                </w:txbxContent>
              </v:textbox>
            </v:rect>
          </v:group>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049" style="position:absolute;left:0;text-align:left;margin-left:396.75pt;margin-top:-38.95pt;width:160.15pt;height:795.8pt;z-index:251658240" coordorigin="-762,-59" coordsize="3203,15916">
          <v:rect id="_x0000_s205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050" inset="0,0,0,0">
              <w:txbxContent>
                <w:p w:rsidR="00FB5CC6" w:rsidRDefault="00FB5CC6" w:rsidP="006F578C">
                  <w:pPr>
                    <w:spacing w:after="0"/>
                    <w:ind w:firstLine="0"/>
                    <w:rPr>
                      <w:b/>
                      <w:color w:val="000000" w:themeColor="text1"/>
                    </w:rPr>
                  </w:pPr>
                  <w:r>
                    <w:rPr>
                      <w:b/>
                      <w:color w:val="000000" w:themeColor="text1"/>
                    </w:rPr>
                    <w:t xml:space="preserve">   </w:t>
                  </w:r>
                </w:p>
                <w:p w:rsidR="00FB5CC6" w:rsidRPr="00E963F1" w:rsidRDefault="00FB5CC6" w:rsidP="006F578C">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051" style="position:absolute;left:-762;top:-59;width:3203;height:15916" coordorigin="-520,-59" coordsize="3203,15916">
            <v:group id="_x0000_s2052" style="position:absolute;left:1603;top:-59;width:1080;height:15916" coordorigin="7514,7" coordsize="1080,15916">
              <v:rect id="_x0000_s205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053" inset="0,0,0,0">
                  <w:txbxContent>
                    <w:p w:rsidR="00FB5CC6" w:rsidRDefault="00FB5CC6" w:rsidP="006F578C">
                      <w:pPr>
                        <w:spacing w:after="0"/>
                        <w:ind w:firstLine="0"/>
                        <w:rPr>
                          <w:b/>
                          <w:color w:val="000000" w:themeColor="text1"/>
                        </w:rPr>
                      </w:pPr>
                      <w:r>
                        <w:rPr>
                          <w:b/>
                          <w:color w:val="000000" w:themeColor="text1"/>
                        </w:rPr>
                        <w:t xml:space="preserve">   </w:t>
                      </w:r>
                    </w:p>
                    <w:p w:rsidR="00FB5CC6" w:rsidRDefault="00FB5CC6" w:rsidP="006F578C">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6F578C">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6F578C">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054" style="position:absolute;left:7514;top:2465;width:1075;height:13112" coordorigin="7514,2465" coordsize="1075,13112">
                <v:shapetype id="_x0000_t32" coordsize="21600,21600" o:spt="32" o:oned="t" path="m,l21600,21600e" filled="f">
                  <v:path arrowok="t" fillok="f" o:connecttype="none"/>
                  <o:lock v:ext="edit" shapetype="t"/>
                </v:shapetype>
                <v:shape id="_x0000_s2055" type="#_x0000_t32" style="position:absolute;left:7514;top:4229;width:1051;height:0" o:connectortype="straight" strokeweight="2pt"/>
                <v:shape id="_x0000_s2056" type="#_x0000_t32" style="position:absolute;left:7514;top:2465;width:1051;height:0" o:connectortype="straight" strokeweight="2pt"/>
                <v:shape id="Freeform 2758" o:spid="_x0000_s205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05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059" type="#_x0000_t32" style="position:absolute;left:7514;top:6063;width:1051;height:0" o:connectortype="straight" strokeweight="2pt"/>
                <v:shape id="_x0000_s2060" type="#_x0000_t32" style="position:absolute;left:7514;top:7843;width:1051;height:0" o:connectortype="straight" strokeweight="2pt"/>
                <v:shape id="_x0000_s2061" type="#_x0000_t32" style="position:absolute;left:7514;top:9720;width:1051;height:0" o:connectortype="straight" strokeweight="2pt"/>
                <v:shape id="_x0000_s2062" type="#_x0000_t32" style="position:absolute;left:7514;top:11538;width:1051;height:0" o:connectortype="straight" strokeweight="2pt"/>
                <v:shape id="_x0000_s2063" type="#_x0000_t32" style="position:absolute;left:7514;top:13338;width:1051;height:0" o:connectortype="straight" strokeweight="2pt"/>
              </v:group>
            </v:group>
            <v:rect id="_x0000_s2064" style="position:absolute;left:-520;top:296;width:2469;height:421" fillcolor="#f2f2f2 [3052]" strokecolor="#d8d8d8 [2732]" strokeweight="3pt">
              <v:shadow on="t" type="perspective" color="#243f60 [1604]" opacity=".5" offset="1pt" offset2="-1pt"/>
            </v:rect>
          </v:group>
        </v:group>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776" style="position:absolute;left:0;text-align:left;margin-left:-56.55pt;margin-top:-36pt;width:178.2pt;height:795.8pt;z-index:251737088" coordorigin="604,-71" coordsize="3564,15916">
          <v:rect id="_x0000_s2777"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77"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78" style="position:absolute;left:604;top:-71;width:3564;height:15916" coordorigin="192,-71" coordsize="3564,15916">
            <v:group id="_x0000_s2779" style="position:absolute;left:192;top:-71;width:1080;height:15916" coordorigin="24,-101" coordsize="1080,15916">
              <v:rect id="_x0000_s2780"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780"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81" style="position:absolute;left:53;top:2300;width:1051;height:13112" coordorigin="1867,2374" coordsize="1051,13112">
                <v:shapetype id="_x0000_t32" coordsize="21600,21600" o:spt="32" o:oned="t" path="m,l21600,21600e" filled="f">
                  <v:path arrowok="t" fillok="f" o:connecttype="none"/>
                  <o:lock v:ext="edit" shapetype="t"/>
                </v:shapetype>
                <v:shape id="_x0000_s2782" type="#_x0000_t32" style="position:absolute;left:1867;top:4138;width:1051;height:0" o:connectortype="straight" strokeweight="2pt"/>
                <v:shape id="_x0000_s2783" type="#_x0000_t32" style="position:absolute;left:1867;top:2374;width:1051;height:0" o:connectortype="straight" strokeweight="2pt"/>
                <v:shape id="Freeform 2758" o:spid="_x0000_s2784"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85"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86" type="#_x0000_t32" style="position:absolute;left:1867;top:5972;width:1051;height:0" o:connectortype="straight" strokeweight="2pt"/>
                <v:shape id="_x0000_s2787" type="#_x0000_t32" style="position:absolute;left:1867;top:7752;width:1051;height:0" o:connectortype="straight" strokeweight="2pt"/>
                <v:shape id="_x0000_s2788" type="#_x0000_t32" style="position:absolute;left:1867;top:9629;width:1051;height:0" o:connectortype="straight" strokeweight="2pt"/>
                <v:shape id="_x0000_s2789" type="#_x0000_t32" style="position:absolute;left:1867;top:11447;width:1051;height:0" o:connectortype="straight" strokeweight="2pt"/>
                <v:shape id="_x0000_s2790" type="#_x0000_t32" style="position:absolute;left:1867;top:13247;width:1051;height:0" o:connectortype="straight" strokeweight="2pt"/>
              </v:group>
            </v:group>
            <v:rect id="_x0000_s2791" style="position:absolute;left:932;top:304;width:2824;height:421" fillcolor="white [3201]" strokecolor="#bfbfbf [2412]" strokeweight="2.5pt">
              <v:shadow color="#868686"/>
              <v:textbox style="mso-next-textbox:#_x0000_s2791" inset="0,0,0,0">
                <w:txbxContent>
                  <w:p w:rsidR="00FB5CC6" w:rsidRPr="00F814B2" w:rsidRDefault="00FB5CC6" w:rsidP="00F54B58">
                    <w:pPr>
                      <w:ind w:firstLine="0"/>
                      <w:jc w:val="center"/>
                      <w:rPr>
                        <w:sz w:val="24"/>
                        <w:szCs w:val="24"/>
                      </w:rPr>
                    </w:pPr>
                    <w:r w:rsidRPr="005D3196">
                      <w:rPr>
                        <w:sz w:val="24"/>
                        <w:szCs w:val="24"/>
                      </w:rPr>
                      <w:t>A</w:t>
                    </w:r>
                    <w:r w:rsidRPr="005D3196">
                      <w:rPr>
                        <w:sz w:val="20"/>
                        <w:szCs w:val="20"/>
                      </w:rPr>
                      <w:t>CADEMIC</w:t>
                    </w:r>
                    <w:r w:rsidRPr="00F814B2">
                      <w:rPr>
                        <w:sz w:val="24"/>
                        <w:szCs w:val="24"/>
                      </w:rPr>
                      <w:t xml:space="preserve"> </w:t>
                    </w:r>
                    <w:r>
                      <w:rPr>
                        <w:sz w:val="28"/>
                        <w:szCs w:val="28"/>
                      </w:rPr>
                      <w:t>S</w:t>
                    </w:r>
                    <w:r>
                      <w:rPr>
                        <w:sz w:val="20"/>
                        <w:szCs w:val="20"/>
                      </w:rPr>
                      <w:t xml:space="preserve">UPPORT </w:t>
                    </w:r>
                    <w:r w:rsidRPr="005D3196">
                      <w:rPr>
                        <w:sz w:val="28"/>
                        <w:szCs w:val="28"/>
                      </w:rPr>
                      <w:t>S</w:t>
                    </w:r>
                    <w:r>
                      <w:rPr>
                        <w:sz w:val="20"/>
                        <w:szCs w:val="20"/>
                      </w:rPr>
                      <w:t>ERVICES</w:t>
                    </w:r>
                  </w:p>
                </w:txbxContent>
              </v:textbox>
            </v:rect>
          </v:group>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808" style="position:absolute;left:0;text-align:left;margin-left:423.75pt;margin-top:-37.3pt;width:160.15pt;height:795.8pt;z-index:251739136" coordorigin="-762,-59" coordsize="3203,15916">
          <v:rect id="_x0000_s2809"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09"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10" style="position:absolute;left:-762;top:-59;width:3203;height:15916" coordorigin="-520,-59" coordsize="3203,15916">
            <v:group id="_x0000_s2811" style="position:absolute;left:1603;top:-59;width:1080;height:15916" coordorigin="7514,7" coordsize="1080,15916">
              <v:rect id="_x0000_s2812"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812"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13" style="position:absolute;left:7514;top:2465;width:1075;height:13112" coordorigin="7514,2465" coordsize="1075,13112">
                <v:shapetype id="_x0000_t32" coordsize="21600,21600" o:spt="32" o:oned="t" path="m,l21600,21600e" filled="f">
                  <v:path arrowok="t" fillok="f" o:connecttype="none"/>
                  <o:lock v:ext="edit" shapetype="t"/>
                </v:shapetype>
                <v:shape id="_x0000_s2814" type="#_x0000_t32" style="position:absolute;left:7514;top:4229;width:1051;height:0" o:connectortype="straight" strokeweight="2pt"/>
                <v:shape id="_x0000_s2815" type="#_x0000_t32" style="position:absolute;left:7514;top:2465;width:1051;height:0" o:connectortype="straight" strokeweight="2pt"/>
                <v:shape id="Freeform 2758" o:spid="_x0000_s2816"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17"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18" type="#_x0000_t32" style="position:absolute;left:7514;top:6063;width:1051;height:0" o:connectortype="straight" strokeweight="2pt"/>
                <v:shape id="_x0000_s2819" type="#_x0000_t32" style="position:absolute;left:7514;top:7843;width:1051;height:0" o:connectortype="straight" strokeweight="2pt"/>
                <v:shape id="_x0000_s2820" type="#_x0000_t32" style="position:absolute;left:7514;top:9720;width:1051;height:0" o:connectortype="straight" strokeweight="2pt"/>
                <v:shape id="_x0000_s2821" type="#_x0000_t32" style="position:absolute;left:7514;top:11538;width:1051;height:0" o:connectortype="straight" strokeweight="2pt"/>
                <v:shape id="_x0000_s2822" type="#_x0000_t32" style="position:absolute;left:7514;top:13338;width:1051;height:0" o:connectortype="straight" strokeweight="2pt"/>
              </v:group>
            </v:group>
            <v:rect id="_x0000_s2823" style="position:absolute;left:-520;top:296;width:2469;height:421" fillcolor="#f2f2f2 [3052]" strokecolor="#d8d8d8 [2732]" strokeweight="3pt">
              <v:shadow on="t" type="perspective" color="#243f60 [1604]" opacity=".5" offset="1pt" offset2="-1pt"/>
              <v:textbox inset=",0">
                <w:txbxContent>
                  <w:p w:rsidR="00FB5CC6" w:rsidRPr="005D3196" w:rsidRDefault="00FB5CC6" w:rsidP="005D3196">
                    <w:pPr>
                      <w:ind w:left="-90" w:right="-227" w:firstLine="0"/>
                      <w:rPr>
                        <w:sz w:val="18"/>
                        <w:szCs w:val="18"/>
                      </w:rPr>
                    </w:pPr>
                    <w:r w:rsidRPr="005D3196">
                      <w:rPr>
                        <w:sz w:val="24"/>
                        <w:szCs w:val="24"/>
                      </w:rPr>
                      <w:t>A</w:t>
                    </w:r>
                    <w:r w:rsidRPr="005D3196">
                      <w:rPr>
                        <w:sz w:val="18"/>
                        <w:szCs w:val="18"/>
                      </w:rPr>
                      <w:t xml:space="preserve">CADEMIC </w:t>
                    </w:r>
                    <w:r w:rsidRPr="005D3196">
                      <w:rPr>
                        <w:sz w:val="24"/>
                        <w:szCs w:val="24"/>
                      </w:rPr>
                      <w:t>S</w:t>
                    </w:r>
                    <w:r w:rsidRPr="005D3196">
                      <w:rPr>
                        <w:sz w:val="18"/>
                        <w:szCs w:val="18"/>
                      </w:rPr>
                      <w:t xml:space="preserve">UPPORT </w:t>
                    </w:r>
                    <w:r w:rsidRPr="005D3196">
                      <w:rPr>
                        <w:sz w:val="24"/>
                        <w:szCs w:val="24"/>
                      </w:rPr>
                      <w:t>S</w:t>
                    </w:r>
                    <w:r w:rsidRPr="005D3196">
                      <w:rPr>
                        <w:sz w:val="18"/>
                        <w:szCs w:val="18"/>
                      </w:rPr>
                      <w:t>ERVICES</w:t>
                    </w:r>
                  </w:p>
                </w:txbxContent>
              </v:textbox>
            </v:rect>
          </v:group>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824" style="position:absolute;left:0;text-align:left;margin-left:-56.55pt;margin-top:-36pt;width:178.2pt;height:795.8pt;z-index:251741184" coordorigin="604,-71" coordsize="3564,15916">
          <v:rect id="_x0000_s282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25"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26" style="position:absolute;left:604;top:-71;width:3564;height:15916" coordorigin="192,-71" coordsize="3564,15916">
            <v:group id="_x0000_s2827" style="position:absolute;left:192;top:-71;width:1080;height:15916" coordorigin="24,-101" coordsize="1080,15916">
              <v:rect id="_x0000_s282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28"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29" style="position:absolute;left:53;top:2300;width:1051;height:13112" coordorigin="1867,2374" coordsize="1051,13112">
                <v:shapetype id="_x0000_t32" coordsize="21600,21600" o:spt="32" o:oned="t" path="m,l21600,21600e" filled="f">
                  <v:path arrowok="t" fillok="f" o:connecttype="none"/>
                  <o:lock v:ext="edit" shapetype="t"/>
                </v:shapetype>
                <v:shape id="_x0000_s2830" type="#_x0000_t32" style="position:absolute;left:1867;top:4138;width:1051;height:0" o:connectortype="straight" strokeweight="2pt"/>
                <v:shape id="_x0000_s2831" type="#_x0000_t32" style="position:absolute;left:1867;top:2374;width:1051;height:0" o:connectortype="straight" strokeweight="2pt"/>
                <v:shape id="Freeform 2758" o:spid="_x0000_s283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3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34" type="#_x0000_t32" style="position:absolute;left:1867;top:5972;width:1051;height:0" o:connectortype="straight" strokeweight="2pt"/>
                <v:shape id="_x0000_s2835" type="#_x0000_t32" style="position:absolute;left:1867;top:7752;width:1051;height:0" o:connectortype="straight" strokeweight="2pt"/>
                <v:shape id="_x0000_s2836" type="#_x0000_t32" style="position:absolute;left:1867;top:9629;width:1051;height:0" o:connectortype="straight" strokeweight="2pt"/>
                <v:shape id="_x0000_s2837" type="#_x0000_t32" style="position:absolute;left:1867;top:11447;width:1051;height:0" o:connectortype="straight" strokeweight="2pt"/>
                <v:shape id="_x0000_s2838" type="#_x0000_t32" style="position:absolute;left:1867;top:13247;width:1051;height:0" o:connectortype="straight" strokeweight="2pt"/>
              </v:group>
            </v:group>
            <v:rect id="_x0000_s2839" style="position:absolute;left:932;top:304;width:2824;height:421" fillcolor="white [3201]" strokecolor="#bfbfbf [2412]" strokeweight="2.5pt">
              <v:shadow color="#868686"/>
              <v:textbox style="mso-next-textbox:#_x0000_s2839" inset="0,0,0,0">
                <w:txbxContent>
                  <w:p w:rsidR="00FB5CC6" w:rsidRPr="00F814B2" w:rsidRDefault="00FB5CC6" w:rsidP="00F54B58">
                    <w:pPr>
                      <w:ind w:firstLine="0"/>
                      <w:jc w:val="center"/>
                      <w:rPr>
                        <w:sz w:val="24"/>
                        <w:szCs w:val="24"/>
                      </w:rPr>
                    </w:pPr>
                    <w:r>
                      <w:rPr>
                        <w:sz w:val="28"/>
                        <w:szCs w:val="28"/>
                      </w:rPr>
                      <w:t>S</w:t>
                    </w:r>
                    <w:r>
                      <w:rPr>
                        <w:sz w:val="20"/>
                        <w:szCs w:val="20"/>
                      </w:rPr>
                      <w:t xml:space="preserve">PECIAL </w:t>
                    </w:r>
                    <w:r>
                      <w:rPr>
                        <w:sz w:val="28"/>
                        <w:szCs w:val="28"/>
                      </w:rPr>
                      <w:t>P</w:t>
                    </w:r>
                    <w:r>
                      <w:rPr>
                        <w:sz w:val="20"/>
                        <w:szCs w:val="20"/>
                      </w:rPr>
                      <w:t>ROGRAMS</w:t>
                    </w:r>
                  </w:p>
                </w:txbxContent>
              </v:textbox>
            </v:rect>
          </v:group>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461" style="position:absolute;left:0;text-align:left;margin-left:423.75pt;margin-top:-37.3pt;width:160.15pt;height:795.8pt;z-index:251710464" coordorigin="-762,-59" coordsize="3203,15916">
          <v:rect id="_x0000_s246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62"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63" style="position:absolute;left:-762;top:-59;width:3203;height:15916" coordorigin="-520,-59" coordsize="3203,15916">
            <v:group id="_x0000_s2464" style="position:absolute;left:1603;top:-59;width:1080;height:15916" coordorigin="7514,7" coordsize="1080,15916">
              <v:rect id="_x0000_s246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65"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66" style="position:absolute;left:7514;top:2465;width:1075;height:13112" coordorigin="7514,2465" coordsize="1075,13112">
                <v:shapetype id="_x0000_t32" coordsize="21600,21600" o:spt="32" o:oned="t" path="m,l21600,21600e" filled="f">
                  <v:path arrowok="t" fillok="f" o:connecttype="none"/>
                  <o:lock v:ext="edit" shapetype="t"/>
                </v:shapetype>
                <v:shape id="_x0000_s2467" type="#_x0000_t32" style="position:absolute;left:7514;top:4229;width:1051;height:0" o:connectortype="straight" strokeweight="2pt"/>
                <v:shape id="_x0000_s2468" type="#_x0000_t32" style="position:absolute;left:7514;top:2465;width:1051;height:0" o:connectortype="straight" strokeweight="2pt"/>
                <v:shape id="Freeform 2758" o:spid="_x0000_s246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7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71" type="#_x0000_t32" style="position:absolute;left:7514;top:6063;width:1051;height:0" o:connectortype="straight" strokeweight="2pt"/>
                <v:shape id="_x0000_s2472" type="#_x0000_t32" style="position:absolute;left:7514;top:7843;width:1051;height:0" o:connectortype="straight" strokeweight="2pt"/>
                <v:shape id="_x0000_s2473" type="#_x0000_t32" style="position:absolute;left:7514;top:9720;width:1051;height:0" o:connectortype="straight" strokeweight="2pt"/>
                <v:shape id="_x0000_s2474" type="#_x0000_t32" style="position:absolute;left:7514;top:11538;width:1051;height:0" o:connectortype="straight" strokeweight="2pt"/>
                <v:shape id="_x0000_s2475" type="#_x0000_t32" style="position:absolute;left:7514;top:13338;width:1051;height:0" o:connectortype="straight" strokeweight="2pt"/>
              </v:group>
            </v:group>
            <v:rect id="_x0000_s2476" style="position:absolute;left:-520;top:296;width:2469;height:421" fillcolor="#f2f2f2 [3052]" strokecolor="#d8d8d8 [2732]" strokeweight="3pt">
              <v:shadow on="t" type="perspective" color="#243f60 [1604]" opacity=".5" offset="1pt" offset2="-1pt"/>
              <v:textbox inset=",0">
                <w:txbxContent>
                  <w:p w:rsidR="00FB5CC6" w:rsidRPr="00332FEF" w:rsidRDefault="00FB5CC6" w:rsidP="00F814B2">
                    <w:pPr>
                      <w:ind w:left="-90" w:right="-227" w:firstLine="0"/>
                    </w:pPr>
                    <w:r w:rsidRPr="00332FEF">
                      <w:rPr>
                        <w:sz w:val="28"/>
                        <w:szCs w:val="28"/>
                      </w:rPr>
                      <w:t>S</w:t>
                    </w:r>
                    <w:r>
                      <w:t xml:space="preserve">PECIAL </w:t>
                    </w:r>
                    <w:r w:rsidRPr="00332FEF">
                      <w:rPr>
                        <w:sz w:val="28"/>
                        <w:szCs w:val="28"/>
                      </w:rPr>
                      <w:t>P</w:t>
                    </w:r>
                    <w:r>
                      <w:t>ROGRAMS</w:t>
                    </w:r>
                  </w:p>
                </w:txbxContent>
              </v:textbox>
            </v:rect>
          </v:group>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509" style="position:absolute;left:0;text-align:left;margin-left:423.75pt;margin-top:-37.3pt;width:160.15pt;height:795.8pt;z-index:251716608" coordorigin="-762,-59" coordsize="3203,15916">
          <v:rect id="_x0000_s251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10"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11" style="position:absolute;left:-762;top:-59;width:3203;height:15916" coordorigin="-520,-59" coordsize="3203,15916">
            <v:group id="_x0000_s2512" style="position:absolute;left:1603;top:-59;width:1080;height:15916" coordorigin="7514,7" coordsize="1080,15916">
              <v:rect id="_x0000_s251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13"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14" style="position:absolute;left:7514;top:2465;width:1075;height:13112" coordorigin="7514,2465" coordsize="1075,13112">
                <v:shapetype id="_x0000_t32" coordsize="21600,21600" o:spt="32" o:oned="t" path="m,l21600,21600e" filled="f">
                  <v:path arrowok="t" fillok="f" o:connecttype="none"/>
                  <o:lock v:ext="edit" shapetype="t"/>
                </v:shapetype>
                <v:shape id="_x0000_s2515" type="#_x0000_t32" style="position:absolute;left:7514;top:4229;width:1051;height:0" o:connectortype="straight" strokeweight="2pt"/>
                <v:shape id="_x0000_s2516" type="#_x0000_t32" style="position:absolute;left:7514;top:2465;width:1051;height:0" o:connectortype="straight" strokeweight="2pt"/>
                <v:shape id="Freeform 2758" o:spid="_x0000_s251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1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19" type="#_x0000_t32" style="position:absolute;left:7514;top:6063;width:1051;height:0" o:connectortype="straight" strokeweight="2pt"/>
                <v:shape id="_x0000_s2520" type="#_x0000_t32" style="position:absolute;left:7514;top:7843;width:1051;height:0" o:connectortype="straight" strokeweight="2pt"/>
                <v:shape id="_x0000_s2521" type="#_x0000_t32" style="position:absolute;left:7514;top:9720;width:1051;height:0" o:connectortype="straight" strokeweight="2pt"/>
                <v:shape id="_x0000_s2522" type="#_x0000_t32" style="position:absolute;left:7514;top:11538;width:1051;height:0" o:connectortype="straight" strokeweight="2pt"/>
                <v:shape id="_x0000_s2523" type="#_x0000_t32" style="position:absolute;left:7514;top:13338;width:1051;height:0" o:connectortype="straight" strokeweight="2pt"/>
              </v:group>
            </v:group>
            <v:rect id="_x0000_s2524" style="position:absolute;left:-520;top:296;width:2469;height:421" fillcolor="#f2f2f2 [3052]" strokecolor="#d8d8d8 [2732]" strokeweight="3pt">
              <v:shadow on="t" type="perspective" color="#243f60 [1604]" opacity=".5" offset="1pt" offset2="-1pt"/>
              <v:textbox inset=",0">
                <w:txbxContent>
                  <w:p w:rsidR="00FB5CC6" w:rsidRPr="00332FEF" w:rsidRDefault="00FB5CC6" w:rsidP="00F814B2">
                    <w:pPr>
                      <w:ind w:left="-90" w:right="-227" w:firstLine="0"/>
                    </w:pPr>
                    <w:r w:rsidRPr="00332FEF">
                      <w:rPr>
                        <w:sz w:val="28"/>
                        <w:szCs w:val="28"/>
                      </w:rPr>
                      <w:t>M</w:t>
                    </w:r>
                    <w:r w:rsidRPr="00332FEF">
                      <w:t xml:space="preserve">ILITARY </w:t>
                    </w:r>
                    <w:r w:rsidRPr="00332FEF">
                      <w:rPr>
                        <w:sz w:val="28"/>
                        <w:szCs w:val="28"/>
                      </w:rPr>
                      <w:t>S</w:t>
                    </w:r>
                    <w:r w:rsidRPr="00332FEF">
                      <w:t>CIENCE</w:t>
                    </w:r>
                  </w:p>
                </w:txbxContent>
              </v:textbox>
            </v:rect>
          </v:group>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879" style="position:absolute;left:0;text-align:left;margin-left:-56.55pt;margin-top:-36pt;width:178.2pt;height:795.8pt;z-index:251743232" coordorigin="604,-71" coordsize="3564,15916">
          <v:rect id="_x0000_s2880"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80"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81" style="position:absolute;left:604;top:-71;width:3564;height:15916" coordorigin="192,-71" coordsize="3564,15916">
            <v:group id="_x0000_s2882" style="position:absolute;left:192;top:-71;width:1080;height:15916" coordorigin="24,-101" coordsize="1080,15916">
              <v:rect id="_x0000_s2883"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83"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84" style="position:absolute;left:53;top:2300;width:1051;height:13112" coordorigin="1867,2374" coordsize="1051,13112">
                <v:shapetype id="_x0000_t32" coordsize="21600,21600" o:spt="32" o:oned="t" path="m,l21600,21600e" filled="f">
                  <v:path arrowok="t" fillok="f" o:connecttype="none"/>
                  <o:lock v:ext="edit" shapetype="t"/>
                </v:shapetype>
                <v:shape id="_x0000_s2885" type="#_x0000_t32" style="position:absolute;left:1867;top:4138;width:1051;height:0" o:connectortype="straight" strokeweight="2pt"/>
                <v:shape id="_x0000_s2886" type="#_x0000_t32" style="position:absolute;left:1867;top:2374;width:1051;height:0" o:connectortype="straight" strokeweight="2pt"/>
                <v:shape id="Freeform 2758" o:spid="_x0000_s2887"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88"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89" type="#_x0000_t32" style="position:absolute;left:1867;top:5972;width:1051;height:0" o:connectortype="straight" strokeweight="2pt"/>
                <v:shape id="_x0000_s2890" type="#_x0000_t32" style="position:absolute;left:1867;top:7752;width:1051;height:0" o:connectortype="straight" strokeweight="2pt"/>
                <v:shape id="_x0000_s2891" type="#_x0000_t32" style="position:absolute;left:1867;top:9629;width:1051;height:0" o:connectortype="straight" strokeweight="2pt"/>
                <v:shape id="_x0000_s2892" type="#_x0000_t32" style="position:absolute;left:1867;top:11447;width:1051;height:0" o:connectortype="straight" strokeweight="2pt"/>
                <v:shape id="_x0000_s2893" type="#_x0000_t32" style="position:absolute;left:1867;top:13247;width:1051;height:0" o:connectortype="straight" strokeweight="2pt"/>
              </v:group>
            </v:group>
            <v:rect id="_x0000_s2894" style="position:absolute;left:932;top:304;width:2824;height:421" fillcolor="white [3201]" strokecolor="#bfbfbf [2412]" strokeweight="2.5pt">
              <v:shadow color="#868686"/>
              <v:textbox style="mso-next-textbox:#_x0000_s2894" inset="0,0,0,0">
                <w:txbxContent>
                  <w:p w:rsidR="00FB5CC6" w:rsidRPr="00744829" w:rsidRDefault="00FB5CC6" w:rsidP="00744829">
                    <w:pPr>
                      <w:ind w:firstLine="0"/>
                      <w:jc w:val="center"/>
                      <w:rPr>
                        <w:sz w:val="20"/>
                        <w:szCs w:val="20"/>
                      </w:rPr>
                    </w:pPr>
                    <w:r w:rsidRPr="00744829">
                      <w:rPr>
                        <w:sz w:val="28"/>
                        <w:szCs w:val="28"/>
                      </w:rPr>
                      <w:t>M</w:t>
                    </w:r>
                    <w:r w:rsidRPr="00744829">
                      <w:rPr>
                        <w:sz w:val="20"/>
                        <w:szCs w:val="20"/>
                      </w:rPr>
                      <w:t xml:space="preserve">ILITARY </w:t>
                    </w:r>
                    <w:r w:rsidRPr="00744829">
                      <w:rPr>
                        <w:sz w:val="28"/>
                        <w:szCs w:val="28"/>
                      </w:rPr>
                      <w:t>S</w:t>
                    </w:r>
                    <w:r w:rsidRPr="00744829">
                      <w:rPr>
                        <w:sz w:val="20"/>
                        <w:szCs w:val="20"/>
                      </w:rPr>
                      <w:t>CIENCE</w:t>
                    </w:r>
                  </w:p>
                </w:txbxContent>
              </v:textbox>
            </v:rect>
          </v:group>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911" style="position:absolute;left:0;text-align:left;margin-left:423.75pt;margin-top:-37.3pt;width:160.15pt;height:795.8pt;z-index:251747328" coordorigin="-762,-59" coordsize="3203,15916">
          <v:rect id="_x0000_s291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12"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13" style="position:absolute;left:-762;top:-59;width:3203;height:15916" coordorigin="-520,-59" coordsize="3203,15916">
            <v:group id="_x0000_s2914" style="position:absolute;left:1603;top:-59;width:1080;height:15916" coordorigin="7514,7" coordsize="1080,15916">
              <v:rect id="_x0000_s291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15"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16" style="position:absolute;left:7514;top:2465;width:1075;height:13112" coordorigin="7514,2465" coordsize="1075,13112">
                <v:shapetype id="_x0000_t32" coordsize="21600,21600" o:spt="32" o:oned="t" path="m,l21600,21600e" filled="f">
                  <v:path arrowok="t" fillok="f" o:connecttype="none"/>
                  <o:lock v:ext="edit" shapetype="t"/>
                </v:shapetype>
                <v:shape id="_x0000_s2917" type="#_x0000_t32" style="position:absolute;left:7514;top:4229;width:1051;height:0" o:connectortype="straight" strokeweight="2pt"/>
                <v:shape id="_x0000_s2918" type="#_x0000_t32" style="position:absolute;left:7514;top:2465;width:1051;height:0" o:connectortype="straight" strokeweight="2pt"/>
                <v:shape id="Freeform 2758" o:spid="_x0000_s291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2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21" type="#_x0000_t32" style="position:absolute;left:7514;top:6063;width:1051;height:0" o:connectortype="straight" strokeweight="2pt"/>
                <v:shape id="_x0000_s2922" type="#_x0000_t32" style="position:absolute;left:7514;top:7843;width:1051;height:0" o:connectortype="straight" strokeweight="2pt"/>
                <v:shape id="_x0000_s2923" type="#_x0000_t32" style="position:absolute;left:7514;top:9720;width:1051;height:0" o:connectortype="straight" strokeweight="2pt"/>
                <v:shape id="_x0000_s2924" type="#_x0000_t32" style="position:absolute;left:7514;top:11538;width:1051;height:0" o:connectortype="straight" strokeweight="2pt"/>
                <v:shape id="_x0000_s2925" type="#_x0000_t32" style="position:absolute;left:7514;top:13338;width:1051;height:0" o:connectortype="straight" strokeweight="2pt"/>
              </v:group>
            </v:group>
            <v:rect id="_x0000_s2926" style="position:absolute;left:-520;top:296;width:2469;height:421" fillcolor="#f2f2f2 [3052]" strokecolor="#d8d8d8 [2732]" strokeweight="3pt">
              <v:shadow on="t" type="perspective" color="#243f60 [1604]" opacity=".5" offset="1pt" offset2="-1pt"/>
              <v:textbox inset=",0">
                <w:txbxContent>
                  <w:p w:rsidR="00FB5CC6" w:rsidRPr="00332FEF" w:rsidRDefault="00FB5CC6" w:rsidP="00F814B2">
                    <w:pPr>
                      <w:ind w:left="-90" w:right="-227" w:firstLine="0"/>
                    </w:pPr>
                    <w:r>
                      <w:rPr>
                        <w:sz w:val="28"/>
                        <w:szCs w:val="28"/>
                      </w:rPr>
                      <w:t>CETLA</w:t>
                    </w:r>
                  </w:p>
                </w:txbxContent>
              </v:textbox>
            </v:rect>
          </v:group>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895" style="position:absolute;left:0;text-align:left;margin-left:-56.55pt;margin-top:-36pt;width:178.2pt;height:795.8pt;z-index:251745280" coordorigin="604,-71" coordsize="3564,15916">
          <v:rect id="_x0000_s289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96"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97" style="position:absolute;left:604;top:-71;width:3564;height:15916" coordorigin="192,-71" coordsize="3564,15916">
            <v:group id="_x0000_s2898" style="position:absolute;left:192;top:-71;width:1080;height:15916" coordorigin="24,-101" coordsize="1080,15916">
              <v:rect id="_x0000_s289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99"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00" style="position:absolute;left:53;top:2300;width:1051;height:13112" coordorigin="1867,2374" coordsize="1051,13112">
                <v:shapetype id="_x0000_t32" coordsize="21600,21600" o:spt="32" o:oned="t" path="m,l21600,21600e" filled="f">
                  <v:path arrowok="t" fillok="f" o:connecttype="none"/>
                  <o:lock v:ext="edit" shapetype="t"/>
                </v:shapetype>
                <v:shape id="_x0000_s2901" type="#_x0000_t32" style="position:absolute;left:1867;top:4138;width:1051;height:0" o:connectortype="straight" strokeweight="2pt"/>
                <v:shape id="_x0000_s2902" type="#_x0000_t32" style="position:absolute;left:1867;top:2374;width:1051;height:0" o:connectortype="straight" strokeweight="2pt"/>
                <v:shape id="Freeform 2758" o:spid="_x0000_s290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0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05" type="#_x0000_t32" style="position:absolute;left:1867;top:5972;width:1051;height:0" o:connectortype="straight" strokeweight="2pt"/>
                <v:shape id="_x0000_s2906" type="#_x0000_t32" style="position:absolute;left:1867;top:7752;width:1051;height:0" o:connectortype="straight" strokeweight="2pt"/>
                <v:shape id="_x0000_s2907" type="#_x0000_t32" style="position:absolute;left:1867;top:9629;width:1051;height:0" o:connectortype="straight" strokeweight="2pt"/>
                <v:shape id="_x0000_s2908" type="#_x0000_t32" style="position:absolute;left:1867;top:11447;width:1051;height:0" o:connectortype="straight" strokeweight="2pt"/>
                <v:shape id="_x0000_s2909" type="#_x0000_t32" style="position:absolute;left:1867;top:13247;width:1051;height:0" o:connectortype="straight" strokeweight="2pt"/>
              </v:group>
            </v:group>
            <v:rect id="_x0000_s2910" style="position:absolute;left:932;top:304;width:2824;height:421" fillcolor="white [3201]" strokecolor="#bfbfbf [2412]" strokeweight="2.5pt">
              <v:shadow color="#868686"/>
              <v:textbox style="mso-next-textbox:#_x0000_s2910" inset="0,0,0,0">
                <w:txbxContent>
                  <w:p w:rsidR="00FB5CC6" w:rsidRPr="00744829" w:rsidRDefault="00FB5CC6" w:rsidP="00744829">
                    <w:pPr>
                      <w:ind w:firstLine="0"/>
                      <w:jc w:val="center"/>
                      <w:rPr>
                        <w:sz w:val="20"/>
                        <w:szCs w:val="20"/>
                      </w:rPr>
                    </w:pPr>
                    <w:r w:rsidRPr="00744829">
                      <w:rPr>
                        <w:sz w:val="24"/>
                        <w:szCs w:val="24"/>
                      </w:rPr>
                      <w:t>W</w:t>
                    </w:r>
                    <w:r w:rsidRPr="00744829">
                      <w:rPr>
                        <w:sz w:val="20"/>
                        <w:szCs w:val="20"/>
                      </w:rPr>
                      <w:t xml:space="preserve">EEKEND </w:t>
                    </w:r>
                    <w:r w:rsidRPr="00744829">
                      <w:rPr>
                        <w:sz w:val="24"/>
                        <w:szCs w:val="24"/>
                      </w:rPr>
                      <w:t>U</w:t>
                    </w:r>
                    <w:r w:rsidRPr="00744829">
                      <w:rPr>
                        <w:sz w:val="20"/>
                        <w:szCs w:val="20"/>
                      </w:rPr>
                      <w:t>NIVERSITY</w:t>
                    </w:r>
                  </w:p>
                </w:txbxContent>
              </v:textbox>
            </v:rect>
          </v:group>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541" style="position:absolute;left:0;text-align:left;margin-left:423.75pt;margin-top:-37.3pt;width:160.15pt;height:795.8pt;z-index:251720704" coordorigin="-762,-59" coordsize="3203,15916">
          <v:rect id="_x0000_s254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42"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43" style="position:absolute;left:-762;top:-59;width:3203;height:15916" coordorigin="-520,-59" coordsize="3203,15916">
            <v:group id="_x0000_s2544" style="position:absolute;left:1603;top:-59;width:1080;height:15916" coordorigin="7514,7" coordsize="1080,15916">
              <v:rect id="_x0000_s254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45"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46" style="position:absolute;left:7514;top:2465;width:1075;height:13112" coordorigin="7514,2465" coordsize="1075,13112">
                <v:shapetype id="_x0000_t32" coordsize="21600,21600" o:spt="32" o:oned="t" path="m,l21600,21600e" filled="f">
                  <v:path arrowok="t" fillok="f" o:connecttype="none"/>
                  <o:lock v:ext="edit" shapetype="t"/>
                </v:shapetype>
                <v:shape id="_x0000_s2547" type="#_x0000_t32" style="position:absolute;left:7514;top:4229;width:1051;height:0" o:connectortype="straight" strokeweight="2pt"/>
                <v:shape id="_x0000_s2548" type="#_x0000_t32" style="position:absolute;left:7514;top:2465;width:1051;height:0" o:connectortype="straight" strokeweight="2pt"/>
                <v:shape id="Freeform 2758" o:spid="_x0000_s254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5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51" type="#_x0000_t32" style="position:absolute;left:7514;top:6063;width:1051;height:0" o:connectortype="straight" strokeweight="2pt"/>
                <v:shape id="_x0000_s2552" type="#_x0000_t32" style="position:absolute;left:7514;top:7843;width:1051;height:0" o:connectortype="straight" strokeweight="2pt"/>
                <v:shape id="_x0000_s2553" type="#_x0000_t32" style="position:absolute;left:7514;top:9720;width:1051;height:0" o:connectortype="straight" strokeweight="2pt"/>
                <v:shape id="_x0000_s2554" type="#_x0000_t32" style="position:absolute;left:7514;top:11538;width:1051;height:0" o:connectortype="straight" strokeweight="2pt"/>
                <v:shape id="_x0000_s2555" type="#_x0000_t32" style="position:absolute;left:7514;top:13338;width:1051;height:0" o:connectortype="straight" strokeweight="2pt"/>
              </v:group>
            </v:group>
            <v:rect id="_x0000_s2556" style="position:absolute;left:-520;top:296;width:2469;height:421" fillcolor="#f2f2f2 [3052]" strokecolor="#d8d8d8 [2732]" strokeweight="3pt">
              <v:shadow on="t" type="perspective" color="#243f60 [1604]" opacity=".5" offset="1pt" offset2="-1pt"/>
              <v:textbox inset=",0">
                <w:txbxContent>
                  <w:p w:rsidR="00FB5CC6" w:rsidRPr="00332FEF" w:rsidRDefault="00FB5CC6" w:rsidP="00F814B2">
                    <w:pPr>
                      <w:ind w:left="-90" w:right="-227" w:firstLine="0"/>
                      <w:rPr>
                        <w:sz w:val="24"/>
                        <w:szCs w:val="24"/>
                      </w:rPr>
                    </w:pPr>
                    <w:r w:rsidRPr="00332FEF">
                      <w:rPr>
                        <w:sz w:val="32"/>
                        <w:szCs w:val="32"/>
                      </w:rPr>
                      <w:t>W</w:t>
                    </w:r>
                    <w:r w:rsidRPr="00332FEF">
                      <w:rPr>
                        <w:sz w:val="24"/>
                        <w:szCs w:val="24"/>
                      </w:rPr>
                      <w:t xml:space="preserve">EEKEND </w:t>
                    </w:r>
                    <w:r w:rsidRPr="00332FEF">
                      <w:rPr>
                        <w:sz w:val="32"/>
                        <w:szCs w:val="32"/>
                      </w:rPr>
                      <w:t>U</w:t>
                    </w:r>
                    <w:r w:rsidRPr="00332FEF">
                      <w:rPr>
                        <w:sz w:val="24"/>
                        <w:szCs w:val="24"/>
                      </w:rPr>
                      <w:t>NIVERSITY</w:t>
                    </w:r>
                  </w:p>
                </w:txbxContent>
              </v:textbox>
            </v:rect>
          </v:group>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968" style="position:absolute;left:0;text-align:left;margin-left:423.75pt;margin-top:-37.3pt;width:160.15pt;height:795.8pt;z-index:251749376" coordorigin="-762,-59" coordsize="3203,15916">
          <v:rect id="_x0000_s2969"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69"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70" style="position:absolute;left:-762;top:-59;width:3203;height:15916" coordorigin="-520,-59" coordsize="3203,15916">
            <v:group id="_x0000_s2971" style="position:absolute;left:1603;top:-59;width:1080;height:15916" coordorigin="7514,7" coordsize="1080,15916">
              <v:rect id="_x0000_s2972"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72"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73" style="position:absolute;left:7514;top:2465;width:1075;height:13112" coordorigin="7514,2465" coordsize="1075,13112">
                <v:shapetype id="_x0000_t32" coordsize="21600,21600" o:spt="32" o:oned="t" path="m,l21600,21600e" filled="f">
                  <v:path arrowok="t" fillok="f" o:connecttype="none"/>
                  <o:lock v:ext="edit" shapetype="t"/>
                </v:shapetype>
                <v:shape id="_x0000_s2974" type="#_x0000_t32" style="position:absolute;left:7514;top:4229;width:1051;height:0" o:connectortype="straight" strokeweight="2pt"/>
                <v:shape id="_x0000_s2975" type="#_x0000_t32" style="position:absolute;left:7514;top:2465;width:1051;height:0" o:connectortype="straight" strokeweight="2pt"/>
                <v:shape id="Freeform 2758" o:spid="_x0000_s2976"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77"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78" type="#_x0000_t32" style="position:absolute;left:7514;top:6063;width:1051;height:0" o:connectortype="straight" strokeweight="2pt"/>
                <v:shape id="_x0000_s2979" type="#_x0000_t32" style="position:absolute;left:7514;top:7843;width:1051;height:0" o:connectortype="straight" strokeweight="2pt"/>
                <v:shape id="_x0000_s2980" type="#_x0000_t32" style="position:absolute;left:7514;top:9720;width:1051;height:0" o:connectortype="straight" strokeweight="2pt"/>
                <v:shape id="_x0000_s2981" type="#_x0000_t32" style="position:absolute;left:7514;top:11538;width:1051;height:0" o:connectortype="straight" strokeweight="2pt"/>
                <v:shape id="_x0000_s2982" type="#_x0000_t32" style="position:absolute;left:7514;top:13338;width:1051;height:0" o:connectortype="straight" strokeweight="2pt"/>
              </v:group>
            </v:group>
            <v:rect id="_x0000_s2983" style="position:absolute;left:-520;top:296;width:2469;height:421" fillcolor="#f2f2f2 [3052]" strokecolor="#d8d8d8 [2732]" strokeweight="3pt">
              <v:shadow on="t" type="perspective" color="#243f60 [1604]" opacity=".5" offset="1pt" offset2="-1pt"/>
              <v:textbox inset=",0">
                <w:txbxContent>
                  <w:p w:rsidR="00FB5CC6" w:rsidRPr="001965C4" w:rsidRDefault="00FB5CC6" w:rsidP="001965C4">
                    <w:pPr>
                      <w:ind w:left="-90" w:right="-227" w:firstLine="0"/>
                      <w:jc w:val="center"/>
                      <w:rPr>
                        <w:rFonts w:ascii="Times New Roman" w:hAnsi="Times New Roman" w:cs="Times New Roman"/>
                        <w:sz w:val="20"/>
                        <w:szCs w:val="20"/>
                      </w:rPr>
                    </w:pPr>
                    <w:r w:rsidRPr="001965C4">
                      <w:rPr>
                        <w:rFonts w:ascii="Times New Roman" w:hAnsi="Times New Roman" w:cs="Times New Roman"/>
                        <w:sz w:val="24"/>
                        <w:szCs w:val="24"/>
                      </w:rPr>
                      <w:t>C</w:t>
                    </w:r>
                    <w:r w:rsidRPr="001965C4">
                      <w:rPr>
                        <w:rFonts w:ascii="Times New Roman" w:hAnsi="Times New Roman" w:cs="Times New Roman"/>
                        <w:sz w:val="20"/>
                        <w:szCs w:val="20"/>
                      </w:rPr>
                      <w:t xml:space="preserve">ORE </w:t>
                    </w:r>
                    <w:r w:rsidRPr="001965C4">
                      <w:rPr>
                        <w:rFonts w:ascii="Times New Roman" w:hAnsi="Times New Roman" w:cs="Times New Roman"/>
                        <w:sz w:val="24"/>
                        <w:szCs w:val="24"/>
                      </w:rPr>
                      <w:t>C</w:t>
                    </w:r>
                    <w:r w:rsidRPr="001965C4">
                      <w:rPr>
                        <w:rFonts w:ascii="Times New Roman" w:hAnsi="Times New Roman" w:cs="Times New Roman"/>
                        <w:sz w:val="20"/>
                        <w:szCs w:val="20"/>
                      </w:rPr>
                      <w:t>URRICULUM</w:t>
                    </w:r>
                  </w:p>
                </w:txbxContent>
              </v:textbox>
            </v:rect>
          </v:group>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109" style="position:absolute;left:0;text-align:left;margin-left:423.75pt;margin-top:-37.3pt;width:160.15pt;height:795.8pt;z-index:251665408" coordorigin="-762,-59" coordsize="3203,15916">
          <v:rect id="_x0000_s211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10"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11" style="position:absolute;left:-762;top:-59;width:3203;height:15916" coordorigin="-520,-59" coordsize="3203,15916">
            <v:group id="_x0000_s2112" style="position:absolute;left:1603;top:-59;width:1080;height:15916" coordorigin="7514,7" coordsize="1080,15916">
              <v:rect id="_x0000_s211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113"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14" style="position:absolute;left:7514;top:2465;width:1075;height:13112" coordorigin="7514,2465" coordsize="1075,13112">
                <v:shapetype id="_x0000_t32" coordsize="21600,21600" o:spt="32" o:oned="t" path="m,l21600,21600e" filled="f">
                  <v:path arrowok="t" fillok="f" o:connecttype="none"/>
                  <o:lock v:ext="edit" shapetype="t"/>
                </v:shapetype>
                <v:shape id="_x0000_s2115" type="#_x0000_t32" style="position:absolute;left:7514;top:4229;width:1051;height:0" o:connectortype="straight" strokeweight="2pt"/>
                <v:shape id="_x0000_s2116" type="#_x0000_t32" style="position:absolute;left:7514;top:2465;width:1051;height:0" o:connectortype="straight" strokeweight="2pt"/>
                <v:shape id="Freeform 2758" o:spid="_x0000_s211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1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19" type="#_x0000_t32" style="position:absolute;left:7514;top:6063;width:1051;height:0" o:connectortype="straight" strokeweight="2pt"/>
                <v:shape id="_x0000_s2120" type="#_x0000_t32" style="position:absolute;left:7514;top:7843;width:1051;height:0" o:connectortype="straight" strokeweight="2pt"/>
                <v:shape id="_x0000_s2121" type="#_x0000_t32" style="position:absolute;left:7514;top:9720;width:1051;height:0" o:connectortype="straight" strokeweight="2pt"/>
                <v:shape id="_x0000_s2122" type="#_x0000_t32" style="position:absolute;left:7514;top:11538;width:1051;height:0" o:connectortype="straight" strokeweight="2pt"/>
                <v:shape id="_x0000_s2123" type="#_x0000_t32" style="position:absolute;left:7514;top:13338;width:1051;height:0" o:connectortype="straight" strokeweight="2pt"/>
              </v:group>
            </v:group>
            <v:rect id="_x0000_s2124" style="position:absolute;left:-520;top:296;width:2469;height:421" fillcolor="#f2f2f2 [3052]" strokecolor="#d8d8d8 [2732]" strokeweight="3pt">
              <v:shadow on="t" type="perspective" color="#243f60 [1604]" opacity=".5" offset="1pt" offset2="-1pt"/>
              <v:textbox inset=",0">
                <w:txbxContent>
                  <w:p w:rsidR="00FB5CC6" w:rsidRPr="006E74CE" w:rsidRDefault="00FB5CC6" w:rsidP="006E74CE">
                    <w:pPr>
                      <w:ind w:left="-90" w:right="-137" w:firstLine="0"/>
                      <w:rPr>
                        <w:sz w:val="24"/>
                        <w:szCs w:val="24"/>
                      </w:rPr>
                    </w:pPr>
                    <w:r w:rsidRPr="006E74CE">
                      <w:rPr>
                        <w:sz w:val="32"/>
                        <w:szCs w:val="32"/>
                      </w:rPr>
                      <w:t>T</w:t>
                    </w:r>
                    <w:r w:rsidRPr="006E74CE">
                      <w:rPr>
                        <w:sz w:val="24"/>
                        <w:szCs w:val="24"/>
                      </w:rPr>
                      <w:t xml:space="preserve">ABLE OF </w:t>
                    </w:r>
                    <w:r w:rsidRPr="006E74CE">
                      <w:rPr>
                        <w:sz w:val="32"/>
                        <w:szCs w:val="32"/>
                      </w:rPr>
                      <w:t>C</w:t>
                    </w:r>
                    <w:r w:rsidRPr="006E74CE">
                      <w:rPr>
                        <w:sz w:val="24"/>
                        <w:szCs w:val="24"/>
                      </w:rPr>
                      <w:t>ONTENTS</w:t>
                    </w:r>
                  </w:p>
                </w:txbxContent>
              </v:textbox>
            </v:rect>
          </v:group>
        </v:group>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984" style="position:absolute;left:0;text-align:left;margin-left:-56.55pt;margin-top:-36pt;width:178.2pt;height:795.8pt;z-index:251751424" coordorigin="604,-71" coordsize="3564,15916">
          <v:rect id="_x0000_s298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85"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86" style="position:absolute;left:604;top:-71;width:3564;height:15916" coordorigin="192,-71" coordsize="3564,15916">
            <v:group id="_x0000_s2987" style="position:absolute;left:192;top:-71;width:1080;height:15916" coordorigin="24,-101" coordsize="1080,15916">
              <v:rect id="_x0000_s298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988"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89" style="position:absolute;left:53;top:2300;width:1051;height:13112" coordorigin="1867,2374" coordsize="1051,13112">
                <v:shapetype id="_x0000_t32" coordsize="21600,21600" o:spt="32" o:oned="t" path="m,l21600,21600e" filled="f">
                  <v:path arrowok="t" fillok="f" o:connecttype="none"/>
                  <o:lock v:ext="edit" shapetype="t"/>
                </v:shapetype>
                <v:shape id="_x0000_s2990" type="#_x0000_t32" style="position:absolute;left:1867;top:4138;width:1051;height:0" o:connectortype="straight" strokeweight="2pt"/>
                <v:shape id="_x0000_s2991" type="#_x0000_t32" style="position:absolute;left:1867;top:2374;width:1051;height:0" o:connectortype="straight" strokeweight="2pt"/>
                <v:shape id="Freeform 2758" o:spid="_x0000_s299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9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94" type="#_x0000_t32" style="position:absolute;left:1867;top:5972;width:1051;height:0" o:connectortype="straight" strokeweight="2pt"/>
                <v:shape id="_x0000_s2995" type="#_x0000_t32" style="position:absolute;left:1867;top:7752;width:1051;height:0" o:connectortype="straight" strokeweight="2pt"/>
                <v:shape id="_x0000_s2996" type="#_x0000_t32" style="position:absolute;left:1867;top:9629;width:1051;height:0" o:connectortype="straight" strokeweight="2pt"/>
                <v:shape id="_x0000_s2997" type="#_x0000_t32" style="position:absolute;left:1867;top:11447;width:1051;height:0" o:connectortype="straight" strokeweight="2pt"/>
                <v:shape id="_x0000_s2998" type="#_x0000_t32" style="position:absolute;left:1867;top:13247;width:1051;height:0" o:connectortype="straight" strokeweight="2pt"/>
              </v:group>
            </v:group>
            <v:rect id="_x0000_s2999" style="position:absolute;left:932;top:304;width:2824;height:421" fillcolor="white [3201]" strokecolor="#bfbfbf [2412]" strokeweight="2.5pt">
              <v:shadow color="#868686"/>
              <v:textbox style="mso-next-textbox:#_x0000_s2999" inset="0,0,0,0">
                <w:txbxContent>
                  <w:p w:rsidR="00FB5CC6" w:rsidRPr="00744829" w:rsidRDefault="00FB5CC6" w:rsidP="00744829">
                    <w:pPr>
                      <w:ind w:firstLine="0"/>
                      <w:jc w:val="center"/>
                      <w:rPr>
                        <w:sz w:val="20"/>
                        <w:szCs w:val="20"/>
                      </w:rPr>
                    </w:pPr>
                    <w:r>
                      <w:rPr>
                        <w:sz w:val="24"/>
                        <w:szCs w:val="24"/>
                      </w:rPr>
                      <w:t>C</w:t>
                    </w:r>
                    <w:r>
                      <w:rPr>
                        <w:sz w:val="20"/>
                        <w:szCs w:val="20"/>
                      </w:rPr>
                      <w:t>ORE</w:t>
                    </w:r>
                    <w:r w:rsidRPr="00744829">
                      <w:rPr>
                        <w:sz w:val="20"/>
                        <w:szCs w:val="20"/>
                      </w:rPr>
                      <w:t xml:space="preserve"> </w:t>
                    </w:r>
                    <w:r>
                      <w:rPr>
                        <w:sz w:val="24"/>
                        <w:szCs w:val="24"/>
                      </w:rPr>
                      <w:t>C</w:t>
                    </w:r>
                    <w:r>
                      <w:rPr>
                        <w:sz w:val="20"/>
                        <w:szCs w:val="20"/>
                      </w:rPr>
                      <w:t>URRICULUM</w:t>
                    </w:r>
                  </w:p>
                </w:txbxContent>
              </v:textbox>
            </v:rect>
          </v:group>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125" style="position:absolute;left:0;text-align:left;margin-left:-56.55pt;margin-top:-36pt;width:178.2pt;height:795.8pt;z-index:251667456" coordorigin="604,-71" coordsize="3564,15916">
          <v:rect id="_x0000_s212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26"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27" style="position:absolute;left:604;top:-71;width:3564;height:15916" coordorigin="192,-71" coordsize="3564,15916">
            <v:group id="_x0000_s2128" style="position:absolute;left:192;top:-71;width:1080;height:15916" coordorigin="24,-101" coordsize="1080,15916">
              <v:rect id="_x0000_s212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129"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30" style="position:absolute;left:53;top:2300;width:1051;height:13112" coordorigin="1867,2374" coordsize="1051,13112">
                <v:shapetype id="_x0000_t32" coordsize="21600,21600" o:spt="32" o:oned="t" path="m,l21600,21600e" filled="f">
                  <v:path arrowok="t" fillok="f" o:connecttype="none"/>
                  <o:lock v:ext="edit" shapetype="t"/>
                </v:shapetype>
                <v:shape id="_x0000_s2131" type="#_x0000_t32" style="position:absolute;left:1867;top:4138;width:1051;height:0" o:connectortype="straight" strokeweight="2pt"/>
                <v:shape id="_x0000_s2132" type="#_x0000_t32" style="position:absolute;left:1867;top:2374;width:1051;height:0" o:connectortype="straight" strokeweight="2pt"/>
                <v:shape id="Freeform 2758" o:spid="_x0000_s213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3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35" type="#_x0000_t32" style="position:absolute;left:1867;top:5972;width:1051;height:0" o:connectortype="straight" strokeweight="2pt"/>
                <v:shape id="_x0000_s2136" type="#_x0000_t32" style="position:absolute;left:1867;top:7752;width:1051;height:0" o:connectortype="straight" strokeweight="2pt"/>
                <v:shape id="_x0000_s2137" type="#_x0000_t32" style="position:absolute;left:1867;top:9629;width:1051;height:0" o:connectortype="straight" strokeweight="2pt"/>
                <v:shape id="_x0000_s2138" type="#_x0000_t32" style="position:absolute;left:1867;top:11447;width:1051;height:0" o:connectortype="straight" strokeweight="2pt"/>
                <v:shape id="_x0000_s2139" type="#_x0000_t32" style="position:absolute;left:1867;top:13247;width:1051;height:0" o:connectortype="straight" strokeweight="2pt"/>
              </v:group>
            </v:group>
            <v:rect id="_x0000_s2140" style="position:absolute;left:932;top:304;width:2824;height:421" fillcolor="white [3201]" strokecolor="#bfbfbf [2412]" strokeweight="2.5pt">
              <v:shadow color="#868686"/>
              <v:textbox style="mso-next-textbox:#_x0000_s2140" inset="0,0,0,0">
                <w:txbxContent>
                  <w:p w:rsidR="00FB5CC6" w:rsidRPr="006E74CE" w:rsidRDefault="00FB5CC6" w:rsidP="00F54B58">
                    <w:pPr>
                      <w:ind w:firstLine="0"/>
                      <w:jc w:val="center"/>
                      <w:rPr>
                        <w:sz w:val="24"/>
                        <w:szCs w:val="24"/>
                      </w:rPr>
                    </w:pPr>
                    <w:r>
                      <w:rPr>
                        <w:sz w:val="28"/>
                        <w:szCs w:val="28"/>
                      </w:rPr>
                      <w:t>T</w:t>
                    </w:r>
                    <w:r>
                      <w:rPr>
                        <w:sz w:val="24"/>
                        <w:szCs w:val="24"/>
                      </w:rPr>
                      <w:t xml:space="preserve">ABLE OF </w:t>
                    </w:r>
                    <w:r>
                      <w:rPr>
                        <w:sz w:val="28"/>
                        <w:szCs w:val="28"/>
                      </w:rPr>
                      <w:t>C</w:t>
                    </w:r>
                    <w:r w:rsidRPr="006E74CE">
                      <w:rPr>
                        <w:sz w:val="24"/>
                        <w:szCs w:val="24"/>
                      </w:rPr>
                      <w:t>O</w:t>
                    </w:r>
                    <w:r>
                      <w:rPr>
                        <w:sz w:val="24"/>
                        <w:szCs w:val="24"/>
                      </w:rPr>
                      <w:t>NTENTS</w:t>
                    </w:r>
                  </w:p>
                </w:txbxContent>
              </v:textbox>
            </v:rect>
          </v:group>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189" style="position:absolute;left:0;text-align:left;margin-left:-56.55pt;margin-top:-36pt;width:178.2pt;height:795.8pt;z-index:251675648" coordorigin="604,-71" coordsize="3564,15916">
          <v:rect id="_x0000_s2190"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90"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91" style="position:absolute;left:604;top:-71;width:3564;height:15916" coordorigin="192,-71" coordsize="3564,15916">
            <v:group id="_x0000_s2192" style="position:absolute;left:192;top:-71;width:1080;height:15916" coordorigin="24,-101" coordsize="1080,15916">
              <v:rect id="_x0000_s2193"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193"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94" style="position:absolute;left:53;top:2300;width:1051;height:13112" coordorigin="1867,2374" coordsize="1051,13112">
                <v:shapetype id="_x0000_t32" coordsize="21600,21600" o:spt="32" o:oned="t" path="m,l21600,21600e" filled="f">
                  <v:path arrowok="t" fillok="f" o:connecttype="none"/>
                  <o:lock v:ext="edit" shapetype="t"/>
                </v:shapetype>
                <v:shape id="_x0000_s2195" type="#_x0000_t32" style="position:absolute;left:1867;top:4138;width:1051;height:0" o:connectortype="straight" strokeweight="2pt"/>
                <v:shape id="_x0000_s2196" type="#_x0000_t32" style="position:absolute;left:1867;top:2374;width:1051;height:0" o:connectortype="straight" strokeweight="2pt"/>
                <v:shape id="Freeform 2758" o:spid="_x0000_s2197"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98"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99" type="#_x0000_t32" style="position:absolute;left:1867;top:5972;width:1051;height:0" o:connectortype="straight" strokeweight="2pt"/>
                <v:shape id="_x0000_s2200" type="#_x0000_t32" style="position:absolute;left:1867;top:7752;width:1051;height:0" o:connectortype="straight" strokeweight="2pt"/>
                <v:shape id="_x0000_s2201" type="#_x0000_t32" style="position:absolute;left:1867;top:9629;width:1051;height:0" o:connectortype="straight" strokeweight="2pt"/>
                <v:shape id="_x0000_s2202" type="#_x0000_t32" style="position:absolute;left:1867;top:11447;width:1051;height:0" o:connectortype="straight" strokeweight="2pt"/>
                <v:shape id="_x0000_s2203" type="#_x0000_t32" style="position:absolute;left:1867;top:13247;width:1051;height:0" o:connectortype="straight" strokeweight="2pt"/>
              </v:group>
            </v:group>
            <v:rect id="_x0000_s2204" style="position:absolute;left:932;top:304;width:2824;height:421" fillcolor="white [3201]" strokecolor="#bfbfbf [2412]" strokeweight="2.5pt">
              <v:shadow color="#868686"/>
              <v:textbox style="mso-next-textbox:#_x0000_s2204" inset="0,0,0,0">
                <w:txbxContent>
                  <w:p w:rsidR="00FB5CC6" w:rsidRPr="006E74CE" w:rsidRDefault="00FB5CC6" w:rsidP="00F54B58">
                    <w:pPr>
                      <w:ind w:firstLine="0"/>
                      <w:jc w:val="center"/>
                      <w:rPr>
                        <w:sz w:val="28"/>
                        <w:szCs w:val="28"/>
                      </w:rPr>
                    </w:pPr>
                    <w:r w:rsidRPr="006E74CE">
                      <w:rPr>
                        <w:sz w:val="28"/>
                        <w:szCs w:val="28"/>
                      </w:rPr>
                      <w:t>M</w:t>
                    </w:r>
                    <w:r w:rsidRPr="006E74CE">
                      <w:t>ISSION</w:t>
                    </w:r>
                    <w:proofErr w:type="gramStart"/>
                    <w:r w:rsidRPr="006E74CE">
                      <w:rPr>
                        <w:sz w:val="28"/>
                        <w:szCs w:val="28"/>
                      </w:rPr>
                      <w:t>,H</w:t>
                    </w:r>
                    <w:r w:rsidRPr="006E74CE">
                      <w:t>ISTORY</w:t>
                    </w:r>
                    <w:r w:rsidRPr="006E74CE">
                      <w:rPr>
                        <w:sz w:val="28"/>
                        <w:szCs w:val="28"/>
                      </w:rPr>
                      <w:t>,P</w:t>
                    </w:r>
                    <w:r w:rsidRPr="006E74CE">
                      <w:t>ROFILE</w:t>
                    </w:r>
                    <w:proofErr w:type="gramEnd"/>
                  </w:p>
                </w:txbxContent>
              </v:textbox>
            </v:rect>
          </v:group>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141" style="position:absolute;left:0;text-align:left;margin-left:423.75pt;margin-top:-37.3pt;width:160.15pt;height:795.8pt;z-index:251669504" coordorigin="-762,-59" coordsize="3203,15916">
          <v:rect id="_x0000_s214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42"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43" style="position:absolute;left:-762;top:-59;width:3203;height:15916" coordorigin="-520,-59" coordsize="3203,15916">
            <v:group id="_x0000_s2144" style="position:absolute;left:1603;top:-59;width:1080;height:15916" coordorigin="7514,7" coordsize="1080,15916">
              <v:rect id="_x0000_s214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145"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46" style="position:absolute;left:7514;top:2465;width:1075;height:13112" coordorigin="7514,2465" coordsize="1075,13112">
                <v:shapetype id="_x0000_t32" coordsize="21600,21600" o:spt="32" o:oned="t" path="m,l21600,21600e" filled="f">
                  <v:path arrowok="t" fillok="f" o:connecttype="none"/>
                  <o:lock v:ext="edit" shapetype="t"/>
                </v:shapetype>
                <v:shape id="_x0000_s2147" type="#_x0000_t32" style="position:absolute;left:7514;top:4229;width:1051;height:0" o:connectortype="straight" strokeweight="2pt"/>
                <v:shape id="_x0000_s2148" type="#_x0000_t32" style="position:absolute;left:7514;top:2465;width:1051;height:0" o:connectortype="straight" strokeweight="2pt"/>
                <v:shape id="Freeform 2758" o:spid="_x0000_s214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5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51" type="#_x0000_t32" style="position:absolute;left:7514;top:6063;width:1051;height:0" o:connectortype="straight" strokeweight="2pt"/>
                <v:shape id="_x0000_s2152" type="#_x0000_t32" style="position:absolute;left:7514;top:7843;width:1051;height:0" o:connectortype="straight" strokeweight="2pt"/>
                <v:shape id="_x0000_s2153" type="#_x0000_t32" style="position:absolute;left:7514;top:9720;width:1051;height:0" o:connectortype="straight" strokeweight="2pt"/>
                <v:shape id="_x0000_s2154" type="#_x0000_t32" style="position:absolute;left:7514;top:11538;width:1051;height:0" o:connectortype="straight" strokeweight="2pt"/>
                <v:shape id="_x0000_s2155" type="#_x0000_t32" style="position:absolute;left:7514;top:13338;width:1051;height:0" o:connectortype="straight" strokeweight="2pt"/>
              </v:group>
            </v:group>
            <v:rect id="_x0000_s2156" style="position:absolute;left:-520;top:296;width:2469;height:421" fillcolor="#f2f2f2 [3052]" strokecolor="#d8d8d8 [2732]" strokeweight="3pt">
              <v:shadow on="t" type="perspective" color="#243f60 [1604]" opacity=".5" offset="1pt" offset2="-1pt"/>
              <v:textbox inset=",0">
                <w:txbxContent>
                  <w:p w:rsidR="00FB5CC6" w:rsidRPr="006E74CE" w:rsidRDefault="00FB5CC6" w:rsidP="006E74CE">
                    <w:pPr>
                      <w:ind w:left="-180" w:right="-227" w:firstLine="0"/>
                      <w:rPr>
                        <w:sz w:val="24"/>
                        <w:szCs w:val="24"/>
                      </w:rPr>
                    </w:pPr>
                    <w:r w:rsidRPr="006E74CE">
                      <w:rPr>
                        <w:sz w:val="28"/>
                        <w:szCs w:val="28"/>
                      </w:rPr>
                      <w:t>M</w:t>
                    </w:r>
                    <w:r w:rsidRPr="006E74CE">
                      <w:rPr>
                        <w:sz w:val="20"/>
                        <w:szCs w:val="20"/>
                      </w:rPr>
                      <w:t>ISSION</w:t>
                    </w:r>
                    <w:proofErr w:type="gramStart"/>
                    <w:r w:rsidRPr="006E74CE">
                      <w:rPr>
                        <w:sz w:val="24"/>
                        <w:szCs w:val="24"/>
                      </w:rPr>
                      <w:t>,</w:t>
                    </w:r>
                    <w:r w:rsidRPr="006E74CE">
                      <w:rPr>
                        <w:sz w:val="28"/>
                        <w:szCs w:val="28"/>
                      </w:rPr>
                      <w:t>H</w:t>
                    </w:r>
                    <w:r w:rsidRPr="006E74CE">
                      <w:rPr>
                        <w:sz w:val="20"/>
                        <w:szCs w:val="20"/>
                      </w:rPr>
                      <w:t>ISTORY</w:t>
                    </w:r>
                    <w:r w:rsidRPr="006E74CE">
                      <w:rPr>
                        <w:sz w:val="24"/>
                        <w:szCs w:val="24"/>
                      </w:rPr>
                      <w:t>,</w:t>
                    </w:r>
                    <w:r w:rsidRPr="006E74CE">
                      <w:rPr>
                        <w:sz w:val="28"/>
                        <w:szCs w:val="28"/>
                      </w:rPr>
                      <w:t>P</w:t>
                    </w:r>
                    <w:r w:rsidRPr="006E74CE">
                      <w:rPr>
                        <w:sz w:val="20"/>
                        <w:szCs w:val="20"/>
                      </w:rPr>
                      <w:t>ROFILE</w:t>
                    </w:r>
                    <w:proofErr w:type="gramEnd"/>
                  </w:p>
                </w:txbxContent>
              </v:textbox>
            </v:rect>
          </v:group>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205" style="position:absolute;left:0;text-align:left;margin-left:-56.55pt;margin-top:-36pt;width:178.2pt;height:795.8pt;z-index:251677696" coordorigin="604,-71" coordsize="3564,15916">
          <v:rect id="_x0000_s220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06"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07" style="position:absolute;left:604;top:-71;width:3564;height:15916" coordorigin="192,-71" coordsize="3564,15916">
            <v:group id="_x0000_s2208" style="position:absolute;left:192;top:-71;width:1080;height:15916" coordorigin="24,-101" coordsize="1080,15916">
              <v:rect id="_x0000_s220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09"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10" style="position:absolute;left:53;top:2300;width:1051;height:13112" coordorigin="1867,2374" coordsize="1051,13112">
                <v:shapetype id="_x0000_t32" coordsize="21600,21600" o:spt="32" o:oned="t" path="m,l21600,21600e" filled="f">
                  <v:path arrowok="t" fillok="f" o:connecttype="none"/>
                  <o:lock v:ext="edit" shapetype="t"/>
                </v:shapetype>
                <v:shape id="_x0000_s2211" type="#_x0000_t32" style="position:absolute;left:1867;top:4138;width:1051;height:0" o:connectortype="straight" strokeweight="2pt"/>
                <v:shape id="_x0000_s2212" type="#_x0000_t32" style="position:absolute;left:1867;top:2374;width:1051;height:0" o:connectortype="straight" strokeweight="2pt"/>
                <v:shape id="Freeform 2758" o:spid="_x0000_s221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1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15" type="#_x0000_t32" style="position:absolute;left:1867;top:5972;width:1051;height:0" o:connectortype="straight" strokeweight="2pt"/>
                <v:shape id="_x0000_s2216" type="#_x0000_t32" style="position:absolute;left:1867;top:7752;width:1051;height:0" o:connectortype="straight" strokeweight="2pt"/>
                <v:shape id="_x0000_s2217" type="#_x0000_t32" style="position:absolute;left:1867;top:9629;width:1051;height:0" o:connectortype="straight" strokeweight="2pt"/>
                <v:shape id="_x0000_s2218" type="#_x0000_t32" style="position:absolute;left:1867;top:11447;width:1051;height:0" o:connectortype="straight" strokeweight="2pt"/>
                <v:shape id="_x0000_s2219" type="#_x0000_t32" style="position:absolute;left:1867;top:13247;width:1051;height:0" o:connectortype="straight" strokeweight="2pt"/>
              </v:group>
            </v:group>
            <v:rect id="_x0000_s2220" style="position:absolute;left:932;top:304;width:2824;height:421" fillcolor="white [3201]" strokecolor="#bfbfbf [2412]" strokeweight="2.5pt">
              <v:shadow color="#868686"/>
              <v:textbox style="mso-next-textbox:#_x0000_s2220" inset="0,0,0,0">
                <w:txbxContent>
                  <w:p w:rsidR="00FB5CC6" w:rsidRPr="006E74CE" w:rsidRDefault="00FB5CC6" w:rsidP="00F54B58">
                    <w:pPr>
                      <w:ind w:firstLine="0"/>
                      <w:jc w:val="center"/>
                      <w:rPr>
                        <w:sz w:val="24"/>
                        <w:szCs w:val="24"/>
                      </w:rPr>
                    </w:pPr>
                    <w:r w:rsidRPr="006E74CE">
                      <w:rPr>
                        <w:sz w:val="32"/>
                        <w:szCs w:val="32"/>
                      </w:rPr>
                      <w:t>A</w:t>
                    </w:r>
                    <w:r w:rsidRPr="006E74CE">
                      <w:rPr>
                        <w:sz w:val="24"/>
                        <w:szCs w:val="24"/>
                      </w:rPr>
                      <w:t xml:space="preserve">CADEMIC </w:t>
                    </w:r>
                    <w:r w:rsidRPr="006E74CE">
                      <w:rPr>
                        <w:sz w:val="32"/>
                        <w:szCs w:val="32"/>
                      </w:rPr>
                      <w:t>C</w:t>
                    </w:r>
                    <w:r w:rsidRPr="006E74CE">
                      <w:rPr>
                        <w:sz w:val="24"/>
                        <w:szCs w:val="24"/>
                      </w:rPr>
                      <w:t>ALENDAR</w:t>
                    </w:r>
                  </w:p>
                </w:txbxContent>
              </v:textbox>
            </v:rect>
          </v:group>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CC6" w:rsidRDefault="00FB5CC6">
    <w:pPr>
      <w:pStyle w:val="Header"/>
    </w:pPr>
    <w:r>
      <w:rPr>
        <w:noProof/>
      </w:rPr>
      <w:pict>
        <v:group id="_x0000_s2674" style="position:absolute;left:0;text-align:left;margin-left:423.75pt;margin-top:-37.3pt;width:160.15pt;height:795.8pt;z-index:251728896" coordorigin="-762,-59" coordsize="3203,15916">
          <v:rect id="_x0000_s267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75" inset="0,0,0,0">
              <w:txbxContent>
                <w:p w:rsidR="00FB5CC6" w:rsidRDefault="00FB5CC6" w:rsidP="00930B65">
                  <w:pPr>
                    <w:spacing w:after="0"/>
                    <w:ind w:firstLine="0"/>
                    <w:rPr>
                      <w:b/>
                      <w:color w:val="000000" w:themeColor="text1"/>
                    </w:rPr>
                  </w:pPr>
                  <w:r>
                    <w:rPr>
                      <w:b/>
                      <w:color w:val="000000" w:themeColor="text1"/>
                    </w:rPr>
                    <w:t xml:space="preserve">   </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76" style="position:absolute;left:-762;top:-59;width:3203;height:15916" coordorigin="-520,-59" coordsize="3203,15916">
            <v:group id="_x0000_s2677" style="position:absolute;left:1603;top:-59;width:1080;height:15916" coordorigin="7514,7" coordsize="1080,15916">
              <v:rect id="_x0000_s267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78" inset="0,0,0,0">
                  <w:txbxContent>
                    <w:p w:rsidR="00FB5CC6" w:rsidRDefault="00FB5CC6" w:rsidP="00930B65">
                      <w:pPr>
                        <w:spacing w:after="0"/>
                        <w:ind w:firstLine="0"/>
                        <w:rPr>
                          <w:b/>
                          <w:color w:val="000000" w:themeColor="text1"/>
                        </w:rPr>
                      </w:pPr>
                      <w:r>
                        <w:rPr>
                          <w:b/>
                          <w:color w:val="000000" w:themeColor="text1"/>
                        </w:rPr>
                        <w:t xml:space="preserve">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B5CC6"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B5CC6" w:rsidRPr="00E963F1" w:rsidRDefault="00FB5CC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79" style="position:absolute;left:7514;top:2465;width:1075;height:13112" coordorigin="7514,2465" coordsize="1075,13112">
                <v:shapetype id="_x0000_t32" coordsize="21600,21600" o:spt="32" o:oned="t" path="m,l21600,21600e" filled="f">
                  <v:path arrowok="t" fillok="f" o:connecttype="none"/>
                  <o:lock v:ext="edit" shapetype="t"/>
                </v:shapetype>
                <v:shape id="_x0000_s2680" type="#_x0000_t32" style="position:absolute;left:7514;top:4229;width:1051;height:0" o:connectortype="straight" strokeweight="2pt"/>
                <v:shape id="_x0000_s2681" type="#_x0000_t32" style="position:absolute;left:7514;top:2465;width:1051;height:0" o:connectortype="straight" strokeweight="2pt"/>
                <v:shape id="Freeform 2758" o:spid="_x0000_s268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8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84" type="#_x0000_t32" style="position:absolute;left:7514;top:6063;width:1051;height:0" o:connectortype="straight" strokeweight="2pt"/>
                <v:shape id="_x0000_s2685" type="#_x0000_t32" style="position:absolute;left:7514;top:7843;width:1051;height:0" o:connectortype="straight" strokeweight="2pt"/>
                <v:shape id="_x0000_s2686" type="#_x0000_t32" style="position:absolute;left:7514;top:9720;width:1051;height:0" o:connectortype="straight" strokeweight="2pt"/>
                <v:shape id="_x0000_s2687" type="#_x0000_t32" style="position:absolute;left:7514;top:11538;width:1051;height:0" o:connectortype="straight" strokeweight="2pt"/>
                <v:shape id="_x0000_s2688" type="#_x0000_t32" style="position:absolute;left:7514;top:13338;width:1051;height:0" o:connectortype="straight" strokeweight="2pt"/>
              </v:group>
            </v:group>
            <v:rect id="_x0000_s2689" style="position:absolute;left:-520;top:296;width:2469;height:421" fillcolor="#f2f2f2 [3052]" strokecolor="#d8d8d8 [2732]" strokeweight="3pt">
              <v:shadow on="t" type="perspective" color="#243f60 [1604]" opacity=".5" offset="1pt" offset2="-1pt"/>
              <v:textbox inset=",0">
                <w:txbxContent>
                  <w:p w:rsidR="00FB5CC6" w:rsidRPr="00486046" w:rsidRDefault="00FB5CC6" w:rsidP="00486046">
                    <w:pPr>
                      <w:ind w:left="-90" w:right="-227" w:firstLine="0"/>
                    </w:pPr>
                    <w:r w:rsidRPr="00486046">
                      <w:rPr>
                        <w:sz w:val="28"/>
                        <w:szCs w:val="28"/>
                      </w:rPr>
                      <w:t>A</w:t>
                    </w:r>
                    <w:r w:rsidRPr="00486046">
                      <w:t xml:space="preserve">CADEMIC </w:t>
                    </w:r>
                    <w:r w:rsidRPr="00486046">
                      <w:rPr>
                        <w:sz w:val="28"/>
                        <w:szCs w:val="28"/>
                      </w:rPr>
                      <w:t>C</w:t>
                    </w:r>
                    <w:r w:rsidRPr="00486046">
                      <w:t>ALENDAR</w:t>
                    </w:r>
                  </w:p>
                </w:txbxContent>
              </v:textbox>
            </v:rect>
          </v:group>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9E45826"/>
    <w:multiLevelType w:val="hybridMultilevel"/>
    <w:tmpl w:val="2ECE47B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E146B6"/>
    <w:multiLevelType w:val="hybridMultilevel"/>
    <w:tmpl w:val="F9F837D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9A6CF7"/>
    <w:multiLevelType w:val="hybridMultilevel"/>
    <w:tmpl w:val="26C2230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5646A8A"/>
    <w:multiLevelType w:val="multilevel"/>
    <w:tmpl w:val="DDD4B9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396B2E"/>
    <w:multiLevelType w:val="hybridMultilevel"/>
    <w:tmpl w:val="13D2BCF2"/>
    <w:lvl w:ilvl="0" w:tplc="E6ACF6C8">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5C7CEC"/>
    <w:multiLevelType w:val="hybridMultilevel"/>
    <w:tmpl w:val="939EB65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6">
    <w:nsid w:val="0840334C"/>
    <w:multiLevelType w:val="hybridMultilevel"/>
    <w:tmpl w:val="69BE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CC6891"/>
    <w:multiLevelType w:val="hybridMultilevel"/>
    <w:tmpl w:val="8A2E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700117"/>
    <w:multiLevelType w:val="hybridMultilevel"/>
    <w:tmpl w:val="71CE60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B26A55"/>
    <w:multiLevelType w:val="hybridMultilevel"/>
    <w:tmpl w:val="204A3D6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0D273955"/>
    <w:multiLevelType w:val="hybridMultilevel"/>
    <w:tmpl w:val="3CEA58C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0EA87F1E"/>
    <w:multiLevelType w:val="hybridMultilevel"/>
    <w:tmpl w:val="0AFA87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9">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F241ADB"/>
    <w:multiLevelType w:val="hybridMultilevel"/>
    <w:tmpl w:val="07BE498A"/>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0762D8D"/>
    <w:multiLevelType w:val="hybridMultilevel"/>
    <w:tmpl w:val="21F1DAD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13FC620C"/>
    <w:multiLevelType w:val="hybridMultilevel"/>
    <w:tmpl w:val="666A8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332B1E"/>
    <w:multiLevelType w:val="hybridMultilevel"/>
    <w:tmpl w:val="C1DC912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182323F2"/>
    <w:multiLevelType w:val="hybridMultilevel"/>
    <w:tmpl w:val="59E2B98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1BDB5704"/>
    <w:multiLevelType w:val="hybridMultilevel"/>
    <w:tmpl w:val="EDD6C13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C2914CB"/>
    <w:multiLevelType w:val="multilevel"/>
    <w:tmpl w:val="D17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E486323"/>
    <w:multiLevelType w:val="hybridMultilevel"/>
    <w:tmpl w:val="E59C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A83D34"/>
    <w:multiLevelType w:val="hybridMultilevel"/>
    <w:tmpl w:val="7C2AE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F844B04"/>
    <w:multiLevelType w:val="hybridMultilevel"/>
    <w:tmpl w:val="5426C07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2">
    <w:nsid w:val="20F5221E"/>
    <w:multiLevelType w:val="hybridMultilevel"/>
    <w:tmpl w:val="2F0408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9A16FD"/>
    <w:multiLevelType w:val="multilevel"/>
    <w:tmpl w:val="5708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5F60A37"/>
    <w:multiLevelType w:val="hybridMultilevel"/>
    <w:tmpl w:val="DECE2C6E"/>
    <w:lvl w:ilvl="0" w:tplc="E94804EC">
      <w:start w:val="1"/>
      <w:numFmt w:val="bullet"/>
      <w:lvlText w:val=""/>
      <w:lvlJc w:val="left"/>
      <w:pPr>
        <w:ind w:left="2430" w:hanging="360"/>
      </w:pPr>
      <w:rPr>
        <w:rFonts w:ascii="Symbol" w:hAnsi="Symbol" w:hint="default"/>
        <w:sz w:val="20"/>
        <w:szCs w:val="20"/>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5">
    <w:nsid w:val="26A66979"/>
    <w:multiLevelType w:val="hybridMultilevel"/>
    <w:tmpl w:val="435A5F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26DE5800"/>
    <w:multiLevelType w:val="hybridMultilevel"/>
    <w:tmpl w:val="7F3201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29E6160A"/>
    <w:multiLevelType w:val="hybridMultilevel"/>
    <w:tmpl w:val="5A2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3D180E"/>
    <w:multiLevelType w:val="hybridMultilevel"/>
    <w:tmpl w:val="32D8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703D28"/>
    <w:multiLevelType w:val="hybridMultilevel"/>
    <w:tmpl w:val="AF327E8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38D46BB1"/>
    <w:multiLevelType w:val="hybridMultilevel"/>
    <w:tmpl w:val="5ACE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AE05714"/>
    <w:multiLevelType w:val="hybridMultilevel"/>
    <w:tmpl w:val="DDB6300E"/>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2">
    <w:nsid w:val="3C990295"/>
    <w:multiLevelType w:val="hybridMultilevel"/>
    <w:tmpl w:val="8D62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A42D01"/>
    <w:multiLevelType w:val="hybridMultilevel"/>
    <w:tmpl w:val="982EC17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nsid w:val="3D3E21B9"/>
    <w:multiLevelType w:val="hybridMultilevel"/>
    <w:tmpl w:val="D688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E8B2901"/>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3F531230"/>
    <w:multiLevelType w:val="hybridMultilevel"/>
    <w:tmpl w:val="022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F817255"/>
    <w:multiLevelType w:val="hybridMultilevel"/>
    <w:tmpl w:val="FE0A48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3AC5EE0"/>
    <w:multiLevelType w:val="hybridMultilevel"/>
    <w:tmpl w:val="1346C9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4563209B"/>
    <w:multiLevelType w:val="hybridMultilevel"/>
    <w:tmpl w:val="47C83C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5870AD4"/>
    <w:multiLevelType w:val="hybridMultilevel"/>
    <w:tmpl w:val="5A4B760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47B82E3C"/>
    <w:multiLevelType w:val="multilevel"/>
    <w:tmpl w:val="CC36E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7CF09D7"/>
    <w:multiLevelType w:val="hybridMultilevel"/>
    <w:tmpl w:val="4716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3F4551"/>
    <w:multiLevelType w:val="hybridMultilevel"/>
    <w:tmpl w:val="08EE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CCF756E"/>
    <w:multiLevelType w:val="hybridMultilevel"/>
    <w:tmpl w:val="8CD8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2C4090"/>
    <w:multiLevelType w:val="hybridMultilevel"/>
    <w:tmpl w:val="22047C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5053460A"/>
    <w:multiLevelType w:val="hybridMultilevel"/>
    <w:tmpl w:val="64BE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DF6FBA"/>
    <w:multiLevelType w:val="hybridMultilevel"/>
    <w:tmpl w:val="0952FD2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8">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9">
    <w:nsid w:val="589C335E"/>
    <w:multiLevelType w:val="hybridMultilevel"/>
    <w:tmpl w:val="C70242A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0">
    <w:nsid w:val="58D53BA0"/>
    <w:multiLevelType w:val="hybridMultilevel"/>
    <w:tmpl w:val="780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1A739A"/>
    <w:multiLevelType w:val="hybridMultilevel"/>
    <w:tmpl w:val="3B9C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512899"/>
    <w:multiLevelType w:val="hybridMultilevel"/>
    <w:tmpl w:val="68E80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A7C117F"/>
    <w:multiLevelType w:val="multilevel"/>
    <w:tmpl w:val="E1E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1266E9"/>
    <w:multiLevelType w:val="hybridMultilevel"/>
    <w:tmpl w:val="6E38F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DCF211E"/>
    <w:multiLevelType w:val="hybridMultilevel"/>
    <w:tmpl w:val="86E0CF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6">
    <w:nsid w:val="5E0A5E41"/>
    <w:multiLevelType w:val="hybridMultilevel"/>
    <w:tmpl w:val="7EF272D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5F131B23"/>
    <w:multiLevelType w:val="hybridMultilevel"/>
    <w:tmpl w:val="94E8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3DB0634"/>
    <w:multiLevelType w:val="hybridMultilevel"/>
    <w:tmpl w:val="3348E2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9">
    <w:nsid w:val="63F5674C"/>
    <w:multiLevelType w:val="multilevel"/>
    <w:tmpl w:val="318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58F5B6E"/>
    <w:multiLevelType w:val="hybridMultilevel"/>
    <w:tmpl w:val="9356D21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67625A63"/>
    <w:multiLevelType w:val="hybridMultilevel"/>
    <w:tmpl w:val="7CC05DE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2">
    <w:nsid w:val="6AAE68A7"/>
    <w:multiLevelType w:val="hybridMultilevel"/>
    <w:tmpl w:val="53BA93A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3">
    <w:nsid w:val="6D99558B"/>
    <w:multiLevelType w:val="hybridMultilevel"/>
    <w:tmpl w:val="E3BAF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E46B49"/>
    <w:multiLevelType w:val="multilevel"/>
    <w:tmpl w:val="3646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3184359"/>
    <w:multiLevelType w:val="multilevel"/>
    <w:tmpl w:val="03308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3B64FB9"/>
    <w:multiLevelType w:val="hybridMultilevel"/>
    <w:tmpl w:val="624EE42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7">
    <w:nsid w:val="75550B8F"/>
    <w:multiLevelType w:val="hybridMultilevel"/>
    <w:tmpl w:val="1340C7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55C0DF9"/>
    <w:multiLevelType w:val="hybridMultilevel"/>
    <w:tmpl w:val="29C4BE74"/>
    <w:lvl w:ilvl="0" w:tplc="6DD02DD8">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69">
    <w:nsid w:val="79C416FA"/>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7A764E94"/>
    <w:multiLevelType w:val="multilevel"/>
    <w:tmpl w:val="7E0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7BB77831"/>
    <w:multiLevelType w:val="hybridMultilevel"/>
    <w:tmpl w:val="91EA4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2">
    <w:nsid w:val="7C14541B"/>
    <w:multiLevelType w:val="hybridMultilevel"/>
    <w:tmpl w:val="C890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E1B8CB0"/>
    <w:multiLevelType w:val="hybridMultilevel"/>
    <w:tmpl w:val="C7AE8CD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7F0B1134"/>
    <w:multiLevelType w:val="hybridMultilevel"/>
    <w:tmpl w:val="7238657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F1A5F46"/>
    <w:multiLevelType w:val="hybridMultilevel"/>
    <w:tmpl w:val="9EE05E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F7B7141"/>
    <w:multiLevelType w:val="hybridMultilevel"/>
    <w:tmpl w:val="42F8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2"/>
  </w:num>
  <w:num w:numId="3">
    <w:abstractNumId w:val="8"/>
  </w:num>
  <w:num w:numId="4">
    <w:abstractNumId w:val="28"/>
  </w:num>
  <w:num w:numId="5">
    <w:abstractNumId w:val="43"/>
  </w:num>
  <w:num w:numId="6">
    <w:abstractNumId w:val="52"/>
  </w:num>
  <w:num w:numId="7">
    <w:abstractNumId w:val="30"/>
  </w:num>
  <w:num w:numId="8">
    <w:abstractNumId w:val="57"/>
  </w:num>
  <w:num w:numId="9">
    <w:abstractNumId w:val="71"/>
  </w:num>
  <w:num w:numId="10">
    <w:abstractNumId w:val="47"/>
  </w:num>
  <w:num w:numId="11">
    <w:abstractNumId w:val="55"/>
  </w:num>
  <w:num w:numId="12">
    <w:abstractNumId w:val="6"/>
  </w:num>
  <w:num w:numId="13">
    <w:abstractNumId w:val="37"/>
  </w:num>
  <w:num w:numId="14">
    <w:abstractNumId w:val="17"/>
  </w:num>
  <w:num w:numId="15">
    <w:abstractNumId w:val="33"/>
  </w:num>
  <w:num w:numId="16">
    <w:abstractNumId w:val="15"/>
  </w:num>
  <w:num w:numId="17">
    <w:abstractNumId w:val="48"/>
  </w:num>
  <w:num w:numId="18">
    <w:abstractNumId w:val="22"/>
  </w:num>
  <w:num w:numId="19">
    <w:abstractNumId w:val="49"/>
  </w:num>
  <w:num w:numId="20">
    <w:abstractNumId w:val="29"/>
  </w:num>
  <w:num w:numId="21">
    <w:abstractNumId w:val="31"/>
  </w:num>
  <w:num w:numId="22">
    <w:abstractNumId w:val="21"/>
  </w:num>
  <w:num w:numId="23">
    <w:abstractNumId w:val="53"/>
  </w:num>
  <w:num w:numId="24">
    <w:abstractNumId w:val="26"/>
  </w:num>
  <w:num w:numId="25">
    <w:abstractNumId w:val="38"/>
  </w:num>
  <w:num w:numId="26">
    <w:abstractNumId w:val="60"/>
  </w:num>
  <w:num w:numId="27">
    <w:abstractNumId w:val="45"/>
  </w:num>
  <w:num w:numId="28">
    <w:abstractNumId w:val="1"/>
  </w:num>
  <w:num w:numId="29">
    <w:abstractNumId w:val="74"/>
  </w:num>
  <w:num w:numId="30">
    <w:abstractNumId w:val="25"/>
  </w:num>
  <w:num w:numId="31">
    <w:abstractNumId w:val="56"/>
  </w:num>
  <w:num w:numId="32">
    <w:abstractNumId w:val="69"/>
  </w:num>
  <w:num w:numId="33">
    <w:abstractNumId w:val="35"/>
  </w:num>
  <w:num w:numId="34">
    <w:abstractNumId w:val="7"/>
  </w:num>
  <w:num w:numId="35">
    <w:abstractNumId w:val="46"/>
  </w:num>
  <w:num w:numId="36">
    <w:abstractNumId w:val="58"/>
  </w:num>
  <w:num w:numId="37">
    <w:abstractNumId w:val="32"/>
  </w:num>
  <w:num w:numId="38">
    <w:abstractNumId w:val="50"/>
  </w:num>
  <w:num w:numId="39">
    <w:abstractNumId w:val="5"/>
  </w:num>
  <w:num w:numId="40">
    <w:abstractNumId w:val="16"/>
  </w:num>
  <w:num w:numId="41">
    <w:abstractNumId w:val="3"/>
  </w:num>
  <w:num w:numId="42">
    <w:abstractNumId w:val="41"/>
  </w:num>
  <w:num w:numId="43">
    <w:abstractNumId w:val="72"/>
  </w:num>
  <w:num w:numId="44">
    <w:abstractNumId w:val="51"/>
  </w:num>
  <w:num w:numId="45">
    <w:abstractNumId w:val="44"/>
  </w:num>
  <w:num w:numId="46">
    <w:abstractNumId w:val="34"/>
  </w:num>
  <w:num w:numId="47">
    <w:abstractNumId w:val="42"/>
  </w:num>
  <w:num w:numId="48">
    <w:abstractNumId w:val="36"/>
  </w:num>
  <w:num w:numId="49">
    <w:abstractNumId w:val="27"/>
  </w:num>
  <w:num w:numId="50">
    <w:abstractNumId w:val="65"/>
  </w:num>
  <w:num w:numId="51">
    <w:abstractNumId w:val="24"/>
  </w:num>
  <w:num w:numId="52">
    <w:abstractNumId w:val="59"/>
  </w:num>
  <w:num w:numId="53">
    <w:abstractNumId w:val="19"/>
  </w:num>
  <w:num w:numId="54">
    <w:abstractNumId w:val="23"/>
  </w:num>
  <w:num w:numId="55">
    <w:abstractNumId w:val="18"/>
  </w:num>
  <w:num w:numId="56">
    <w:abstractNumId w:val="76"/>
  </w:num>
  <w:num w:numId="57">
    <w:abstractNumId w:val="64"/>
  </w:num>
  <w:num w:numId="58">
    <w:abstractNumId w:val="70"/>
  </w:num>
  <w:num w:numId="59">
    <w:abstractNumId w:val="63"/>
  </w:num>
  <w:num w:numId="60">
    <w:abstractNumId w:val="68"/>
  </w:num>
  <w:num w:numId="61">
    <w:abstractNumId w:val="54"/>
  </w:num>
  <w:num w:numId="62">
    <w:abstractNumId w:val="9"/>
  </w:num>
  <w:num w:numId="63">
    <w:abstractNumId w:val="39"/>
  </w:num>
  <w:num w:numId="64">
    <w:abstractNumId w:val="11"/>
  </w:num>
  <w:num w:numId="65">
    <w:abstractNumId w:val="62"/>
  </w:num>
  <w:num w:numId="66">
    <w:abstractNumId w:val="61"/>
  </w:num>
  <w:num w:numId="67">
    <w:abstractNumId w:val="20"/>
  </w:num>
  <w:num w:numId="68">
    <w:abstractNumId w:val="14"/>
  </w:num>
  <w:num w:numId="69">
    <w:abstractNumId w:val="75"/>
  </w:num>
  <w:num w:numId="70">
    <w:abstractNumId w:val="10"/>
  </w:num>
  <w:num w:numId="71">
    <w:abstractNumId w:val="73"/>
  </w:num>
  <w:num w:numId="72">
    <w:abstractNumId w:val="40"/>
  </w:num>
  <w:num w:numId="73">
    <w:abstractNumId w:val="13"/>
  </w:num>
  <w:num w:numId="74">
    <w:abstractNumId w:val="0"/>
  </w:num>
  <w:num w:numId="75">
    <w:abstractNumId w:val="12"/>
  </w:num>
  <w:num w:numId="76">
    <w:abstractNumId w:val="4"/>
  </w:num>
  <w:num w:numId="77">
    <w:abstractNumId w:val="67"/>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proofState w:grammar="clean"/>
  <w:revisionView w:markup="0"/>
  <w:defaultTabStop w:val="720"/>
  <w:evenAndOddHeaders/>
  <w:drawingGridHorizontalSpacing w:val="110"/>
  <w:displayHorizontalDrawingGridEvery w:val="2"/>
  <w:characterSpacingControl w:val="doNotCompress"/>
  <w:hdrShapeDefaults>
    <o:shapedefaults v:ext="edit" spidmax="3043">
      <o:colormenu v:ext="edit" fillcolor="none [2412]"/>
    </o:shapedefaults>
    <o:shapelayout v:ext="edit">
      <o:idmap v:ext="edit" data="2"/>
      <o:rules v:ext="edit">
        <o:r id="V:Rule281" type="connector" idref="#_x0000_s2424"/>
        <o:r id="V:Rule282" type="connector" idref="#_x0000_s2403"/>
        <o:r id="V:Rule283" type="connector" idref="#_x0000_s2790"/>
        <o:r id="V:Rule284" type="connector" idref="#_x0000_s2061"/>
        <o:r id="V:Rule285" type="connector" idref="#_x0000_s2379"/>
        <o:r id="V:Rule286" type="connector" idref="#_x0000_s2604"/>
        <o:r id="V:Rule287" type="connector" idref="#_x0000_s2975"/>
        <o:r id="V:Rule288" type="connector" idref="#_x0000_s2307"/>
        <o:r id="V:Rule289" type="connector" idref="#_x0000_s2063"/>
        <o:r id="V:Rule290" type="connector" idref="#_x0000_s2265"/>
        <o:r id="V:Rule291" type="connector" idref="#_x0000_s2121"/>
        <o:r id="V:Rule292" type="connector" idref="#_x0000_s2082"/>
        <o:r id="V:Rule293" type="connector" idref="#_x0000_s2356"/>
        <o:r id="V:Rule294" type="connector" idref="#_x0000_s2789"/>
        <o:r id="V:Rule295" type="connector" idref="#_x0000_s2187"/>
        <o:r id="V:Rule296" type="connector" idref="#_x0000_s2597"/>
        <o:r id="V:Rule297" type="connector" idref="#_x0000_s2552"/>
        <o:r id="V:Rule298" type="connector" idref="#_x0000_s2680"/>
        <o:r id="V:Rule299" type="connector" idref="#_x0000_s2774"/>
        <o:r id="V:Rule300" type="connector" idref="#_x0000_s2700"/>
        <o:r id="V:Rule301" type="connector" idref="#_x0000_s2215"/>
        <o:r id="V:Rule302" type="connector" idref="#_x0000_s2475"/>
        <o:r id="V:Rule303" type="connector" idref="#_x0000_s2407"/>
        <o:r id="V:Rule304" type="connector" idref="#_x0000_s2554"/>
        <o:r id="V:Rule305" type="connector" idref="#_x0000_s2886"/>
        <o:r id="V:Rule306" type="connector" idref="#_x0000_s2603"/>
        <o:r id="V:Rule307" type="connector" idref="#_x0000_s2471"/>
        <o:r id="V:Rule308" type="connector" idref="#_x0000_s2820"/>
        <o:r id="V:Rule309" type="connector" idref="#_x0000_s2081"/>
        <o:r id="V:Rule310" type="connector" idref="#_x0000_s2330"/>
        <o:r id="V:Rule311" type="connector" idref="#_x0000_s2982"/>
        <o:r id="V:Rule312" type="connector" idref="#_x0000_s2259"/>
        <o:r id="V:Rule313" type="connector" idref="#_x0000_s2211"/>
        <o:r id="V:Rule314" type="connector" idref="#_x0000_s2772"/>
        <o:r id="V:Rule315" type="connector" idref="#_x0000_s2260"/>
        <o:r id="V:Rule316" type="connector" idref="#_x0000_s2195"/>
        <o:r id="V:Rule317" type="connector" idref="#_x0000_s2323"/>
        <o:r id="V:Rule318" type="connector" idref="#_x0000_s2907"/>
        <o:r id="V:Rule319" type="connector" idref="#_x0000_s2408"/>
        <o:r id="V:Rule320" type="connector" idref="#_x0000_s2079"/>
        <o:r id="V:Rule321" type="connector" idref="#_x0000_s2835"/>
        <o:r id="V:Rule322" type="connector" idref="#_x0000_s2056"/>
        <o:r id="V:Rule323" type="connector" idref="#_x0000_s2834"/>
        <o:r id="V:Rule324" type="connector" idref="#_x0000_s2551"/>
        <o:r id="V:Rule325" type="connector" idref="#_x0000_s2328"/>
        <o:r id="V:Rule326" type="connector" idref="#_x0000_s2629"/>
        <o:r id="V:Rule327" type="connector" idref="#_x0000_s2282"/>
        <o:r id="V:Rule328" type="connector" idref="#_x0000_s2788"/>
        <o:r id="V:Rule329" type="connector" idref="#_x0000_s2419"/>
        <o:r id="V:Rule330" type="connector" idref="#_x0000_s2635"/>
        <o:r id="V:Rule331" type="connector" idref="#_x0000_s2078"/>
        <o:r id="V:Rule332" type="connector" idref="#_x0000_s2312"/>
        <o:r id="V:Rule333" type="connector" idref="#_x0000_s2122"/>
        <o:r id="V:Rule334" type="connector" idref="#_x0000_s2119"/>
        <o:r id="V:Rule335" type="connector" idref="#_x0000_s2703"/>
        <o:r id="V:Rule336" type="connector" idref="#_x0000_s2979"/>
        <o:r id="V:Rule337" type="connector" idref="#_x0000_s2618"/>
        <o:r id="V:Rule338" type="connector" idref="#_x0000_s2152"/>
        <o:r id="V:Rule339" type="connector" idref="#_x0000_s2283"/>
        <o:r id="V:Rule340" type="connector" idref="#_x0000_s2918"/>
        <o:r id="V:Rule341" type="connector" idref="#_x0000_s2099"/>
        <o:r id="V:Rule342" type="connector" idref="#_x0000_s2394"/>
        <o:r id="V:Rule343" type="connector" idref="#_x0000_s2994"/>
        <o:r id="V:Rule344" type="connector" idref="#_x0000_s2404"/>
        <o:r id="V:Rule345" type="connector" idref="#_x0000_s2233"/>
        <o:r id="V:Rule346" type="connector" idref="#_x0000_s2998"/>
        <o:r id="V:Rule347" type="connector" idref="#_x0000_s2297"/>
        <o:r id="V:Rule348" type="connector" idref="#_x0000_s2314"/>
        <o:r id="V:Rule349" type="connector" idref="#_x0000_s2217"/>
        <o:r id="V:Rule350" type="connector" idref="#_x0000_s2298"/>
        <o:r id="V:Rule351" type="connector" idref="#_x0000_s2232"/>
        <o:r id="V:Rule352" type="connector" idref="#_x0000_s2787"/>
        <o:r id="V:Rule353" type="connector" idref="#_x0000_s2279"/>
        <o:r id="V:Rule354" type="connector" idref="#_x0000_s2409"/>
        <o:r id="V:Rule355" type="connector" idref="#_x0000_s2371"/>
        <o:r id="V:Rule356" type="connector" idref="#_x0000_s2098"/>
        <o:r id="V:Rule357" type="connector" idref="#_x0000_s2228"/>
        <o:r id="V:Rule358" type="connector" idref="#_x0000_s2756"/>
        <o:r id="V:Rule359" type="connector" idref="#_x0000_s2138"/>
        <o:r id="V:Rule360" type="connector" idref="#_x0000_s2702"/>
        <o:r id="V:Rule361" type="connector" idref="#_x0000_s2909"/>
        <o:r id="V:Rule362" type="connector" idref="#_x0000_s2892"/>
        <o:r id="V:Rule363" type="connector" idref="#_x0000_s2132"/>
        <o:r id="V:Rule364" type="connector" idref="#_x0000_s2329"/>
        <o:r id="V:Rule365" type="connector" idref="#_x0000_s2315"/>
        <o:r id="V:Rule366" type="connector" idref="#_x0000_s2822"/>
        <o:r id="V:Rule367" type="connector" idref="#_x0000_s2633"/>
        <o:r id="V:Rule368" type="connector" idref="#_x0000_s2767"/>
        <o:r id="V:Rule369" type="connector" idref="#_x0000_s2359"/>
        <o:r id="V:Rule370" type="connector" idref="#_x0000_s2376"/>
        <o:r id="V:Rule371" type="connector" idref="#_x0000_s2062"/>
        <o:r id="V:Rule372" type="connector" idref="#_x0000_s2547"/>
        <o:r id="V:Rule373" type="connector" idref="#_x0000_s2766"/>
        <o:r id="V:Rule374" type="connector" idref="#_x0000_s2179"/>
        <o:r id="V:Rule375" type="connector" idref="#_x0000_s2990"/>
        <o:r id="V:Rule376" type="connector" idref="#_x0000_s2093"/>
        <o:r id="V:Rule377" type="connector" idref="#_x0000_s2313"/>
        <o:r id="V:Rule378" type="connector" idref="#_x0000_s2688"/>
        <o:r id="V:Rule379" type="connector" idref="#_x0000_s2889"/>
        <o:r id="V:Rule380" type="connector" idref="#_x0000_s2701"/>
        <o:r id="V:Rule381" type="connector" idref="#_x0000_s2378"/>
        <o:r id="V:Rule382" type="connector" idref="#_x0000_s2472"/>
        <o:r id="V:Rule383" type="connector" idref="#_x0000_s2831"/>
        <o:r id="V:Rule384" type="connector" idref="#_x0000_s2521"/>
        <o:r id="V:Rule385" type="connector" idref="#_x0000_s2100"/>
        <o:r id="V:Rule386" type="connector" idref="#_x0000_s2548"/>
        <o:r id="V:Rule387" type="connector" idref="#_x0000_s2890"/>
        <o:r id="V:Rule388" type="connector" idref="#_x0000_s2234"/>
        <o:r id="V:Rule389" type="connector" idref="#_x0000_s2092"/>
        <o:r id="V:Rule390" type="connector" idref="#_x0000_s2917"/>
        <o:r id="V:Rule391" type="connector" idref="#_x0000_s2818"/>
        <o:r id="V:Rule392" type="connector" idref="#_x0000_s2292"/>
        <o:r id="V:Rule393" type="connector" idref="#_x0000_s2339"/>
        <o:r id="V:Rule394" type="connector" idref="#_x0000_s2755"/>
        <o:r id="V:Rule395" type="connector" idref="#_x0000_s2151"/>
        <o:r id="V:Rule396" type="connector" idref="#_x0000_s2251"/>
        <o:r id="V:Rule397" type="connector" idref="#_x0000_s2885"/>
        <o:r id="V:Rule398" type="connector" idref="#_x0000_s2613"/>
        <o:r id="V:Rule399" type="connector" idref="#_x0000_s2902"/>
        <o:r id="V:Rule400" type="connector" idref="#_x0000_s2281"/>
        <o:r id="V:Rule401" type="connector" idref="#_x0000_s2814"/>
        <o:r id="V:Rule402" type="connector" idref="#_x0000_s2097"/>
        <o:r id="V:Rule403" type="connector" idref="#_x0000_s2267"/>
        <o:r id="V:Rule404" type="connector" idref="#_x0000_s2410"/>
        <o:r id="V:Rule405" type="connector" idref="#_x0000_s2392"/>
        <o:r id="V:Rule406" type="connector" idref="#_x0000_s2995"/>
        <o:r id="V:Rule407" type="connector" idref="#_x0000_s2135"/>
        <o:r id="V:Rule408" type="connector" idref="#_x0000_s2555"/>
        <o:r id="V:Rule409" type="connector" idref="#_x0000_s2059"/>
        <o:r id="V:Rule410" type="connector" idref="#_x0000_s2978"/>
        <o:r id="V:Rule411" type="connector" idref="#_x0000_s2247"/>
        <o:r id="V:Rule412" type="connector" idref="#_x0000_s2363"/>
        <o:r id="V:Rule413" type="connector" idref="#_x0000_s2387"/>
        <o:r id="V:Rule414" type="connector" idref="#_x0000_s2346"/>
        <o:r id="V:Rule415" type="connector" idref="#_x0000_s2908"/>
        <o:r id="V:Rule416" type="connector" idref="#_x0000_s2782"/>
        <o:r id="V:Rule417" type="connector" idref="#_x0000_s2183"/>
        <o:r id="V:Rule418" type="connector" idref="#_x0000_s2395"/>
        <o:r id="V:Rule419" type="connector" idref="#_x0000_s2773"/>
        <o:r id="V:Rule420" type="connector" idref="#_x0000_s2080"/>
        <o:r id="V:Rule421" type="connector" idref="#_x0000_s2377"/>
        <o:r id="V:Rule422" type="connector" idref="#_x0000_s2684"/>
        <o:r id="V:Rule423" type="connector" idref="#_x0000_s2757"/>
        <o:r id="V:Rule424" type="connector" idref="#_x0000_s2201"/>
        <o:r id="V:Rule425" type="connector" idref="#_x0000_s2123"/>
        <o:r id="V:Rule426" type="connector" idref="#_x0000_s2276"/>
        <o:r id="V:Rule427" type="connector" idref="#_x0000_s2096"/>
        <o:r id="V:Rule428" type="connector" idref="#_x0000_s2324"/>
        <o:r id="V:Rule429" type="connector" idref="#_x0000_s2362"/>
        <o:r id="V:Rule430" type="connector" idref="#_x0000_s2596"/>
        <o:r id="V:Rule431" type="connector" idref="#_x0000_s2697"/>
        <o:r id="V:Rule432" type="connector" idref="#_x0000_s2687"/>
        <o:r id="V:Rule433" type="connector" idref="#_x0000_s2420"/>
        <o:r id="V:Rule434" type="connector" idref="#_x0000_s2216"/>
        <o:r id="V:Rule435" type="connector" idref="#_x0000_s2075"/>
        <o:r id="V:Rule436" type="connector" idref="#_x0000_s2838"/>
        <o:r id="V:Rule437" type="connector" idref="#_x0000_s2344"/>
        <o:r id="V:Rule438" type="connector" idref="#_x0000_s2243"/>
        <o:r id="V:Rule439" type="connector" idref="#_x0000_s2308"/>
        <o:r id="V:Rule440" type="connector" idref="#_x0000_s2136"/>
        <o:r id="V:Rule441" type="connector" idref="#_x0000_s2522"/>
        <o:r id="V:Rule442" type="connector" idref="#_x0000_s2815"/>
        <o:r id="V:Rule443" type="connector" idref="#_x0000_s2131"/>
        <o:r id="V:Rule444" type="connector" idref="#_x0000_s2830"/>
        <o:r id="V:Rule445" type="connector" idref="#_x0000_s2980"/>
        <o:r id="V:Rule446" type="connector" idref="#_x0000_s2340"/>
        <o:r id="V:Rule447" type="connector" idref="#_x0000_s2426"/>
        <o:r id="V:Rule448" type="connector" idref="#_x0000_s2074"/>
        <o:r id="V:Rule449" type="connector" idref="#_x0000_s2616"/>
        <o:r id="V:Rule450" type="connector" idref="#_x0000_s2922"/>
        <o:r id="V:Rule451" type="connector" idref="#_x0000_s2153"/>
        <o:r id="V:Rule452" type="connector" idref="#_x0000_s2299"/>
        <o:r id="V:Rule453" type="connector" idref="#_x0000_s2751"/>
        <o:r id="V:Rule454" type="connector" idref="#_x0000_s2997"/>
        <o:r id="V:Rule455" type="connector" idref="#_x0000_s2154"/>
        <o:r id="V:Rule456" type="connector" idref="#_x0000_s2425"/>
        <o:r id="V:Rule457" type="connector" idref="#_x0000_s2148"/>
        <o:r id="V:Rule458" type="connector" idref="#_x0000_s2393"/>
        <o:r id="V:Rule459" type="connector" idref="#_x0000_s2248"/>
        <o:r id="V:Rule460" type="connector" idref="#_x0000_s2901"/>
        <o:r id="V:Rule461" type="connector" idref="#_x0000_s2343"/>
        <o:r id="V:Rule462" type="connector" idref="#_x0000_s2754"/>
        <o:r id="V:Rule463" type="connector" idref="#_x0000_s2991"/>
        <o:r id="V:Rule464" type="connector" idref="#_x0000_s2921"/>
        <o:r id="V:Rule465" type="connector" idref="#_x0000_s2227"/>
        <o:r id="V:Rule466" type="connector" idref="#_x0000_s2704"/>
        <o:r id="V:Rule467" type="connector" idref="#_x0000_s2750"/>
        <o:r id="V:Rule468" type="connector" idref="#_x0000_s2786"/>
        <o:r id="V:Rule469" type="connector" idref="#_x0000_s2981"/>
        <o:r id="V:Rule470" type="connector" idref="#_x0000_s2137"/>
        <o:r id="V:Rule471" type="connector" idref="#_x0000_s2388"/>
        <o:r id="V:Rule472" type="connector" idref="#_x0000_s2355"/>
        <o:r id="V:Rule473" type="connector" idref="#_x0000_s2361"/>
        <o:r id="V:Rule474" type="connector" idref="#_x0000_s2120"/>
        <o:r id="V:Rule475" type="connector" idref="#_x0000_s2295"/>
        <o:r id="V:Rule476" type="connector" idref="#_x0000_s2602"/>
        <o:r id="V:Rule477" type="connector" idref="#_x0000_s2612"/>
        <o:r id="V:Rule478" type="connector" idref="#_x0000_s2681"/>
        <o:r id="V:Rule479" type="connector" idref="#_x0000_s2155"/>
        <o:r id="V:Rule480" type="connector" idref="#_x0000_s2199"/>
        <o:r id="V:Rule481" type="connector" idref="#_x0000_s2212"/>
        <o:r id="V:Rule482" type="connector" idref="#_x0000_s2925"/>
        <o:r id="V:Rule483" type="connector" idref="#_x0000_s2244"/>
        <o:r id="V:Rule484" type="connector" idref="#_x0000_s2634"/>
        <o:r id="V:Rule485" type="connector" idref="#_x0000_s2360"/>
        <o:r id="V:Rule486" type="connector" idref="#_x0000_s2235"/>
        <o:r id="V:Rule487" type="connector" idref="#_x0000_s2250"/>
        <o:r id="V:Rule488" type="connector" idref="#_x0000_s2523"/>
        <o:r id="V:Rule489" type="connector" idref="#_x0000_s2139"/>
        <o:r id="V:Rule490" type="connector" idref="#_x0000_s2819"/>
        <o:r id="V:Rule491" type="connector" idref="#_x0000_s2906"/>
        <o:r id="V:Rule492" type="connector" idref="#_x0000_s2055"/>
        <o:r id="V:Rule493" type="connector" idref="#_x0000_s2783"/>
        <o:r id="V:Rule494" type="connector" idref="#_x0000_s2263"/>
        <o:r id="V:Rule495" type="connector" idref="#_x0000_s2696"/>
        <o:r id="V:Rule496" type="connector" idref="#_x0000_s2468"/>
        <o:r id="V:Rule497" type="connector" idref="#_x0000_s2924"/>
        <o:r id="V:Rule498" type="connector" idref="#_x0000_s2200"/>
        <o:r id="V:Rule499" type="connector" idref="#_x0000_s2331"/>
        <o:r id="V:Rule500" type="connector" idref="#_x0000_s2347"/>
        <o:r id="V:Rule501" type="connector" idref="#_x0000_s2327"/>
        <o:r id="V:Rule502" type="connector" idref="#_x0000_s2905"/>
        <o:r id="V:Rule503" type="connector" idref="#_x0000_s2249"/>
        <o:r id="V:Rule504" type="connector" idref="#_x0000_s2264"/>
        <o:r id="V:Rule505" type="connector" idref="#_x0000_s2372"/>
        <o:r id="V:Rule506" type="connector" idref="#_x0000_s2467"/>
        <o:r id="V:Rule507" type="connector" idref="#_x0000_s2891"/>
        <o:r id="V:Rule508" type="connector" idref="#_x0000_s2601"/>
        <o:r id="V:Rule509" type="connector" idref="#_x0000_s2185"/>
        <o:r id="V:Rule510" type="connector" idref="#_x0000_s2758"/>
        <o:r id="V:Rule511" type="connector" idref="#_x0000_s2116"/>
        <o:r id="V:Rule512" type="connector" idref="#_x0000_s2520"/>
        <o:r id="V:Rule513" type="connector" idref="#_x0000_s2836"/>
        <o:r id="V:Rule514" type="connector" idref="#_x0000_s2231"/>
        <o:r id="V:Rule515" type="connector" idref="#_x0000_s2296"/>
        <o:r id="V:Rule516" type="connector" idref="#_x0000_s2115"/>
        <o:r id="V:Rule517" type="connector" idref="#_x0000_s2893"/>
        <o:r id="V:Rule518" type="connector" idref="#_x0000_s2266"/>
        <o:r id="V:Rule519" type="connector" idref="#_x0000_s2375"/>
        <o:r id="V:Rule520" type="connector" idref="#_x0000_s2311"/>
        <o:r id="V:Rule521" type="connector" idref="#_x0000_s2619"/>
        <o:r id="V:Rule522" type="connector" idref="#_x0000_s2219"/>
        <o:r id="V:Rule523" type="connector" idref="#_x0000_s2218"/>
        <o:r id="V:Rule524" type="connector" idref="#_x0000_s2519"/>
        <o:r id="V:Rule525" type="connector" idref="#_x0000_s2636"/>
        <o:r id="V:Rule526" type="connector" idref="#_x0000_s2771"/>
        <o:r id="V:Rule527" type="connector" idref="#_x0000_s2837"/>
        <o:r id="V:Rule528" type="connector" idref="#_x0000_s2203"/>
        <o:r id="V:Rule529" type="connector" idref="#_x0000_s2473"/>
        <o:r id="V:Rule530" type="connector" idref="#_x0000_s2427"/>
        <o:r id="V:Rule531" type="connector" idref="#_x0000_s2516"/>
        <o:r id="V:Rule532" type="connector" idref="#_x0000_s2180"/>
        <o:r id="V:Rule533" type="connector" idref="#_x0000_s2411"/>
        <o:r id="V:Rule534" type="connector" idref="#_x0000_s2280"/>
        <o:r id="V:Rule535" type="connector" idref="#_x0000_s2345"/>
        <o:r id="V:Rule536" type="connector" idref="#_x0000_s2196"/>
        <o:r id="V:Rule537" type="connector" idref="#_x0000_s2628"/>
        <o:r id="V:Rule538" type="connector" idref="#_x0000_s2620"/>
        <o:r id="V:Rule539" type="connector" idref="#_x0000_s2974"/>
        <o:r id="V:Rule540" type="connector" idref="#_x0000_s2617"/>
        <o:r id="V:Rule541" type="connector" idref="#_x0000_s2770"/>
        <o:r id="V:Rule542" type="connector" idref="#_x0000_s2996"/>
        <o:r id="V:Rule543" type="connector" idref="#_x0000_s2515"/>
        <o:r id="V:Rule544" type="connector" idref="#_x0000_s2685"/>
        <o:r id="V:Rule545" type="connector" idref="#_x0000_s2474"/>
        <o:r id="V:Rule546" type="connector" idref="#_x0000_s2147"/>
        <o:r id="V:Rule547" type="connector" idref="#_x0000_s2186"/>
        <o:r id="V:Rule548" type="connector" idref="#_x0000_s2060"/>
        <o:r id="V:Rule549" type="connector" idref="#_x0000_s2391"/>
        <o:r id="V:Rule550" type="connector" idref="#_x0000_s2632"/>
        <o:r id="V:Rule551" type="connector" idref="#_x0000_s2275"/>
        <o:r id="V:Rule552" type="connector" idref="#_x0000_s2202"/>
        <o:r id="V:Rule553" type="connector" idref="#_x0000_s2821"/>
        <o:r id="V:Rule554" type="connector" idref="#_x0000_s2291"/>
        <o:r id="V:Rule555" type="connector" idref="#_x0000_s2686"/>
        <o:r id="V:Rule556" type="connector" idref="#_x0000_s2600"/>
        <o:r id="V:Rule557" type="connector" idref="#_x0000_s2553"/>
        <o:r id="V:Rule558" type="connector" idref="#_x0000_s2184"/>
        <o:r id="V:Rule559" type="connector" idref="#_x0000_s2423"/>
        <o:r id="V:Rule560" type="connector" idref="#_x0000_s2923"/>
      </o:rules>
    </o:shapelayout>
  </w:hdrShapeDefaults>
  <w:footnotePr>
    <w:footnote w:id="-1"/>
    <w:footnote w:id="0"/>
  </w:footnotePr>
  <w:endnotePr>
    <w:endnote w:id="-1"/>
    <w:endnote w:id="0"/>
  </w:endnotePr>
  <w:compat>
    <w:useFELayout/>
  </w:compat>
  <w:rsids>
    <w:rsidRoot w:val="006F578C"/>
    <w:rsid w:val="00005A6A"/>
    <w:rsid w:val="000750AA"/>
    <w:rsid w:val="000A7B93"/>
    <w:rsid w:val="001079BB"/>
    <w:rsid w:val="00117F90"/>
    <w:rsid w:val="00165743"/>
    <w:rsid w:val="001965C4"/>
    <w:rsid w:val="001B1256"/>
    <w:rsid w:val="001B606D"/>
    <w:rsid w:val="001C7E50"/>
    <w:rsid w:val="00271E24"/>
    <w:rsid w:val="002C051A"/>
    <w:rsid w:val="002F2ECC"/>
    <w:rsid w:val="00332FEF"/>
    <w:rsid w:val="003364A7"/>
    <w:rsid w:val="00354140"/>
    <w:rsid w:val="003E6AAC"/>
    <w:rsid w:val="00431F9A"/>
    <w:rsid w:val="00437E04"/>
    <w:rsid w:val="00486046"/>
    <w:rsid w:val="004A76F1"/>
    <w:rsid w:val="004C155D"/>
    <w:rsid w:val="004D157D"/>
    <w:rsid w:val="004F4748"/>
    <w:rsid w:val="00543E6E"/>
    <w:rsid w:val="00566B75"/>
    <w:rsid w:val="005C52A5"/>
    <w:rsid w:val="005D3196"/>
    <w:rsid w:val="005E6235"/>
    <w:rsid w:val="005E6549"/>
    <w:rsid w:val="0060797C"/>
    <w:rsid w:val="006238E4"/>
    <w:rsid w:val="00680470"/>
    <w:rsid w:val="00691F04"/>
    <w:rsid w:val="00694B8A"/>
    <w:rsid w:val="00696FCF"/>
    <w:rsid w:val="006A495C"/>
    <w:rsid w:val="006D17DF"/>
    <w:rsid w:val="006E74CE"/>
    <w:rsid w:val="006F2981"/>
    <w:rsid w:val="006F578C"/>
    <w:rsid w:val="007259F8"/>
    <w:rsid w:val="00744829"/>
    <w:rsid w:val="007650FC"/>
    <w:rsid w:val="007742A2"/>
    <w:rsid w:val="007A594D"/>
    <w:rsid w:val="007E0528"/>
    <w:rsid w:val="008751D1"/>
    <w:rsid w:val="00892168"/>
    <w:rsid w:val="008B0F5C"/>
    <w:rsid w:val="008D4495"/>
    <w:rsid w:val="0092467B"/>
    <w:rsid w:val="00930B65"/>
    <w:rsid w:val="00946B9C"/>
    <w:rsid w:val="00974DBB"/>
    <w:rsid w:val="00987AAA"/>
    <w:rsid w:val="00A02911"/>
    <w:rsid w:val="00A16499"/>
    <w:rsid w:val="00A25D48"/>
    <w:rsid w:val="00A30F21"/>
    <w:rsid w:val="00A4282F"/>
    <w:rsid w:val="00A5219F"/>
    <w:rsid w:val="00A63529"/>
    <w:rsid w:val="00A8568B"/>
    <w:rsid w:val="00A92366"/>
    <w:rsid w:val="00AA6333"/>
    <w:rsid w:val="00B65860"/>
    <w:rsid w:val="00B80637"/>
    <w:rsid w:val="00BC66ED"/>
    <w:rsid w:val="00C020E6"/>
    <w:rsid w:val="00CC06E0"/>
    <w:rsid w:val="00CC7C11"/>
    <w:rsid w:val="00CE2E8C"/>
    <w:rsid w:val="00CF4B0E"/>
    <w:rsid w:val="00D03216"/>
    <w:rsid w:val="00D040F7"/>
    <w:rsid w:val="00D060DE"/>
    <w:rsid w:val="00D40C68"/>
    <w:rsid w:val="00D438E2"/>
    <w:rsid w:val="00DA25F4"/>
    <w:rsid w:val="00DC772D"/>
    <w:rsid w:val="00DF15AF"/>
    <w:rsid w:val="00E34DC5"/>
    <w:rsid w:val="00E37BB4"/>
    <w:rsid w:val="00EC2F4C"/>
    <w:rsid w:val="00EE4835"/>
    <w:rsid w:val="00EF5E00"/>
    <w:rsid w:val="00F01B89"/>
    <w:rsid w:val="00F510CB"/>
    <w:rsid w:val="00F54B58"/>
    <w:rsid w:val="00F814B2"/>
    <w:rsid w:val="00F856DD"/>
    <w:rsid w:val="00FB5CC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43">
      <o:colormenu v:ext="edit" fillcolor="none [2412]"/>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paragraph" w:styleId="Heading1">
    <w:name w:val="heading 1"/>
    <w:basedOn w:val="Normal"/>
    <w:next w:val="Normal"/>
    <w:link w:val="Heading1Char"/>
    <w:uiPriority w:val="9"/>
    <w:qFormat/>
    <w:rsid w:val="00D03216"/>
    <w:pPr>
      <w:keepNext/>
      <w:keepLines/>
      <w:spacing w:before="480" w:after="0" w:line="276" w:lineRule="auto"/>
      <w:ind w:firstLine="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D032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7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F578C"/>
    <w:pPr>
      <w:tabs>
        <w:tab w:val="center" w:pos="4320"/>
        <w:tab w:val="right" w:pos="8640"/>
      </w:tabs>
      <w:spacing w:after="0"/>
    </w:pPr>
  </w:style>
  <w:style w:type="character" w:customStyle="1" w:styleId="HeaderChar">
    <w:name w:val="Header Char"/>
    <w:basedOn w:val="DefaultParagraphFont"/>
    <w:link w:val="Header"/>
    <w:uiPriority w:val="99"/>
    <w:semiHidden/>
    <w:rsid w:val="006F578C"/>
  </w:style>
  <w:style w:type="paragraph" w:styleId="Footer">
    <w:name w:val="footer"/>
    <w:basedOn w:val="Normal"/>
    <w:link w:val="FooterChar"/>
    <w:uiPriority w:val="99"/>
    <w:unhideWhenUsed/>
    <w:rsid w:val="006F578C"/>
    <w:pPr>
      <w:tabs>
        <w:tab w:val="center" w:pos="4320"/>
        <w:tab w:val="right" w:pos="8640"/>
      </w:tabs>
      <w:spacing w:after="0"/>
    </w:pPr>
  </w:style>
  <w:style w:type="character" w:customStyle="1" w:styleId="FooterChar">
    <w:name w:val="Footer Char"/>
    <w:basedOn w:val="DefaultParagraphFont"/>
    <w:link w:val="Footer"/>
    <w:uiPriority w:val="99"/>
    <w:rsid w:val="006F578C"/>
  </w:style>
  <w:style w:type="paragraph" w:styleId="BalloonText">
    <w:name w:val="Balloon Text"/>
    <w:basedOn w:val="Normal"/>
    <w:link w:val="BalloonTextChar"/>
    <w:uiPriority w:val="99"/>
    <w:semiHidden/>
    <w:unhideWhenUsed/>
    <w:rsid w:val="006F57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78C"/>
    <w:rPr>
      <w:rFonts w:ascii="Tahoma" w:hAnsi="Tahoma" w:cs="Tahoma"/>
      <w:sz w:val="16"/>
      <w:szCs w:val="16"/>
    </w:rPr>
  </w:style>
  <w:style w:type="character" w:customStyle="1" w:styleId="Heading1Char">
    <w:name w:val="Heading 1 Char"/>
    <w:basedOn w:val="DefaultParagraphFont"/>
    <w:link w:val="Heading1"/>
    <w:uiPriority w:val="9"/>
    <w:rsid w:val="00D03216"/>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D03216"/>
    <w:pPr>
      <w:spacing w:line="276" w:lineRule="auto"/>
      <w:ind w:left="720" w:firstLine="0"/>
      <w:contextualSpacing/>
    </w:pPr>
    <w:rPr>
      <w:rFonts w:ascii="Calibri" w:eastAsia="Times New Roman" w:hAnsi="Calibri" w:cs="Times New Roman"/>
      <w:lang w:eastAsia="en-US"/>
    </w:rPr>
  </w:style>
  <w:style w:type="character" w:customStyle="1" w:styleId="Heading2Char">
    <w:name w:val="Heading 2 Char"/>
    <w:basedOn w:val="DefaultParagraphFont"/>
    <w:link w:val="Heading2"/>
    <w:uiPriority w:val="9"/>
    <w:rsid w:val="00D0321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03216"/>
    <w:pPr>
      <w:spacing w:after="0"/>
      <w:ind w:firstLine="0"/>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03216"/>
    <w:rPr>
      <w:color w:val="0000FF" w:themeColor="hyperlink"/>
      <w:u w:val="single"/>
    </w:rPr>
  </w:style>
  <w:style w:type="paragraph" w:customStyle="1" w:styleId="Style1">
    <w:name w:val="Style1"/>
    <w:basedOn w:val="Normal"/>
    <w:link w:val="Style1Char"/>
    <w:qFormat/>
    <w:rsid w:val="00D03216"/>
    <w:pPr>
      <w:widowControl w:val="0"/>
      <w:autoSpaceDE w:val="0"/>
      <w:autoSpaceDN w:val="0"/>
      <w:adjustRightInd w:val="0"/>
      <w:spacing w:after="0"/>
      <w:ind w:left="100" w:right="4774" w:hanging="10"/>
      <w:jc w:val="both"/>
    </w:pPr>
    <w:rPr>
      <w:rFonts w:ascii="Times New Roman" w:hAnsi="Times New Roman"/>
      <w:b/>
      <w:bCs/>
      <w:color w:val="191919"/>
      <w:sz w:val="18"/>
      <w:szCs w:val="18"/>
    </w:rPr>
  </w:style>
  <w:style w:type="character" w:customStyle="1" w:styleId="Style1Char">
    <w:name w:val="Style1 Char"/>
    <w:basedOn w:val="DefaultParagraphFont"/>
    <w:link w:val="Style1"/>
    <w:rsid w:val="00D03216"/>
    <w:rPr>
      <w:rFonts w:ascii="Times New Roman" w:hAnsi="Times New Roman"/>
      <w:b/>
      <w:bCs/>
      <w:color w:val="191919"/>
      <w:sz w:val="18"/>
      <w:szCs w:val="18"/>
    </w:rPr>
  </w:style>
  <w:style w:type="paragraph" w:styleId="BodyText">
    <w:name w:val="Body Text"/>
    <w:basedOn w:val="Normal"/>
    <w:link w:val="BodyTextChar"/>
    <w:rsid w:val="00E34DC5"/>
    <w:pPr>
      <w:spacing w:after="0"/>
      <w:ind w:firstLine="0"/>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E34DC5"/>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uiPriority w:val="99"/>
    <w:semiHidden/>
    <w:unhideWhenUsed/>
    <w:rsid w:val="00117F90"/>
    <w:pPr>
      <w:spacing w:after="120" w:line="480" w:lineRule="auto"/>
      <w:ind w:left="360"/>
    </w:pPr>
  </w:style>
  <w:style w:type="character" w:customStyle="1" w:styleId="BodyTextIndent2Char">
    <w:name w:val="Body Text Indent 2 Char"/>
    <w:basedOn w:val="DefaultParagraphFont"/>
    <w:link w:val="BodyTextIndent2"/>
    <w:uiPriority w:val="99"/>
    <w:semiHidden/>
    <w:rsid w:val="00117F90"/>
  </w:style>
  <w:style w:type="character" w:styleId="BookTitle">
    <w:name w:val="Book Title"/>
    <w:basedOn w:val="DefaultParagraphFont"/>
    <w:uiPriority w:val="33"/>
    <w:qFormat/>
    <w:rsid w:val="00117F90"/>
    <w:rPr>
      <w:b/>
      <w:bCs/>
      <w:smallCaps/>
      <w:spacing w:val="5"/>
    </w:rPr>
  </w:style>
  <w:style w:type="paragraph" w:styleId="NormalWeb">
    <w:name w:val="Normal (Web)"/>
    <w:basedOn w:val="Normal"/>
    <w:uiPriority w:val="99"/>
    <w:unhideWhenUsed/>
    <w:rsid w:val="00117F90"/>
    <w:pPr>
      <w:spacing w:before="100" w:beforeAutospacing="1" w:after="100" w:afterAutospacing="1"/>
      <w:ind w:firstLine="0"/>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117F90"/>
    <w:rPr>
      <w:rFonts w:asciiTheme="majorHAnsi" w:eastAsiaTheme="majorEastAsia" w:hAnsiTheme="majorHAnsi" w:cstheme="majorBidi"/>
      <w:b/>
      <w:bCs/>
      <w:color w:val="4F81BD" w:themeColor="accent1"/>
    </w:rPr>
  </w:style>
  <w:style w:type="paragraph" w:styleId="Revision">
    <w:name w:val="Revision"/>
    <w:hidden/>
    <w:uiPriority w:val="99"/>
    <w:semiHidden/>
    <w:rsid w:val="00117F90"/>
    <w:pPr>
      <w:spacing w:after="0"/>
      <w:ind w:firstLine="0"/>
    </w:pPr>
    <w:rPr>
      <w:rFonts w:ascii="Calibri" w:eastAsia="Times New Roman" w:hAnsi="Calibri" w:cs="Times New Roman"/>
      <w:lang w:eastAsia="en-US"/>
    </w:rPr>
  </w:style>
  <w:style w:type="paragraph" w:styleId="CommentText">
    <w:name w:val="annotation text"/>
    <w:basedOn w:val="Normal"/>
    <w:link w:val="CommentTextChar"/>
    <w:uiPriority w:val="99"/>
    <w:unhideWhenUsed/>
    <w:rsid w:val="00117F90"/>
    <w:pPr>
      <w:ind w:firstLine="0"/>
    </w:pPr>
    <w:rPr>
      <w:rFonts w:ascii="Calibri" w:eastAsia="Times New Roman" w:hAnsi="Calibri" w:cs="Times New Roman"/>
      <w:sz w:val="20"/>
      <w:szCs w:val="20"/>
      <w:lang w:eastAsia="en-US"/>
    </w:rPr>
  </w:style>
  <w:style w:type="character" w:customStyle="1" w:styleId="CommentTextChar">
    <w:name w:val="Comment Text Char"/>
    <w:basedOn w:val="DefaultParagraphFont"/>
    <w:link w:val="CommentText"/>
    <w:uiPriority w:val="99"/>
    <w:rsid w:val="00117F90"/>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117F90"/>
    <w:rPr>
      <w:b/>
      <w:bCs/>
    </w:rPr>
  </w:style>
  <w:style w:type="character" w:customStyle="1" w:styleId="CommentSubjectChar">
    <w:name w:val="Comment Subject Char"/>
    <w:basedOn w:val="CommentTextChar"/>
    <w:link w:val="CommentSubject"/>
    <w:uiPriority w:val="99"/>
    <w:semiHidden/>
    <w:rsid w:val="00117F90"/>
    <w:rPr>
      <w:b/>
      <w:bCs/>
    </w:rPr>
  </w:style>
  <w:style w:type="character" w:styleId="CommentReference">
    <w:name w:val="annotation reference"/>
    <w:basedOn w:val="DefaultParagraphFont"/>
    <w:uiPriority w:val="99"/>
    <w:semiHidden/>
    <w:unhideWhenUsed/>
    <w:rsid w:val="00117F90"/>
    <w:rPr>
      <w:sz w:val="16"/>
      <w:szCs w:val="16"/>
    </w:rPr>
  </w:style>
  <w:style w:type="paragraph" w:styleId="TOCHeading">
    <w:name w:val="TOC Heading"/>
    <w:basedOn w:val="Heading1"/>
    <w:next w:val="Normal"/>
    <w:uiPriority w:val="39"/>
    <w:semiHidden/>
    <w:unhideWhenUsed/>
    <w:qFormat/>
    <w:rsid w:val="00117F90"/>
    <w:pPr>
      <w:outlineLvl w:val="9"/>
    </w:pPr>
  </w:style>
  <w:style w:type="paragraph" w:styleId="TOC1">
    <w:name w:val="toc 1"/>
    <w:basedOn w:val="Normal"/>
    <w:next w:val="Normal"/>
    <w:autoRedefine/>
    <w:uiPriority w:val="39"/>
    <w:unhideWhenUsed/>
    <w:qFormat/>
    <w:rsid w:val="00DF15AF"/>
    <w:pPr>
      <w:tabs>
        <w:tab w:val="right" w:leader="dot" w:pos="4860"/>
      </w:tabs>
      <w:spacing w:before="120" w:after="120"/>
      <w:ind w:right="190" w:firstLine="0"/>
    </w:pPr>
    <w:rPr>
      <w:b/>
      <w:bCs/>
      <w:caps/>
      <w:sz w:val="20"/>
      <w:szCs w:val="20"/>
    </w:rPr>
  </w:style>
  <w:style w:type="paragraph" w:styleId="TOC2">
    <w:name w:val="toc 2"/>
    <w:basedOn w:val="Normal"/>
    <w:next w:val="Normal"/>
    <w:autoRedefine/>
    <w:uiPriority w:val="39"/>
    <w:unhideWhenUsed/>
    <w:qFormat/>
    <w:rsid w:val="00117F90"/>
    <w:pPr>
      <w:tabs>
        <w:tab w:val="right" w:leader="dot" w:pos="4500"/>
      </w:tabs>
      <w:spacing w:after="0"/>
      <w:ind w:right="935" w:firstLine="0"/>
    </w:pPr>
    <w:rPr>
      <w:rFonts w:ascii="Times New Roman" w:hAnsi="Times New Roman" w:cs="Times New Roman"/>
      <w:smallCaps/>
    </w:rPr>
  </w:style>
  <w:style w:type="paragraph" w:styleId="TOC3">
    <w:name w:val="toc 3"/>
    <w:basedOn w:val="Normal"/>
    <w:next w:val="Normal"/>
    <w:autoRedefine/>
    <w:uiPriority w:val="39"/>
    <w:unhideWhenUsed/>
    <w:qFormat/>
    <w:rsid w:val="00117F90"/>
    <w:pPr>
      <w:spacing w:after="0"/>
      <w:ind w:left="440"/>
    </w:pPr>
    <w:rPr>
      <w:i/>
      <w:iCs/>
      <w:sz w:val="20"/>
      <w:szCs w:val="20"/>
    </w:rPr>
  </w:style>
  <w:style w:type="paragraph" w:styleId="TOC4">
    <w:name w:val="toc 4"/>
    <w:basedOn w:val="Normal"/>
    <w:next w:val="Normal"/>
    <w:autoRedefine/>
    <w:uiPriority w:val="39"/>
    <w:unhideWhenUsed/>
    <w:rsid w:val="00117F90"/>
    <w:pPr>
      <w:spacing w:after="0"/>
      <w:ind w:left="660"/>
    </w:pPr>
    <w:rPr>
      <w:sz w:val="18"/>
      <w:szCs w:val="18"/>
    </w:rPr>
  </w:style>
  <w:style w:type="paragraph" w:styleId="TOC5">
    <w:name w:val="toc 5"/>
    <w:basedOn w:val="Normal"/>
    <w:next w:val="Normal"/>
    <w:autoRedefine/>
    <w:uiPriority w:val="39"/>
    <w:unhideWhenUsed/>
    <w:rsid w:val="00117F90"/>
    <w:pPr>
      <w:spacing w:after="0"/>
      <w:ind w:left="880"/>
    </w:pPr>
    <w:rPr>
      <w:sz w:val="18"/>
      <w:szCs w:val="18"/>
    </w:rPr>
  </w:style>
  <w:style w:type="paragraph" w:styleId="TOC6">
    <w:name w:val="toc 6"/>
    <w:basedOn w:val="Normal"/>
    <w:next w:val="Normal"/>
    <w:autoRedefine/>
    <w:uiPriority w:val="39"/>
    <w:unhideWhenUsed/>
    <w:rsid w:val="00117F90"/>
    <w:pPr>
      <w:spacing w:after="0"/>
      <w:ind w:left="1100"/>
    </w:pPr>
    <w:rPr>
      <w:sz w:val="18"/>
      <w:szCs w:val="18"/>
    </w:rPr>
  </w:style>
  <w:style w:type="paragraph" w:styleId="TOC7">
    <w:name w:val="toc 7"/>
    <w:basedOn w:val="Normal"/>
    <w:next w:val="Normal"/>
    <w:autoRedefine/>
    <w:uiPriority w:val="39"/>
    <w:unhideWhenUsed/>
    <w:rsid w:val="00117F90"/>
    <w:pPr>
      <w:spacing w:after="0"/>
      <w:ind w:left="1320"/>
    </w:pPr>
    <w:rPr>
      <w:sz w:val="18"/>
      <w:szCs w:val="18"/>
    </w:rPr>
  </w:style>
  <w:style w:type="paragraph" w:styleId="TOC8">
    <w:name w:val="toc 8"/>
    <w:basedOn w:val="Normal"/>
    <w:next w:val="Normal"/>
    <w:autoRedefine/>
    <w:uiPriority w:val="39"/>
    <w:unhideWhenUsed/>
    <w:rsid w:val="00117F90"/>
    <w:pPr>
      <w:spacing w:after="0"/>
      <w:ind w:left="1540"/>
    </w:pPr>
    <w:rPr>
      <w:sz w:val="18"/>
      <w:szCs w:val="18"/>
    </w:rPr>
  </w:style>
  <w:style w:type="paragraph" w:styleId="TOC9">
    <w:name w:val="toc 9"/>
    <w:basedOn w:val="Normal"/>
    <w:next w:val="Normal"/>
    <w:autoRedefine/>
    <w:uiPriority w:val="39"/>
    <w:unhideWhenUsed/>
    <w:rsid w:val="00117F90"/>
    <w:pPr>
      <w:spacing w:after="0"/>
      <w:ind w:left="1760"/>
    </w:pPr>
    <w:rPr>
      <w:sz w:val="18"/>
      <w:szCs w:val="18"/>
    </w:rPr>
  </w:style>
  <w:style w:type="character" w:customStyle="1" w:styleId="apple-style-span">
    <w:name w:val="apple-style-span"/>
    <w:basedOn w:val="DefaultParagraphFont"/>
    <w:rsid w:val="00117F90"/>
  </w:style>
  <w:style w:type="character" w:styleId="Strong">
    <w:name w:val="Strong"/>
    <w:basedOn w:val="DefaultParagraphFont"/>
    <w:uiPriority w:val="22"/>
    <w:qFormat/>
    <w:rsid w:val="00CC06E0"/>
    <w:rPr>
      <w:b/>
      <w:bCs/>
    </w:rPr>
  </w:style>
  <w:style w:type="paragraph" w:customStyle="1" w:styleId="Default">
    <w:name w:val="Default"/>
    <w:rsid w:val="00CC06E0"/>
    <w:pPr>
      <w:autoSpaceDE w:val="0"/>
      <w:autoSpaceDN w:val="0"/>
      <w:adjustRightInd w:val="0"/>
      <w:spacing w:after="0"/>
      <w:ind w:firstLine="0"/>
    </w:pPr>
    <w:rPr>
      <w:rFonts w:ascii="Times New Roman" w:hAnsi="Times New Roman" w:cs="Times New Roman"/>
      <w:color w:val="000000"/>
      <w:sz w:val="24"/>
      <w:szCs w:val="24"/>
    </w:rPr>
  </w:style>
  <w:style w:type="paragraph" w:customStyle="1" w:styleId="CM5">
    <w:name w:val="CM5"/>
    <w:basedOn w:val="Default"/>
    <w:next w:val="Default"/>
    <w:uiPriority w:val="99"/>
    <w:rsid w:val="00CC06E0"/>
    <w:rPr>
      <w:color w:val="auto"/>
    </w:rPr>
  </w:style>
  <w:style w:type="paragraph" w:customStyle="1" w:styleId="CM3">
    <w:name w:val="CM3"/>
    <w:basedOn w:val="Default"/>
    <w:next w:val="Default"/>
    <w:uiPriority w:val="99"/>
    <w:rsid w:val="00271E24"/>
    <w:rPr>
      <w:color w:val="auto"/>
    </w:rPr>
  </w:style>
  <w:style w:type="paragraph" w:styleId="NoSpacing">
    <w:name w:val="No Spacing"/>
    <w:uiPriority w:val="1"/>
    <w:qFormat/>
    <w:rsid w:val="00696FCF"/>
    <w:pPr>
      <w:spacing w:after="0"/>
      <w:ind w:firstLine="0"/>
    </w:pPr>
    <w:rPr>
      <w:rFonts w:ascii="Calibri" w:eastAsia="Calibri" w:hAnsi="Calibri" w:cs="Times New Roman"/>
      <w:lang w:eastAsia="en-US"/>
    </w:rPr>
  </w:style>
</w:styles>
</file>

<file path=word/webSettings.xml><?xml version="1.0" encoding="utf-8"?>
<w:webSettings xmlns:r="http://schemas.openxmlformats.org/officeDocument/2006/relationships" xmlns:w="http://schemas.openxmlformats.org/wordprocessingml/2006/main">
  <w:divs>
    <w:div w:id="15954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urams.edu" TargetMode="External"/><Relationship Id="rId18" Type="http://schemas.openxmlformats.org/officeDocument/2006/relationships/header" Target="header3.xml"/><Relationship Id="rId26" Type="http://schemas.openxmlformats.org/officeDocument/2006/relationships/header" Target="header8.xml"/><Relationship Id="rId39" Type="http://schemas.openxmlformats.org/officeDocument/2006/relationships/hyperlink" Target="http://www.asurams.edu" TargetMode="External"/><Relationship Id="rId21" Type="http://schemas.openxmlformats.org/officeDocument/2006/relationships/header" Target="header5.xml"/><Relationship Id="rId34" Type="http://schemas.openxmlformats.org/officeDocument/2006/relationships/header" Target="header14.xml"/><Relationship Id="rId42" Type="http://schemas.openxmlformats.org/officeDocument/2006/relationships/header" Target="header18.xml"/><Relationship Id="rId47" Type="http://schemas.openxmlformats.org/officeDocument/2006/relationships/hyperlink" Target="http://www.gacollege411.org" TargetMode="External"/><Relationship Id="rId50" Type="http://schemas.openxmlformats.org/officeDocument/2006/relationships/hyperlink" Target="http://www.fastweb.com" TargetMode="External"/><Relationship Id="rId55" Type="http://schemas.openxmlformats.org/officeDocument/2006/relationships/hyperlink" Target="http://www.collegeispossible.org" TargetMode="External"/><Relationship Id="rId63" Type="http://schemas.openxmlformats.org/officeDocument/2006/relationships/header" Target="header21.xml"/><Relationship Id="rId68" Type="http://schemas.openxmlformats.org/officeDocument/2006/relationships/image" Target="media/image9.jpeg"/><Relationship Id="rId76" Type="http://schemas.openxmlformats.org/officeDocument/2006/relationships/header" Target="header31.xml"/><Relationship Id="rId84" Type="http://schemas.openxmlformats.org/officeDocument/2006/relationships/header" Target="header38.xml"/><Relationship Id="rId7" Type="http://schemas.openxmlformats.org/officeDocument/2006/relationships/endnotes" Target="endnotes.xml"/><Relationship Id="rId71" Type="http://schemas.openxmlformats.org/officeDocument/2006/relationships/header" Target="header27.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6.jpeg"/><Relationship Id="rId11" Type="http://schemas.openxmlformats.org/officeDocument/2006/relationships/image" Target="media/image4.jpeg"/><Relationship Id="rId24" Type="http://schemas.openxmlformats.org/officeDocument/2006/relationships/header" Target="header6.xml"/><Relationship Id="rId32" Type="http://schemas.openxmlformats.org/officeDocument/2006/relationships/header" Target="header13.xml"/><Relationship Id="rId37" Type="http://schemas.openxmlformats.org/officeDocument/2006/relationships/hyperlink" Target="http://fafsa.ed.gov" TargetMode="External"/><Relationship Id="rId40" Type="http://schemas.openxmlformats.org/officeDocument/2006/relationships/hyperlink" Target="http://www.asurams.edu" TargetMode="External"/><Relationship Id="rId45" Type="http://schemas.openxmlformats.org/officeDocument/2006/relationships/hyperlink" Target="http://www.gmsp.org" TargetMode="External"/><Relationship Id="rId53" Type="http://schemas.openxmlformats.org/officeDocument/2006/relationships/hyperlink" Target="http://www.dl.ed.gov" TargetMode="External"/><Relationship Id="rId58" Type="http://schemas.openxmlformats.org/officeDocument/2006/relationships/hyperlink" Target="http://www.collegenet.com" TargetMode="External"/><Relationship Id="rId66" Type="http://schemas.openxmlformats.org/officeDocument/2006/relationships/image" Target="media/image8.jpeg"/><Relationship Id="rId74" Type="http://schemas.openxmlformats.org/officeDocument/2006/relationships/image" Target="media/image10.jpeg"/><Relationship Id="rId79" Type="http://schemas.openxmlformats.org/officeDocument/2006/relationships/header" Target="header33.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pin.ed.gov" TargetMode="External"/><Relationship Id="rId82" Type="http://schemas.openxmlformats.org/officeDocument/2006/relationships/header" Target="header36.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5.jpeg"/><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5.xml"/><Relationship Id="rId43" Type="http://schemas.openxmlformats.org/officeDocument/2006/relationships/hyperlink" Target="http://www.gacollege411.org/" TargetMode="External"/><Relationship Id="rId48" Type="http://schemas.openxmlformats.org/officeDocument/2006/relationships/header" Target="header19.xml"/><Relationship Id="rId56" Type="http://schemas.openxmlformats.org/officeDocument/2006/relationships/hyperlink" Target="http://www.collegeboard.org" TargetMode="External"/><Relationship Id="rId64" Type="http://schemas.openxmlformats.org/officeDocument/2006/relationships/header" Target="header22.xml"/><Relationship Id="rId69" Type="http://schemas.openxmlformats.org/officeDocument/2006/relationships/header" Target="header25.xml"/><Relationship Id="rId77" Type="http://schemas.openxmlformats.org/officeDocument/2006/relationships/header" Target="header32.xml"/><Relationship Id="rId8" Type="http://schemas.openxmlformats.org/officeDocument/2006/relationships/image" Target="media/image1.jpeg"/><Relationship Id="rId51" Type="http://schemas.openxmlformats.org/officeDocument/2006/relationships/hyperlink" Target="http://www.gacollege411.org" TargetMode="External"/><Relationship Id="rId72" Type="http://schemas.openxmlformats.org/officeDocument/2006/relationships/header" Target="header28.xml"/><Relationship Id="rId80" Type="http://schemas.openxmlformats.org/officeDocument/2006/relationships/header" Target="header34.xml"/><Relationship Id="rId85" Type="http://schemas.openxmlformats.org/officeDocument/2006/relationships/header" Target="header39.xml"/><Relationship Id="rId3" Type="http://schemas.openxmlformats.org/officeDocument/2006/relationships/styles" Target="styles.xml"/><Relationship Id="rId12" Type="http://schemas.openxmlformats.org/officeDocument/2006/relationships/hyperlink" Target="http://www.asurams.edu" TargetMode="External"/><Relationship Id="rId17" Type="http://schemas.openxmlformats.org/officeDocument/2006/relationships/footer" Target="footer2.xml"/><Relationship Id="rId25" Type="http://schemas.openxmlformats.org/officeDocument/2006/relationships/header" Target="header7.xml"/><Relationship Id="rId33" Type="http://schemas.openxmlformats.org/officeDocument/2006/relationships/image" Target="media/image7.jpeg"/><Relationship Id="rId38" Type="http://schemas.openxmlformats.org/officeDocument/2006/relationships/header" Target="header16.xml"/><Relationship Id="rId46" Type="http://schemas.openxmlformats.org/officeDocument/2006/relationships/hyperlink" Target="http://www.gacollege411.org/" TargetMode="External"/><Relationship Id="rId59" Type="http://schemas.openxmlformats.org/officeDocument/2006/relationships/hyperlink" Target="http://www.scholarships.com" TargetMode="External"/><Relationship Id="rId67" Type="http://schemas.openxmlformats.org/officeDocument/2006/relationships/header" Target="header24.xml"/><Relationship Id="rId20" Type="http://schemas.openxmlformats.org/officeDocument/2006/relationships/header" Target="header4.xml"/><Relationship Id="rId41" Type="http://schemas.openxmlformats.org/officeDocument/2006/relationships/header" Target="header17.xml"/><Relationship Id="rId54" Type="http://schemas.openxmlformats.org/officeDocument/2006/relationships/hyperlink" Target="http://www.dlenote.ed.gov" TargetMode="External"/><Relationship Id="rId62" Type="http://schemas.openxmlformats.org/officeDocument/2006/relationships/header" Target="header20.xml"/><Relationship Id="rId70" Type="http://schemas.openxmlformats.org/officeDocument/2006/relationships/header" Target="header26.xml"/><Relationship Id="rId75" Type="http://schemas.openxmlformats.org/officeDocument/2006/relationships/header" Target="header30.xml"/><Relationship Id="rId83" Type="http://schemas.openxmlformats.org/officeDocument/2006/relationships/header" Target="header37.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gil.asurams.edu" TargetMode="External"/><Relationship Id="rId28" Type="http://schemas.openxmlformats.org/officeDocument/2006/relationships/header" Target="header10.xml"/><Relationship Id="rId36" Type="http://schemas.openxmlformats.org/officeDocument/2006/relationships/hyperlink" Target="http://fafsa.ed.gov" TargetMode="External"/><Relationship Id="rId49" Type="http://schemas.openxmlformats.org/officeDocument/2006/relationships/hyperlink" Target="http://www.gacollege411.org" TargetMode="External"/><Relationship Id="rId57" Type="http://schemas.openxmlformats.org/officeDocument/2006/relationships/hyperlink" Target="http://www.freschinfo.com" TargetMode="External"/><Relationship Id="rId10" Type="http://schemas.openxmlformats.org/officeDocument/2006/relationships/image" Target="media/image3.png"/><Relationship Id="rId31" Type="http://schemas.openxmlformats.org/officeDocument/2006/relationships/header" Target="header12.xml"/><Relationship Id="rId44" Type="http://schemas.openxmlformats.org/officeDocument/2006/relationships/hyperlink" Target="http://www.gacollege411.org" TargetMode="External"/><Relationship Id="rId52" Type="http://schemas.openxmlformats.org/officeDocument/2006/relationships/hyperlink" Target="http://www.studentaid.ed.gov" TargetMode="External"/><Relationship Id="rId60" Type="http://schemas.openxmlformats.org/officeDocument/2006/relationships/hyperlink" Target="http://www.fafsa.ed.gov" TargetMode="External"/><Relationship Id="rId65" Type="http://schemas.openxmlformats.org/officeDocument/2006/relationships/header" Target="header23.xml"/><Relationship Id="rId73" Type="http://schemas.openxmlformats.org/officeDocument/2006/relationships/header" Target="header29.xml"/><Relationship Id="rId78" Type="http://schemas.openxmlformats.org/officeDocument/2006/relationships/image" Target="media/image11.jpeg"/><Relationship Id="rId81" Type="http://schemas.openxmlformats.org/officeDocument/2006/relationships/header" Target="header35.xml"/><Relationship Id="rId86" Type="http://schemas.openxmlformats.org/officeDocument/2006/relationships/header" Target="header4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4AC5D-3DFB-444B-8934-0EABE417E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64</Pages>
  <Words>34322</Words>
  <Characters>195636</Characters>
  <Application>Microsoft Office Word</Application>
  <DocSecurity>0</DocSecurity>
  <Lines>1630</Lines>
  <Paragraphs>458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229500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17</cp:revision>
  <dcterms:created xsi:type="dcterms:W3CDTF">2011-06-29T15:37:00Z</dcterms:created>
  <dcterms:modified xsi:type="dcterms:W3CDTF">2011-06-30T03:25:00Z</dcterms:modified>
</cp:coreProperties>
</file>