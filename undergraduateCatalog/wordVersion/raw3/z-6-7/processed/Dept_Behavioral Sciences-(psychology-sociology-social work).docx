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DD6" w:rsidRDefault="00930AD1" w:rsidP="008C0977">
      <w:pPr>
        <w:widowControl w:val="0"/>
        <w:tabs>
          <w:tab w:val="left" w:pos="2610"/>
        </w:tabs>
        <w:autoSpaceDE w:val="0"/>
        <w:autoSpaceDN w:val="0"/>
        <w:adjustRightInd w:val="0"/>
        <w:spacing w:before="59" w:after="0" w:line="240" w:lineRule="auto"/>
        <w:ind w:left="270" w:right="8520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pict>
          <v:group id="_x0000_s1386" style="position:absolute;left:0;text-align:left;margin-left:-21.75pt;margin-top:-15.1pt;width:156pt;height:11in;z-index:-251560960" coordorigin=",-57" coordsize="3120,15840">
            <v:group id="Group 2700" o:spid="_x0000_s1387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88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89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90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91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92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93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94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95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9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9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98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9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0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01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0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0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04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0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0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07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0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0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10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11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12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13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14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14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15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15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16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16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17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17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18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18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19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19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20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20">
                <w:txbxContent>
                  <w:p w:rsidR="00ED7A91" w:rsidRDefault="00ED7A91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21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21">
                <w:txbxContent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  <w:lang w:eastAsia="zh-CN"/>
        </w:rPr>
        <w:pict>
          <v:rect id="Rectangle 3124" o:spid="_x0000_s1030" style="position:absolute;left:0;text-align:left;margin-left:17.15pt;margin-top:3.75pt;width:116pt;height:19.95pt;z-index:-251576320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ppMYA&#10;AADdAAAADwAAAGRycy9kb3ducmV2LnhtbESPQWvCQBSE7wX/w/IEb83GWiVEV5FCpS1ejLl4e8k+&#10;k2D2bchuY/rvu4WCx2FmvmE2u9G0YqDeNZYVzKMYBHFpdcOVgvz8/pyAcB5ZY2uZFPyQg9128rTB&#10;VNs7n2jIfCUChF2KCmrvu1RKV9Zk0EW2Iw7e1fYGfZB9JXWP9wA3rXyJ45U02HBYqLGjt5rKW/Zt&#10;FBSfx5M/fOWHISmqrrXFZX60S6Vm03G/BuFp9I/wf/tDK1gtXp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qppMYAAADdAAAADwAAAAAAAAAAAAAAAACYAgAAZHJz&#10;L2Rvd25yZXYueG1sUEsFBgAAAAAEAAQA9QAAAIsDAAAAAA==&#10;" stroked="f">
            <v:path arrowok="t"/>
          </v:rect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  <w:del w:id="0" w:author="aamankwa" w:date="2011-06-07T09:13:00Z">
        <w:r w:rsidR="00A62DD6" w:rsidDel="00066AA8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 xml:space="preserve">, </w:delText>
        </w:r>
      </w:del>
      <w:ins w:id="1" w:author="aamankwa" w:date="2011-06-07T09:13:00Z">
        <w:r w:rsidR="00066AA8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t xml:space="preserve"> &amp;</w:t>
        </w:r>
      </w:ins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</w:p>
    <w:p w:rsidR="00A62DD6" w:rsidRDefault="00930AD1" w:rsidP="008C0977">
      <w:pPr>
        <w:widowControl w:val="0"/>
        <w:autoSpaceDE w:val="0"/>
        <w:autoSpaceDN w:val="0"/>
        <w:adjustRightInd w:val="0"/>
        <w:spacing w:after="0" w:line="191" w:lineRule="exact"/>
        <w:ind w:left="360" w:right="9167"/>
        <w:jc w:val="center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pict>
          <v:rect id="Rectangle 3148" o:spid="_x0000_s1054" style="position:absolute;left:0;text-align:left;margin-left:50.2pt;margin-top:12.8pt;width:505pt;height:361pt;z-index:-2515619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SGU8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hC/x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SGU8YAAADdAAAADwAAAAAAAAAAAAAAAACYAgAAZHJz&#10;L2Rvd25yZXYueG1sUEsFBgAAAAAEAAQA9QAAAIsDAAAAAA==&#10;" filled="f" stroked="f">
            <v:textbox style="mso-next-textbox:#Rectangle 3148" inset="0,0,0,0">
              <w:txbxContent>
                <w:p w:rsidR="00ED7A91" w:rsidRDefault="00ED7A91" w:rsidP="00A62DD6">
                  <w:pPr>
                    <w:spacing w:after="0" w:line="722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6438900" cy="4600575"/>
                        <wp:effectExtent l="1905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38900" cy="4600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 w:rsidRPr="00930AD1">
        <w:rPr>
          <w:noProof/>
          <w:lang w:eastAsia="zh-CN"/>
        </w:rPr>
        <w:pict>
          <v:rect id="Rectangle 3147" o:spid="_x0000_s1053" style="position:absolute;left:0;text-align:left;margin-left:51pt;margin-top:13.5pt;width:7in;height:5in;z-index:-251563008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zvJMMA&#10;AADdAAAADwAAAGRycy9kb3ducmV2LnhtbERPTWsCMRC9C/6HMIIX0awWF7saRQSpQi9aS6/Tzbi7&#10;uJmETarpvzeHQo+P973aRNOKO3W+saxgOslAEJdWN1wpuHzsxwsQPiBrbC2Tgl/ysFn3eysstH3w&#10;ie7nUIkUwr5ABXUIrpDSlzUZ9BPriBN3tZ3BkGBXSd3hI4WbVs6yLJcGG04NNTra1VTezj9GwWe8&#10;HF/fv507jE45x715K+fzL6WGg7hdgggUw7/4z33QCvKXPM1Nb9IT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zvJMMAAADdAAAADwAAAAAAAAAAAAAAAACYAgAAZHJzL2Rv&#10;d25yZXYueG1sUEsFBgAAAAAEAAQA9QAAAIgDAAAAAA==&#10;" fillcolor="#e8e8e8" stroked="f">
            <v:path arrowok="t"/>
          </v:rect>
        </w:pict>
      </w:r>
      <w:r w:rsidRPr="00930AD1">
        <w:rPr>
          <w:noProof/>
        </w:rPr>
        <w:pict>
          <v:shape id="Text Box 3152" o:spid="_x0000_s1061" type="#_x0000_t202" style="position:absolute;left:0;text-align:left;margin-left:21.05pt;margin-top:99.2pt;width:12pt;height:85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" o:allowincell="f" filled="f" stroked="f">
            <v:textbox style="layout-flow:vertical;mso-layout-flow-alt:bottom-to-top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del w:id="2" w:author="aamankwa" w:date="2011-06-07T09:13:00Z">
        <w:r w:rsidR="00A62DD6" w:rsidDel="00066AA8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&amp; Social Work</w:delText>
        </w:r>
      </w:del>
      <w:ins w:id="3" w:author="aamankwa" w:date="2011-06-07T09:13:00Z">
        <w:r w:rsidR="00066AA8">
          <w:rPr>
            <w:noProof/>
            <w:lang w:eastAsia="zh-CN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A62DD6" w:rsidDel="00ED7A91" w:rsidRDefault="00A62DD6" w:rsidP="00ED7A91">
      <w:pPr>
        <w:widowControl w:val="0"/>
        <w:autoSpaceDE w:val="0"/>
        <w:autoSpaceDN w:val="0"/>
        <w:adjustRightInd w:val="0"/>
        <w:spacing w:after="0" w:line="768" w:lineRule="exact"/>
        <w:ind w:left="1780"/>
        <w:rPr>
          <w:del w:id="4" w:author="aamankwa" w:date="2011-06-07T08:53:00Z"/>
          <w:rFonts w:ascii="Times New Roman" w:hAnsi="Times New Roman"/>
          <w:color w:val="000000"/>
          <w:sz w:val="72"/>
          <w:szCs w:val="72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ins w:id="5" w:author="aamankwa" w:date="2011-06-07T08:52:00Z">
        <w:r w:rsidR="00930AD1" w:rsidRPr="00930AD1">
          <w:rPr>
            <w:rFonts w:ascii="Times New Roman" w:hAnsi="Times New Roman"/>
            <w:color w:val="191919"/>
            <w:spacing w:val="45"/>
            <w:sz w:val="72"/>
            <w:szCs w:val="54"/>
            <w:rPrChange w:id="6" w:author="aamankwa" w:date="2011-06-07T09:05:00Z">
              <w:rPr>
                <w:rFonts w:ascii="Times New Roman" w:hAnsi="Times New Roman"/>
                <w:color w:val="191919"/>
                <w:spacing w:val="45"/>
                <w:sz w:val="54"/>
                <w:szCs w:val="54"/>
              </w:rPr>
            </w:rPrChange>
          </w:rPr>
          <w:t>B</w:t>
        </w:r>
        <w:r w:rsidR="00ED7A91">
          <w:rPr>
            <w:rFonts w:ascii="Times New Roman" w:hAnsi="Times New Roman"/>
            <w:color w:val="191919"/>
            <w:spacing w:val="45"/>
            <w:sz w:val="54"/>
            <w:szCs w:val="54"/>
          </w:rPr>
          <w:t xml:space="preserve">ehavioral </w:t>
        </w:r>
      </w:ins>
      <w:proofErr w:type="spellStart"/>
      <w:ins w:id="7" w:author="aamankwa" w:date="2011-06-07T08:53:00Z">
        <w:r w:rsidR="00930AD1" w:rsidRPr="00930AD1">
          <w:rPr>
            <w:rFonts w:ascii="Times New Roman" w:hAnsi="Times New Roman"/>
            <w:color w:val="191919"/>
            <w:spacing w:val="45"/>
            <w:sz w:val="72"/>
            <w:szCs w:val="54"/>
            <w:rPrChange w:id="8" w:author="aamankwa" w:date="2011-06-07T09:05:00Z">
              <w:rPr>
                <w:rFonts w:ascii="Times New Roman" w:hAnsi="Times New Roman"/>
                <w:color w:val="191919"/>
                <w:spacing w:val="45"/>
                <w:sz w:val="54"/>
                <w:szCs w:val="54"/>
              </w:rPr>
            </w:rPrChange>
          </w:rPr>
          <w:t>S</w:t>
        </w:r>
        <w:r w:rsidR="00ED7A91">
          <w:rPr>
            <w:rFonts w:ascii="Times New Roman" w:hAnsi="Times New Roman"/>
            <w:color w:val="191919"/>
            <w:spacing w:val="45"/>
            <w:sz w:val="54"/>
            <w:szCs w:val="54"/>
          </w:rPr>
          <w:t>ciences</w:t>
        </w:r>
      </w:ins>
      <w:del w:id="9" w:author="aamankwa" w:date="2011-06-07T08:53:00Z">
        <w:r w:rsidDel="00ED7A91">
          <w:rPr>
            <w:rFonts w:ascii="Times New Roman" w:hAnsi="Times New Roman"/>
            <w:color w:val="191919"/>
            <w:sz w:val="72"/>
            <w:szCs w:val="72"/>
          </w:rPr>
          <w:delText>P</w:delText>
        </w:r>
        <w:r w:rsidDel="00ED7A91">
          <w:rPr>
            <w:rFonts w:ascii="Times New Roman" w:hAnsi="Times New Roman"/>
            <w:color w:val="191919"/>
            <w:sz w:val="54"/>
            <w:szCs w:val="54"/>
          </w:rPr>
          <w:delText>SYCHOLOG</w:delText>
        </w:r>
        <w:r w:rsidDel="00ED7A91">
          <w:rPr>
            <w:rFonts w:ascii="Times New Roman" w:hAnsi="Times New Roman"/>
            <w:color w:val="191919"/>
            <w:spacing w:val="-69"/>
            <w:sz w:val="54"/>
            <w:szCs w:val="54"/>
          </w:rPr>
          <w:delText>Y</w:delText>
        </w:r>
        <w:r w:rsidDel="00ED7A91">
          <w:rPr>
            <w:rFonts w:ascii="Times New Roman" w:hAnsi="Times New Roman"/>
            <w:color w:val="191919"/>
            <w:sz w:val="72"/>
            <w:szCs w:val="72"/>
          </w:rPr>
          <w:delText>,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822" w:lineRule="exact"/>
        <w:ind w:left="1701"/>
        <w:rPr>
          <w:del w:id="10" w:author="aamankwa" w:date="2011-06-07T08:53:00Z"/>
          <w:rFonts w:ascii="Times New Roman" w:hAnsi="Times New Roman"/>
          <w:color w:val="000000"/>
          <w:sz w:val="54"/>
          <w:szCs w:val="54"/>
        </w:rPr>
      </w:pPr>
      <w:del w:id="11" w:author="aamankwa" w:date="2011-06-07T08:53:00Z">
        <w:r w:rsidDel="00ED7A91">
          <w:rPr>
            <w:rFonts w:ascii="Times New Roman" w:hAnsi="Times New Roman"/>
            <w:color w:val="191919"/>
            <w:position w:val="-1"/>
            <w:sz w:val="72"/>
            <w:szCs w:val="72"/>
          </w:rPr>
          <w:delText>S</w:delText>
        </w:r>
        <w:r w:rsidDel="00ED7A91">
          <w:rPr>
            <w:rFonts w:ascii="Times New Roman" w:hAnsi="Times New Roman"/>
            <w:color w:val="191919"/>
            <w:position w:val="-1"/>
            <w:sz w:val="54"/>
            <w:szCs w:val="54"/>
          </w:rPr>
          <w:delText>OCIOLOGY</w:delText>
        </w:r>
        <w:r w:rsidDel="00ED7A91">
          <w:rPr>
            <w:rFonts w:ascii="Times New Roman" w:hAnsi="Times New Roman"/>
            <w:color w:val="191919"/>
            <w:spacing w:val="-5"/>
            <w:position w:val="-1"/>
            <w:sz w:val="54"/>
            <w:szCs w:val="54"/>
          </w:rPr>
          <w:delText xml:space="preserve"> </w:delText>
        </w:r>
        <w:r w:rsidDel="00ED7A91">
          <w:rPr>
            <w:rFonts w:ascii="Times New Roman" w:hAnsi="Times New Roman"/>
            <w:color w:val="191919"/>
            <w:position w:val="-1"/>
            <w:sz w:val="54"/>
            <w:szCs w:val="54"/>
          </w:rPr>
          <w:delText>AND</w:delText>
        </w:r>
        <w:r w:rsidDel="00ED7A91">
          <w:rPr>
            <w:rFonts w:ascii="Times New Roman" w:hAnsi="Times New Roman"/>
            <w:color w:val="191919"/>
            <w:spacing w:val="45"/>
            <w:position w:val="-1"/>
            <w:sz w:val="54"/>
            <w:szCs w:val="54"/>
          </w:rPr>
          <w:delText xml:space="preserve"> </w:delText>
        </w:r>
        <w:r w:rsidDel="00ED7A91">
          <w:rPr>
            <w:rFonts w:ascii="Times New Roman" w:hAnsi="Times New Roman"/>
            <w:color w:val="191919"/>
            <w:position w:val="-1"/>
            <w:sz w:val="72"/>
            <w:szCs w:val="72"/>
          </w:rPr>
          <w:delText>S</w:delText>
        </w:r>
        <w:r w:rsidDel="00ED7A91">
          <w:rPr>
            <w:rFonts w:ascii="Times New Roman" w:hAnsi="Times New Roman"/>
            <w:color w:val="191919"/>
            <w:position w:val="-1"/>
            <w:sz w:val="54"/>
            <w:szCs w:val="54"/>
          </w:rPr>
          <w:delText>OCIAL</w:delText>
        </w:r>
        <w:r w:rsidDel="00ED7A91">
          <w:rPr>
            <w:rFonts w:ascii="Times New Roman" w:hAnsi="Times New Roman"/>
            <w:color w:val="191919"/>
            <w:spacing w:val="12"/>
            <w:position w:val="-1"/>
            <w:sz w:val="54"/>
            <w:szCs w:val="54"/>
          </w:rPr>
          <w:delText xml:space="preserve"> </w:delText>
        </w:r>
        <w:r w:rsidDel="00ED7A91">
          <w:rPr>
            <w:rFonts w:ascii="Times New Roman" w:hAnsi="Times New Roman"/>
            <w:color w:val="191919"/>
            <w:position w:val="-1"/>
            <w:sz w:val="72"/>
            <w:szCs w:val="72"/>
          </w:rPr>
          <w:delText>W</w:delText>
        </w:r>
        <w:r w:rsidDel="00ED7A91">
          <w:rPr>
            <w:rFonts w:ascii="Times New Roman" w:hAnsi="Times New Roman"/>
            <w:color w:val="191919"/>
            <w:position w:val="-1"/>
            <w:sz w:val="54"/>
            <w:szCs w:val="54"/>
          </w:rPr>
          <w:delText>ORK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12" w:author="aamankwa" w:date="2011-06-07T08:53:00Z"/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17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Department of </w:t>
      </w:r>
      <w:ins w:id="13" w:author="aamankwa" w:date="2011-06-07T09:00:00Z">
        <w:r w:rsidR="00ED7A91">
          <w:rPr>
            <w:rFonts w:ascii="Times New Roman" w:hAnsi="Times New Roman"/>
            <w:color w:val="191919"/>
            <w:sz w:val="18"/>
            <w:szCs w:val="18"/>
          </w:rPr>
          <w:t xml:space="preserve">Behavioral </w:t>
        </w:r>
        <w:proofErr w:type="gramStart"/>
        <w:r w:rsidR="00ED7A91">
          <w:rPr>
            <w:rFonts w:ascii="Times New Roman" w:hAnsi="Times New Roman"/>
            <w:color w:val="191919"/>
            <w:sz w:val="18"/>
            <w:szCs w:val="18"/>
          </w:rPr>
          <w:t xml:space="preserve">Sciences </w:t>
        </w:r>
      </w:ins>
      <w:ins w:id="14" w:author="aamankwa" w:date="2011-06-07T09:14:00Z">
        <w:r w:rsidR="00066AA8">
          <w:rPr>
            <w:rFonts w:ascii="Times New Roman" w:hAnsi="Times New Roman"/>
            <w:color w:val="191919"/>
            <w:sz w:val="18"/>
            <w:szCs w:val="18"/>
          </w:rPr>
          <w:t xml:space="preserve"> (</w:t>
        </w:r>
      </w:ins>
      <w:proofErr w:type="gramEnd"/>
      <w:del w:id="15" w:author="aamankwa" w:date="2011-06-07T09:00:00Z">
        <w:r w:rsidDel="00ED7A91">
          <w:rPr>
            <w:rFonts w:ascii="Times New Roman" w:hAnsi="Times New Roman"/>
            <w:color w:val="191919"/>
            <w:sz w:val="18"/>
            <w:szCs w:val="18"/>
          </w:rPr>
          <w:delText>Psycholog</w:delText>
        </w:r>
        <w:r w:rsidDel="00ED7A91">
          <w:rPr>
            <w:rFonts w:ascii="Times New Roman" w:hAnsi="Times New Roman"/>
            <w:color w:val="191919"/>
            <w:spacing w:val="-12"/>
            <w:sz w:val="18"/>
            <w:szCs w:val="18"/>
          </w:rPr>
          <w:delText>y</w:delText>
        </w:r>
      </w:del>
      <w:ins w:id="16" w:author="aamankwa" w:date="2011-06-07T09:14:00Z">
        <w:r w:rsidR="00066AA8">
          <w:rPr>
            <w:rFonts w:ascii="Times New Roman" w:hAnsi="Times New Roman"/>
            <w:color w:val="191919"/>
            <w:spacing w:val="-12"/>
            <w:sz w:val="18"/>
            <w:szCs w:val="18"/>
          </w:rPr>
          <w:t xml:space="preserve"> and</w:t>
        </w:r>
      </w:ins>
      <w:del w:id="17" w:author="aamankwa" w:date="2011-06-07T09:00:00Z">
        <w:r w:rsidDel="00ED7A91">
          <w:rPr>
            <w:rFonts w:ascii="Times New Roman" w:hAnsi="Times New Roman"/>
            <w:color w:val="191919"/>
            <w:sz w:val="18"/>
            <w:szCs w:val="18"/>
          </w:rPr>
          <w:delText>, Sociology and Social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</w:delText>
        </w:r>
      </w:del>
      <w:ins w:id="18" w:author="aamankwa" w:date="2011-06-07T09:00:00Z">
        <w:r w:rsidR="00ED7A91">
          <w:rPr>
            <w:rFonts w:ascii="Times New Roman" w:hAnsi="Times New Roman"/>
            <w:color w:val="191919"/>
            <w:sz w:val="18"/>
            <w:szCs w:val="18"/>
          </w:rPr>
          <w:t xml:space="preserve"> </w:t>
        </w:r>
      </w:ins>
      <w:r>
        <w:rPr>
          <w:rFonts w:ascii="Times New Roman" w:hAnsi="Times New Roman"/>
          <w:color w:val="191919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 degrees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del w:id="19" w:author="aamankwa" w:date="2011-06-07T09:00:00Z">
        <w:r w:rsidDel="00ED7A91">
          <w:rPr>
            <w:rFonts w:ascii="Times New Roman" w:hAnsi="Times New Roman"/>
            <w:color w:val="191919"/>
            <w:sz w:val="18"/>
            <w:szCs w:val="18"/>
          </w:rPr>
          <w:delText>,</w:delText>
        </w:r>
      </w:del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ins w:id="20" w:author="aamankwa" w:date="2011-06-07T09:00:00Z">
        <w:r w:rsidR="00ED7A91">
          <w:rPr>
            <w:rFonts w:ascii="Times New Roman" w:hAnsi="Times New Roman"/>
            <w:color w:val="191919"/>
            <w:sz w:val="18"/>
            <w:szCs w:val="18"/>
          </w:rPr>
          <w:t xml:space="preserve"> and </w:t>
        </w:r>
      </w:ins>
      <w:r>
        <w:rPr>
          <w:rFonts w:ascii="Times New Roman" w:hAnsi="Times New Roman"/>
          <w:color w:val="191919"/>
          <w:sz w:val="18"/>
          <w:szCs w:val="18"/>
        </w:rPr>
        <w:t xml:space="preserve">sociology </w:t>
      </w:r>
      <w:del w:id="21" w:author="aamankwa" w:date="2011-06-07T09:00:00Z">
        <w:r w:rsidDel="00ED7A91">
          <w:rPr>
            <w:rFonts w:ascii="Times New Roman" w:hAnsi="Times New Roman"/>
            <w:color w:val="191919"/>
            <w:sz w:val="18"/>
            <w:szCs w:val="18"/>
          </w:rPr>
          <w:delText>and social work</w:delText>
        </w:r>
      </w:del>
      <w:ins w:id="22" w:author="aamankwa" w:date="2011-06-07T09:00:00Z">
        <w:r w:rsidR="00ED7A91">
          <w:rPr>
            <w:rFonts w:ascii="Times New Roman" w:hAnsi="Times New Roman"/>
            <w:color w:val="191919"/>
            <w:sz w:val="18"/>
            <w:szCs w:val="18"/>
          </w:rPr>
          <w:t xml:space="preserve"> </w:t>
        </w:r>
      </w:ins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88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gains a fundamental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understanding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the principles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 thought,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emotion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programs. In addition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 the program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em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hasis on psychological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factors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learning,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biological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social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determinants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 human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 emphasized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well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 research methods.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broad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based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training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understand,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evaluate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influence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own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well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havior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oth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ers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Because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relevant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numerous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fields,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job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diverse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include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such areas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settings,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health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hospitals,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agencies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(including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military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and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enforcement)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psychologist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their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order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more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50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specialization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 is a member of the Council of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Departments with 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 programs in psycholog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 xml:space="preserve">, in 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nstitu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tions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accredited for such purposes by their regional accrediting association, are eligible for membership on the council.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 w:right="768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Psychology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a minimum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Completion of all major courses with grades of “C” or above.</w:t>
      </w:r>
    </w:p>
    <w:p w:rsidR="00A62DD6" w:rsidRDefault="00930AD1" w:rsidP="00A62DD6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noProof/>
          <w:color w:val="000000"/>
          <w:sz w:val="19"/>
          <w:szCs w:val="19"/>
          <w:lang w:eastAsia="zh-CN"/>
        </w:rPr>
        <w:lastRenderedPageBreak/>
        <w:pict>
          <v:rect id="Rectangle 3145" o:spid="_x0000_s1051" style="position:absolute;margin-left:-.85pt;margin-top:2.25pt;width:32pt;height:32pt;z-index:-25156505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1rs8UA&#10;AADdAAAADwAAAGRycy9kb3ducmV2LnhtbESPQYvCMBSE78L+h/AW9qapLhbpGmVZUFS8WL3s7bV5&#10;tsXmpTSx1n9vBMHjMDPfMPNlb2rRUesqywrGowgEcW51xYWC03E1nIFwHlljbZkU3MnBcvExmGOi&#10;7Y0P1KW+EAHCLkEFpfdNIqXLSzLoRrYhDt7ZtgZ9kG0hdYu3ADe1nERRLA1WHBZKbOivpPySXo2C&#10;bLs/+PXutO5mWdHUNvsf7+1Uqa/P/vcHhKfev8Ov9kYriL/jG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WuzxQAAAN0AAAAPAAAAAAAAAAAAAAAAAJgCAABkcnMv&#10;ZG93bnJldi54bWxQSwUGAAAAAAQABAD1AAAAigMAAAAA&#10;" stroked="f">
            <v:path arrowok="t"/>
          </v:rect>
        </w:pict>
      </w:r>
    </w:p>
    <w:p w:rsidR="00A62DD6" w:rsidRDefault="00930AD1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380" w:right="89" w:hanging="180"/>
        <w:rPr>
          <w:rFonts w:ascii="Times New Roman" w:hAnsi="Times New Roman"/>
          <w:color w:val="000000"/>
          <w:sz w:val="18"/>
          <w:szCs w:val="18"/>
        </w:rPr>
      </w:pPr>
      <w:r w:rsidRPr="00930AD1">
        <w:rPr>
          <w:rFonts w:ascii="Times New Roman" w:hAnsi="Times New Roman"/>
          <w:noProof/>
          <w:color w:val="191919"/>
          <w:sz w:val="18"/>
          <w:szCs w:val="18"/>
          <w:lang w:eastAsia="zh-CN"/>
        </w:rPr>
        <w:pict>
          <v:shape id="Freeform 3143" o:spid="_x0000_s1049" style="position:absolute;left:0;text-align:left;margin-left:31.15pt;margin-top:4.45pt;width:2.2pt;height:0;z-index:-251567104;visibility:visible;mso-wrap-style:square;v-text-anchor:top" coordsize="45,0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TgsQA&#10;AADdAAAADwAAAGRycy9kb3ducmV2LnhtbESPQWvCQBSE7wX/w/KE3urGaoNEVxGbghcPieL5kX0m&#10;0ezbkF1N+u+7gtDjMDPfMKvNYBrxoM7VlhVMJxEI4sLqmksFp+PPxwKE88gaG8uk4JccbNajtxUm&#10;2vac0SP3pQgQdgkqqLxvEyldUZFBN7EtcfAutjPog+xKqTvsA9w08jOKYmmw5rBQYUu7iopbfjcK&#10;+jZ1170pdvlZ5oc0oyH9+s6Ueh8P2yUIT4P/D7/ae60gnsVzeL4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U4LEAAAA3QAAAA8AAAAAAAAAAAAAAAAAmAIAAGRycy9k&#10;b3ducmV2LnhtbFBLBQYAAAAABAAEAPUAAACJAwAAAAA=&#10;" path="m,l45,e" filled="f" strokecolor="#191919" strokeweight="2pt">
            <v:path arrowok="t" o:connecttype="custom" o:connectlocs="0,0;44,0" o:connectangles="0,0"/>
          </v:shape>
        </w:pict>
      </w:r>
      <w:r w:rsidR="00A62DD6">
        <w:rPr>
          <w:rFonts w:ascii="Times New Roman" w:hAnsi="Times New Roman"/>
          <w:color w:val="191919"/>
          <w:sz w:val="18"/>
          <w:szCs w:val="18"/>
        </w:rPr>
        <w:t>3.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Completion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all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required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examinations: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Psychology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of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Graduate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Records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Examination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(GRE),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the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Major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Field</w:t>
      </w:r>
      <w:r w:rsidR="00A62DD6"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Area</w:t>
      </w:r>
      <w:r w:rsidR="00A62DD6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A62DD6">
        <w:rPr>
          <w:rFonts w:ascii="Times New Roman" w:hAnsi="Times New Roman"/>
          <w:color w:val="191919"/>
          <w:sz w:val="18"/>
          <w:szCs w:val="18"/>
        </w:rPr>
        <w:t>est</w:t>
      </w:r>
      <w:r w:rsidR="00A62DD6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color w:val="191919"/>
          <w:sz w:val="18"/>
          <w:szCs w:val="18"/>
        </w:rPr>
        <w:t>and a departmental exit examination.</w:t>
      </w: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4"/>
          <w:sz w:val="36"/>
          <w:szCs w:val="36"/>
        </w:rPr>
        <w:tab/>
      </w:r>
      <w:r>
        <w:rPr>
          <w:rFonts w:ascii="Times New Roman" w:hAnsi="Times New Roman"/>
          <w:color w:val="191919"/>
          <w:position w:val="-2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2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2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2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333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320" w:right="600" w:bottom="280" w:left="420" w:header="720" w:footer="720" w:gutter="0"/>
          <w:cols w:space="720" w:equalWidth="0">
            <w:col w:w="11220"/>
          </w:cols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59" w:after="0" w:line="240" w:lineRule="auto"/>
        <w:ind w:right="63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lastRenderedPageBreak/>
        <w:pict>
          <v:group id="_x0000_s1638" style="position:absolute;left:0;text-align:left;margin-left:424.75pt;margin-top:-13.8pt;width:156.05pt;height:796.35pt;z-index:-251535360" coordorigin="9107,-57" coordsize="3121,15840">
            <v:group id="_x0000_s1639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40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41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42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43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44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45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46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4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4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4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5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5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5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5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5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5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5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5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5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5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6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6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6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6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64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65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66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66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67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67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68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68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69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69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70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70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671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671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72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72">
                <w:txbxContent>
                  <w:p w:rsidR="00ED7A91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73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73">
                <w:txbxContent>
                  <w:p w:rsidR="00ED7A91" w:rsidRPr="00BD3FD8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</w:rPr>
        <w:pict>
          <v:shape id="Text Box 3155" o:spid="_x0000_s1095" type="#_x0000_t202" style="position:absolute;left:0;text-align:left;margin-left:579.3pt;margin-top:127.95pt;width:12pt;height:85.8pt;z-index:-25164083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DstQIAALg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eLEIMeKkhy490qNGd+KIFn4UmR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IJgn&#10;YSvqJ+CwFEAxoCOsPxDMidEIqyTH6seeSIpR95HDHJi9MwtyFrazQHjVCthI8HgS13raT/tBsl0L&#10;yNOkcXELs9IwS2MzVFMUpwmD9WCzOa0ys3+e/1ury8Jd/QY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1yIOy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  <w:ins w:id="23" w:author="aamankwa" w:date="2011-06-07T09:05:00Z">
        <w:r w:rsidR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t xml:space="preserve"> &amp;</w:t>
        </w:r>
      </w:ins>
      <w:del w:id="24" w:author="aamankwa" w:date="2011-06-07T09:05:00Z">
        <w:r w:rsidR="00A62DD6"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,</w:delText>
        </w:r>
      </w:del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 xml:space="preserve"> 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91" w:lineRule="exact"/>
        <w:ind w:right="9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del w:id="25" w:author="aamankwa" w:date="2011-06-07T09:05:00Z">
        <w:r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&amp; Social Work</w:delText>
        </w:r>
      </w:del>
      <w:ins w:id="26" w:author="aamankwa" w:date="2011-06-07T09:05:00Z">
        <w:r w:rsidR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Century Gothic" w:hAnsi="Century Gothic" w:cs="Century Gothic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20" w:after="0" w:line="240" w:lineRule="auto"/>
        <w:ind w:left="120" w:right="9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variety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socio-cultura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behavio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contras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which </w:t>
      </w:r>
      <w:r>
        <w:rPr>
          <w:rFonts w:ascii="Times New Roman" w:hAnsi="Times New Roman"/>
          <w:color w:val="191919"/>
          <w:sz w:val="18"/>
          <w:szCs w:val="18"/>
        </w:rPr>
        <w:t>focuses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individual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human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group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Sociologists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attempt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explain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hy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society changes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over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time,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how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societies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anothe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The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adequate competencies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other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related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sciences,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gerontology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religion.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degree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some employment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7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carefully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allied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 possibilities. Sociology majors can also pursue a dual degree with either psychology or social work as the second majo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6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major in Sociology requires: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Completion of 120 semester hours with a cumulative grade-point average of at least 2.0.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2. Completion of all major courses with grades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 ”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C” or above.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480" w:right="9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Completion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Records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(GRE),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Major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Field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st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a departmental examination.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9645"/>
        <w:jc w:val="both"/>
        <w:rPr>
          <w:del w:id="27" w:author="aamankwa" w:date="2011-06-07T09:01:00Z"/>
          <w:rFonts w:ascii="Times New Roman" w:hAnsi="Times New Roman"/>
          <w:color w:val="000000"/>
          <w:sz w:val="18"/>
          <w:szCs w:val="18"/>
        </w:rPr>
      </w:pPr>
      <w:del w:id="28" w:author="aamankwa" w:date="2011-06-07T09:01:00Z">
        <w:r w:rsidDel="00ED7A91">
          <w:rPr>
            <w:rFonts w:ascii="Times New Roman" w:hAnsi="Times New Roman"/>
            <w:b/>
            <w:bCs/>
            <w:color w:val="191919"/>
            <w:sz w:val="24"/>
            <w:szCs w:val="24"/>
          </w:rPr>
          <w:delText>S</w:delText>
        </w:r>
        <w:r w:rsidDel="00ED7A91">
          <w:rPr>
            <w:rFonts w:ascii="Times New Roman" w:hAnsi="Times New Roman"/>
            <w:b/>
            <w:bCs/>
            <w:color w:val="191919"/>
            <w:sz w:val="18"/>
            <w:szCs w:val="18"/>
          </w:rPr>
          <w:delText>OCIAL</w:delText>
        </w:r>
        <w:r w:rsidDel="00ED7A91">
          <w:rPr>
            <w:rFonts w:ascii="Times New Roman" w:hAnsi="Times New Roman"/>
            <w:b/>
            <w:bCs/>
            <w:color w:val="191919"/>
            <w:spacing w:val="1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b/>
            <w:bCs/>
            <w:color w:val="191919"/>
            <w:sz w:val="24"/>
            <w:szCs w:val="24"/>
          </w:rPr>
          <w:delText>W</w:delText>
        </w:r>
        <w:r w:rsidDel="00ED7A91">
          <w:rPr>
            <w:rFonts w:ascii="Times New Roman" w:hAnsi="Times New Roman"/>
            <w:b/>
            <w:bCs/>
            <w:color w:val="191919"/>
            <w:sz w:val="18"/>
            <w:szCs w:val="18"/>
          </w:rPr>
          <w:delText>ORK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30" w:after="0" w:line="240" w:lineRule="auto"/>
        <w:ind w:left="120" w:right="6676"/>
        <w:jc w:val="both"/>
        <w:rPr>
          <w:del w:id="29" w:author="aamankwa" w:date="2011-06-07T09:01:00Z"/>
          <w:rFonts w:ascii="Times New Roman" w:hAnsi="Times New Roman"/>
          <w:color w:val="000000"/>
          <w:sz w:val="18"/>
          <w:szCs w:val="18"/>
        </w:rPr>
      </w:pPr>
      <w:del w:id="30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(Accredited by the Council on Social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 Education, 2003)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31" w:author="aamankwa" w:date="2011-06-07T09:01:00Z"/>
          <w:rFonts w:ascii="Times New Roman" w:hAnsi="Times New Roman"/>
          <w:color w:val="00000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del w:id="32" w:author="aamankwa" w:date="2011-06-07T09:01:00Z"/>
          <w:rFonts w:ascii="Times New Roman" w:hAnsi="Times New Roman"/>
          <w:color w:val="000000"/>
          <w:sz w:val="18"/>
          <w:szCs w:val="18"/>
        </w:rPr>
      </w:pPr>
      <w:del w:id="33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major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Social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provides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courses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that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lead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to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Bachelor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Social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(B.S.</w:delText>
        </w:r>
        <w:r w:rsidDel="00ED7A91">
          <w:rPr>
            <w:rFonts w:ascii="Times New Roman" w:hAnsi="Times New Roman"/>
            <w:color w:val="191919"/>
            <w:spacing w:val="-17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.)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degree.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As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February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2003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So</w:delText>
        </w:r>
        <w:r w:rsidDel="00ED7A91">
          <w:rPr>
            <w:rFonts w:ascii="Times New Roman" w:hAnsi="Times New Roman"/>
            <w:color w:val="191919"/>
            <w:spacing w:val="-1"/>
            <w:sz w:val="18"/>
            <w:szCs w:val="18"/>
          </w:rPr>
          <w:delText>c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 Program was</w:delText>
        </w:r>
        <w:r w:rsidDel="00ED7A91">
          <w:rPr>
            <w:rFonts w:ascii="Times New Roman" w:hAnsi="Times New Roman"/>
            <w:color w:val="191919"/>
            <w:spacing w:val="-1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awarded accreditation as a professional program by the Council of Social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 Education.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 primary purpose of the</w:delText>
        </w:r>
        <w:r w:rsidDel="00ED7A91">
          <w:rPr>
            <w:rFonts w:ascii="Times New Roman" w:hAnsi="Times New Roman"/>
            <w:color w:val="191919"/>
            <w:spacing w:val="-1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B.S.</w:delText>
        </w:r>
        <w:r w:rsidDel="00ED7A91">
          <w:rPr>
            <w:rFonts w:ascii="Times New Roman" w:hAnsi="Times New Roman"/>
            <w:color w:val="191919"/>
            <w:spacing w:val="-17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. program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is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to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prepare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students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from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generalist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practice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perspective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as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entry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level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social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worker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with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basic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skills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knowledge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base that include, but is not limited to, practice in social work and social welfare, maximizing human development and dignit</w:delText>
        </w:r>
        <w:r w:rsidDel="00ED7A91">
          <w:rPr>
            <w:rFonts w:ascii="Times New Roman" w:hAnsi="Times New Roman"/>
            <w:color w:val="191919"/>
            <w:spacing w:val="-12"/>
            <w:sz w:val="18"/>
            <w:szCs w:val="18"/>
          </w:rPr>
          <w:delText>y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, soc</w:delText>
        </w:r>
        <w:r w:rsidDel="00ED7A91">
          <w:rPr>
            <w:rFonts w:ascii="Times New Roman" w:hAnsi="Times New Roman"/>
            <w:color w:val="191919"/>
            <w:spacing w:val="-1"/>
            <w:sz w:val="18"/>
            <w:szCs w:val="18"/>
          </w:rPr>
          <w:delText>i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al justice and equality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for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diverse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populations.</w:delText>
        </w:r>
        <w:r w:rsidDel="00ED7A9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curriculum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comprises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liberal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arts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base,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combined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with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professional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courses,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skills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nd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ethics.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Prepa- ration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for</w:delText>
        </w:r>
        <w:r w:rsidDel="00ED7A91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career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as</w:delText>
        </w:r>
        <w:r w:rsidDel="00ED7A91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generalist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practice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social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worker</w:delText>
        </w:r>
        <w:r w:rsidDel="00ED7A91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is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augmented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by</w:delText>
        </w:r>
        <w:r w:rsidDel="00ED7A91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supervised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field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practicum.</w:delText>
        </w:r>
        <w:r w:rsidDel="00ED7A91">
          <w:rPr>
            <w:rFonts w:ascii="Times New Roman" w:hAnsi="Times New Roman"/>
            <w:color w:val="191919"/>
            <w:spacing w:val="-8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Child</w:delText>
        </w:r>
        <w:r w:rsidDel="00ED7A91">
          <w:rPr>
            <w:rFonts w:ascii="Times New Roman" w:hAnsi="Times New Roman"/>
            <w:color w:val="191919"/>
            <w:spacing w:val="-8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elfare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Cer</w:delText>
        </w:r>
        <w:r w:rsidDel="00ED7A91">
          <w:rPr>
            <w:rFonts w:ascii="Times New Roman" w:hAnsi="Times New Roman"/>
            <w:color w:val="191919"/>
            <w:spacing w:val="-1"/>
            <w:sz w:val="18"/>
            <w:szCs w:val="18"/>
          </w:rPr>
          <w:delText>t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ificate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Program requires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internship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with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Department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Family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Children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Services.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Child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elfare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Certificate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is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conjunction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with</w:delText>
        </w:r>
        <w:r w:rsidDel="00ED7A91">
          <w:rPr>
            <w:rFonts w:ascii="Times New Roman" w:hAnsi="Times New Roman"/>
            <w:color w:val="191919"/>
            <w:spacing w:val="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being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6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re- cipient of the I</w:delText>
        </w:r>
        <w:r w:rsidDel="00ED7A91">
          <w:rPr>
            <w:rFonts w:ascii="Times New Roman" w:hAnsi="Times New Roman"/>
            <w:color w:val="191919"/>
            <w:spacing w:val="-17"/>
            <w:sz w:val="18"/>
            <w:szCs w:val="18"/>
          </w:rPr>
          <w:delText>V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-E Scholarship.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16" w:after="0" w:line="200" w:lineRule="exact"/>
        <w:rPr>
          <w:del w:id="34" w:author="aamankwa" w:date="2011-06-07T09:01:00Z"/>
          <w:rFonts w:ascii="Times New Roman" w:hAnsi="Times New Roman"/>
          <w:color w:val="000000"/>
          <w:sz w:val="20"/>
          <w:szCs w:val="2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536"/>
        <w:jc w:val="both"/>
        <w:rPr>
          <w:del w:id="35" w:author="aamankwa" w:date="2011-06-07T09:01:00Z"/>
          <w:rFonts w:ascii="Times New Roman" w:hAnsi="Times New Roman"/>
          <w:color w:val="000000"/>
          <w:sz w:val="18"/>
          <w:szCs w:val="18"/>
        </w:rPr>
      </w:pPr>
      <w:del w:id="36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The major in Social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 requires: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37" w:author="aamankwa" w:date="2011-06-07T09:01:00Z"/>
          <w:rFonts w:ascii="Times New Roman" w:hAnsi="Times New Roman"/>
          <w:color w:val="00000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del w:id="38" w:author="aamankwa" w:date="2011-06-07T09:01:00Z"/>
          <w:rFonts w:ascii="Times New Roman" w:hAnsi="Times New Roman"/>
          <w:color w:val="000000"/>
          <w:sz w:val="18"/>
          <w:szCs w:val="18"/>
        </w:rPr>
      </w:pPr>
      <w:del w:id="39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1. Completion of 123 semester hours with a cumulative grade point average of at least 2.5.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40" w:author="aamankwa" w:date="2011-06-07T09:01:00Z"/>
          <w:rFonts w:ascii="Times New Roman" w:hAnsi="Times New Roman"/>
          <w:color w:val="00000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del w:id="41" w:author="aamankwa" w:date="2011-06-07T09:01:00Z"/>
          <w:rFonts w:ascii="Times New Roman" w:hAnsi="Times New Roman"/>
          <w:color w:val="000000"/>
          <w:sz w:val="18"/>
          <w:szCs w:val="18"/>
        </w:rPr>
      </w:pPr>
      <w:del w:id="42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2. Completion of all major courses with grades of “B” or above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43" w:author="aamankwa" w:date="2011-06-07T09:01:00Z"/>
          <w:rFonts w:ascii="Times New Roman" w:hAnsi="Times New Roman"/>
          <w:color w:val="00000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del w:id="44" w:author="aamankwa" w:date="2011-06-07T09:01:00Z"/>
          <w:rFonts w:ascii="Times New Roman" w:hAnsi="Times New Roman"/>
          <w:color w:val="000000"/>
          <w:sz w:val="18"/>
          <w:szCs w:val="18"/>
        </w:rPr>
      </w:pPr>
      <w:del w:id="45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3. Completion of the</w:delText>
        </w:r>
        <w:r w:rsidDel="00ED7A9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AC</w:delText>
        </w:r>
        <w:r w:rsidDel="00ED7A91">
          <w:rPr>
            <w:rFonts w:ascii="Times New Roman" w:hAnsi="Times New Roman"/>
            <w:color w:val="191919"/>
            <w:spacing w:val="-20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examination</w:delText>
        </w:r>
      </w:del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del w:id="46" w:author="aamankwa" w:date="2011-06-07T09:01:00Z"/>
          <w:rFonts w:ascii="Times New Roman" w:hAnsi="Times New Roman"/>
          <w:color w:val="000000"/>
        </w:rPr>
      </w:pPr>
    </w:p>
    <w:p w:rsidR="00A62DD6" w:rsidDel="00ED7A91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del w:id="47" w:author="aamankwa" w:date="2011-06-07T09:01:00Z"/>
          <w:rFonts w:ascii="Times New Roman" w:hAnsi="Times New Roman"/>
          <w:color w:val="000000"/>
          <w:sz w:val="18"/>
          <w:szCs w:val="18"/>
        </w:rPr>
      </w:pPr>
      <w:del w:id="48" w:author="aamankwa" w:date="2011-06-07T09:01:00Z"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1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dual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major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program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available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for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students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interested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combining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three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areas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study—Psychology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Social</w:delText>
        </w:r>
        <w:r w:rsidDel="00ED7A9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ork;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Sociology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ED7A91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So- cial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ork;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Criminal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Justice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Social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ork.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Students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interested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dual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major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must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complete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field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practicum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in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 xml:space="preserve">Social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</w:delText>
        </w:r>
        <w:r w:rsidDel="00ED7A91">
          <w:rPr>
            <w:rFonts w:ascii="Times New Roman" w:hAnsi="Times New Roman"/>
            <w:color w:val="191919"/>
            <w:spacing w:val="-2"/>
            <w:sz w:val="18"/>
            <w:szCs w:val="18"/>
          </w:rPr>
          <w:delText>k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.</w:delText>
        </w:r>
        <w:r w:rsidDel="00ED7A91">
          <w:rPr>
            <w:rFonts w:ascii="Times New Roman" w:hAnsi="Times New Roman"/>
            <w:color w:val="191919"/>
            <w:spacing w:val="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Comple- tion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of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dual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major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requires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additional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semester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hours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beyond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first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degree.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Arrangements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for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dual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major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must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be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cleared</w:delText>
        </w:r>
        <w:r w:rsidDel="00ED7A91">
          <w:rPr>
            <w:rFonts w:ascii="Times New Roman" w:hAnsi="Times New Roman"/>
            <w:color w:val="191919"/>
            <w:spacing w:val="-5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with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the</w:delText>
        </w:r>
        <w:r w:rsidDel="00ED7A9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Chair of the Department and the Social</w:delText>
        </w:r>
        <w:r w:rsidDel="00ED7A9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ED7A91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ork Directo</w:delText>
        </w:r>
        <w:r w:rsidDel="00ED7A91">
          <w:rPr>
            <w:rFonts w:ascii="Times New Roman" w:hAnsi="Times New Roman"/>
            <w:color w:val="191919"/>
            <w:spacing w:val="-10"/>
            <w:sz w:val="18"/>
            <w:szCs w:val="18"/>
          </w:rPr>
          <w:delText>r</w:delText>
        </w:r>
        <w:r w:rsidDel="00ED7A91">
          <w:rPr>
            <w:rFonts w:ascii="Times New Roman" w:hAnsi="Times New Roman"/>
            <w:color w:val="191919"/>
            <w:sz w:val="18"/>
            <w:szCs w:val="18"/>
          </w:rPr>
          <w:delText>.</w:delText>
        </w:r>
      </w:del>
    </w:p>
    <w:p w:rsidR="00A62DD6" w:rsidRDefault="00ED7A91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  <w:ins w:id="49" w:author="aamankwa" w:date="2011-06-07T09:01:00Z">
        <w:r>
          <w:rPr>
            <w:rFonts w:ascii="Times New Roman" w:hAnsi="Times New Roman"/>
            <w:b/>
            <w:bCs/>
            <w:color w:val="191919"/>
            <w:sz w:val="24"/>
            <w:szCs w:val="24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6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20" w:right="9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ins w:id="50" w:author="aamankwa" w:date="2011-06-07T09:03:00Z">
        <w:r w:rsidR="00B813A0">
          <w:rPr>
            <w:rFonts w:ascii="Times New Roman" w:hAnsi="Times New Roman"/>
            <w:color w:val="191919"/>
            <w:spacing w:val="-4"/>
            <w:sz w:val="18"/>
            <w:szCs w:val="18"/>
          </w:rPr>
          <w:t xml:space="preserve">Behavioral Sciences </w:t>
        </w:r>
      </w:ins>
      <w:del w:id="51" w:author="aamankwa" w:date="2011-06-07T09:03:00Z">
        <w:r w:rsidDel="00B813A0">
          <w:rPr>
            <w:rFonts w:ascii="Times New Roman" w:hAnsi="Times New Roman"/>
            <w:color w:val="191919"/>
            <w:sz w:val="18"/>
            <w:szCs w:val="18"/>
          </w:rPr>
          <w:delText>Psycholog</w:delText>
        </w:r>
        <w:r w:rsidDel="00B813A0">
          <w:rPr>
            <w:rFonts w:ascii="Times New Roman" w:hAnsi="Times New Roman"/>
            <w:color w:val="191919"/>
            <w:spacing w:val="-12"/>
            <w:sz w:val="18"/>
            <w:szCs w:val="18"/>
          </w:rPr>
          <w:delText>y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,</w:delText>
        </w:r>
        <w:r w:rsidDel="00B813A0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Sociology</w:delText>
        </w:r>
        <w:r w:rsidDel="00B813A0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and</w:delText>
        </w:r>
        <w:r w:rsidDel="00B813A0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Social</w:delText>
        </w:r>
        <w:r w:rsidDel="00B813A0">
          <w:rPr>
            <w:rFonts w:ascii="Times New Roman" w:hAnsi="Times New Roman"/>
            <w:color w:val="191919"/>
            <w:spacing w:val="-7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</w:delText>
        </w:r>
      </w:del>
      <w:ins w:id="52" w:author="aamankwa" w:date="2011-06-07T09:03:00Z">
        <w:r w:rsidR="00B813A0">
          <w:rPr>
            <w:rFonts w:ascii="Times New Roman" w:hAnsi="Times New Roman"/>
            <w:color w:val="191919"/>
            <w:sz w:val="18"/>
            <w:szCs w:val="18"/>
          </w:rPr>
          <w:t xml:space="preserve"> </w:t>
        </w:r>
      </w:ins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</w:t>
      </w:r>
      <w:del w:id="53" w:author="aamankwa" w:date="2011-06-07T09:09:00Z">
        <w:r w:rsidDel="00B813A0">
          <w:rPr>
            <w:rFonts w:ascii="Times New Roman" w:hAnsi="Times New Roman"/>
            <w:color w:val="191919"/>
            <w:sz w:val="18"/>
            <w:szCs w:val="18"/>
          </w:rPr>
          <w:delText xml:space="preserve">- </w:delText>
        </w:r>
      </w:del>
      <w:r>
        <w:rPr>
          <w:rFonts w:ascii="Times New Roman" w:hAnsi="Times New Roman"/>
          <w:color w:val="191919"/>
          <w:sz w:val="18"/>
          <w:szCs w:val="18"/>
        </w:rPr>
        <w:t>een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upper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prescribed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along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elective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psychol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gy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soci</w:t>
      </w:r>
      <w:del w:id="54" w:author="aamankwa" w:date="2011-06-07T09:04:00Z">
        <w:r w:rsidDel="00B813A0">
          <w:rPr>
            <w:rFonts w:ascii="Times New Roman" w:hAnsi="Times New Roman"/>
            <w:color w:val="191919"/>
            <w:sz w:val="18"/>
            <w:szCs w:val="18"/>
          </w:rPr>
          <w:delText xml:space="preserve">- </w:delText>
        </w:r>
      </w:del>
      <w:r>
        <w:rPr>
          <w:rFonts w:ascii="Times New Roman" w:hAnsi="Times New Roman"/>
          <w:color w:val="191919"/>
          <w:sz w:val="18"/>
          <w:szCs w:val="18"/>
        </w:rPr>
        <w:t>ology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enhance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employment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and/or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preparation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Each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minors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requires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eighteen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(18)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ester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hours of lower and upper level courses.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20" w:right="873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SYCHOLOGY</w:t>
      </w: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before="30" w:after="0" w:line="240" w:lineRule="auto"/>
        <w:ind w:left="120" w:right="828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Psychology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54" w:lineRule="auto"/>
        <w:ind w:left="120" w:right="82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OCIOLOGY </w:t>
      </w:r>
      <w:r>
        <w:rPr>
          <w:rFonts w:ascii="Times New Roman" w:hAnsi="Times New Roman"/>
          <w:color w:val="191919"/>
          <w:sz w:val="18"/>
          <w:szCs w:val="18"/>
        </w:rPr>
        <w:t>Anthropology</w:t>
      </w:r>
      <w:r>
        <w:rPr>
          <w:rFonts w:ascii="Times New Roman" w:hAnsi="Times New Roman"/>
          <w:color w:val="191919"/>
          <w:sz w:val="18"/>
          <w:szCs w:val="18"/>
        </w:rPr>
        <w:tab/>
        <w:t>18 hours Gerontology</w:t>
      </w:r>
      <w:r>
        <w:rPr>
          <w:rFonts w:ascii="Times New Roman" w:hAnsi="Times New Roman"/>
          <w:color w:val="191919"/>
          <w:sz w:val="18"/>
          <w:szCs w:val="18"/>
        </w:rPr>
        <w:tab/>
        <w:t>18 hours Sociology</w:t>
      </w:r>
      <w:r>
        <w:rPr>
          <w:rFonts w:ascii="Times New Roman" w:hAnsi="Times New Roman"/>
          <w:color w:val="191919"/>
          <w:sz w:val="18"/>
          <w:szCs w:val="18"/>
        </w:rPr>
        <w:tab/>
        <w:t>18 hours Urban Studies</w:t>
      </w:r>
      <w:r>
        <w:rPr>
          <w:rFonts w:ascii="Times New Roman" w:hAnsi="Times New Roman"/>
          <w:color w:val="191919"/>
          <w:sz w:val="18"/>
          <w:szCs w:val="18"/>
        </w:rPr>
        <w:tab/>
        <w:t>18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320" w:right="420" w:bottom="280" w:left="600" w:header="720" w:footer="720" w:gutter="0"/>
          <w:cols w:space="720"/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74" w:after="0" w:line="195" w:lineRule="exact"/>
        <w:ind w:left="1045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rFonts w:ascii="Century Gothic" w:hAnsi="Century Gothic" w:cs="Century Gothic"/>
          <w:b/>
          <w:bCs/>
          <w:noProof/>
          <w:color w:val="191919"/>
          <w:sz w:val="16"/>
          <w:szCs w:val="16"/>
          <w:lang w:eastAsia="zh-CN"/>
        </w:rPr>
        <w:lastRenderedPageBreak/>
        <w:pict>
          <v:group id="_x0000_s1422" style="position:absolute;left:0;text-align:left;margin-left:-20.5pt;margin-top:-18.35pt;width:156pt;height:11in;z-index:-251559936" coordorigin=",-57" coordsize="3120,15840">
            <v:group id="Group 2700" o:spid="_x0000_s1423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424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425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26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27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28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29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30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31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3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3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34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3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3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37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3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3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40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4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4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43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4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4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46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47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48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49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450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50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51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51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52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52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53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53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54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54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55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55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56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56">
                <w:txbxContent>
                  <w:p w:rsidR="00ED7A91" w:rsidRDefault="00ED7A91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57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57">
                <w:txbxContent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del w:id="55" w:author="aamankwa" w:date="2011-06-07T09:01:00Z"/>
          <w:rFonts w:ascii="Times New Roman" w:hAnsi="Times New Roman"/>
          <w:color w:val="000000"/>
          <w:sz w:val="32"/>
          <w:szCs w:val="32"/>
        </w:rPr>
      </w:pPr>
      <w:del w:id="56" w:author="aamankwa" w:date="2011-06-07T09:01:00Z"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C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HILD</w:delText>
        </w:r>
        <w:r w:rsidDel="00B813A0">
          <w:rPr>
            <w:rFonts w:ascii="Times New Roman" w:hAnsi="Times New Roman"/>
            <w:b/>
            <w:bCs/>
            <w:color w:val="191919"/>
            <w:spacing w:val="14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W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EL</w:delText>
        </w:r>
        <w:r w:rsidDel="00B813A0">
          <w:rPr>
            <w:rFonts w:ascii="Times New Roman" w:hAnsi="Times New Roman"/>
            <w:b/>
            <w:bCs/>
            <w:color w:val="191919"/>
            <w:spacing w:val="-18"/>
            <w:sz w:val="24"/>
            <w:szCs w:val="24"/>
          </w:rPr>
          <w:delText>F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ARE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C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E</w:delText>
        </w:r>
        <w:r w:rsidDel="00B813A0">
          <w:rPr>
            <w:rFonts w:ascii="Times New Roman" w:hAnsi="Times New Roman"/>
            <w:b/>
            <w:bCs/>
            <w:color w:val="191919"/>
            <w:spacing w:val="-8"/>
            <w:sz w:val="24"/>
            <w:szCs w:val="24"/>
          </w:rPr>
          <w:delText>R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TIFIC</w:delText>
        </w:r>
        <w:r w:rsidDel="00B813A0">
          <w:rPr>
            <w:rFonts w:ascii="Times New Roman" w:hAnsi="Times New Roman"/>
            <w:b/>
            <w:bCs/>
            <w:color w:val="191919"/>
            <w:spacing w:val="-18"/>
            <w:sz w:val="24"/>
            <w:szCs w:val="24"/>
          </w:rPr>
          <w:delText>A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TE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P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ROGRAM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(T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ITLE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I</w:delText>
        </w:r>
        <w:r w:rsidDel="00B813A0">
          <w:rPr>
            <w:rFonts w:ascii="Times New Roman" w:hAnsi="Times New Roman"/>
            <w:b/>
            <w:bCs/>
            <w:color w:val="191919"/>
            <w:spacing w:val="-24"/>
            <w:sz w:val="32"/>
            <w:szCs w:val="32"/>
          </w:rPr>
          <w:delText>V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-E)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11" w:after="0" w:line="260" w:lineRule="exact"/>
        <w:rPr>
          <w:del w:id="57" w:author="aamankwa" w:date="2011-06-07T09:01:00Z"/>
          <w:rFonts w:ascii="Times New Roman" w:hAnsi="Times New Roman"/>
          <w:color w:val="000000"/>
          <w:sz w:val="26"/>
          <w:szCs w:val="26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3"/>
        <w:rPr>
          <w:del w:id="58" w:author="aamankwa" w:date="2011-06-07T09:01:00Z"/>
          <w:rFonts w:ascii="Times New Roman" w:hAnsi="Times New Roman"/>
          <w:color w:val="000000"/>
          <w:sz w:val="18"/>
          <w:szCs w:val="18"/>
        </w:rPr>
      </w:pPr>
      <w:del w:id="59" w:author="aamankwa" w:date="2011-06-07T09:01:00Z">
        <w:r w:rsidDel="00B813A0">
          <w:rPr>
            <w:rFonts w:ascii="Times New Roman" w:hAnsi="Times New Roman"/>
            <w:color w:val="191919"/>
            <w:sz w:val="18"/>
            <w:szCs w:val="18"/>
          </w:rPr>
          <w:delText>Students accepted in the 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Program can apply for the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6"/>
            <w:sz w:val="18"/>
            <w:szCs w:val="18"/>
          </w:rPr>
          <w:delText>T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itle I</w:delText>
        </w:r>
        <w:r w:rsidDel="00B813A0">
          <w:rPr>
            <w:rFonts w:ascii="Times New Roman" w:hAnsi="Times New Roman"/>
            <w:color w:val="191919"/>
            <w:spacing w:val="-17"/>
            <w:sz w:val="18"/>
            <w:szCs w:val="18"/>
          </w:rPr>
          <w:delText>V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-E Program. Interested students must contact the Social</w:delText>
        </w:r>
        <w:r w:rsidDel="00B813A0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Pro- gram O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>f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fice or the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6"/>
            <w:sz w:val="18"/>
            <w:szCs w:val="18"/>
          </w:rPr>
          <w:delText>T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itle I</w:delText>
        </w:r>
        <w:r w:rsidDel="00B813A0">
          <w:rPr>
            <w:rFonts w:ascii="Times New Roman" w:hAnsi="Times New Roman"/>
            <w:color w:val="191919"/>
            <w:spacing w:val="-17"/>
            <w:sz w:val="18"/>
            <w:szCs w:val="18"/>
          </w:rPr>
          <w:delText>V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-E Coordinato</w:delText>
        </w:r>
        <w:r w:rsidDel="00B813A0">
          <w:rPr>
            <w:rFonts w:ascii="Times New Roman" w:hAnsi="Times New Roman"/>
            <w:color w:val="191919"/>
            <w:spacing w:val="-10"/>
            <w:sz w:val="18"/>
            <w:szCs w:val="18"/>
          </w:rPr>
          <w:delText>r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.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Three 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electives must be completed in conjunction with an internship with</w:delText>
        </w:r>
        <w:r w:rsidDel="00B813A0">
          <w:rPr>
            <w:rFonts w:ascii="Times New Roman" w:hAnsi="Times New Roman"/>
            <w:color w:val="191919"/>
            <w:spacing w:val="-1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the De- partment of Family and Children Services.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The three courses are:</w:delText>
        </w:r>
      </w:del>
    </w:p>
    <w:p w:rsidR="00A62DD6" w:rsidRDefault="00930AD1" w:rsidP="00A62DD6">
      <w:pPr>
        <w:widowControl w:val="0"/>
        <w:autoSpaceDE w:val="0"/>
        <w:autoSpaceDN w:val="0"/>
        <w:adjustRightInd w:val="0"/>
        <w:spacing w:after="0" w:line="250" w:lineRule="auto"/>
        <w:ind w:left="1740" w:right="6297"/>
        <w:rPr>
          <w:rFonts w:ascii="Times New Roman" w:hAnsi="Times New Roman"/>
          <w:color w:val="000000"/>
          <w:sz w:val="18"/>
          <w:szCs w:val="18"/>
        </w:rPr>
      </w:pPr>
      <w:del w:id="60" w:author="aamankwa" w:date="2011-06-07T09:01:00Z">
        <w:r w:rsidRPr="00930AD1">
          <w:rPr>
            <w:noProof/>
          </w:rPr>
          <w:pict>
            <v:shape id="Text Box 3222" o:spid="_x0000_s1133" type="#_x0000_t202" style="position:absolute;left:0;text-align:left;margin-left:21.05pt;margin-top:13.7pt;width:12pt;height:85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u0twIAALs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G0xIiTDrr0REeN7sWIroMgM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" o:allowincell="f" filled="f" stroked="f">
              <v:textbox style="layout-flow:vertical;mso-layout-flow-alt:bottom-to-top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FFFFFF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  <w10:wrap anchorx="page"/>
            </v:shape>
          </w:pict>
        </w:r>
        <w:r w:rsidR="00A62DD6" w:rsidDel="00B813A0">
          <w:rPr>
            <w:rFonts w:ascii="Times New Roman" w:hAnsi="Times New Roman"/>
            <w:color w:val="191919"/>
            <w:sz w:val="18"/>
            <w:szCs w:val="18"/>
          </w:rPr>
          <w:delText>SOWK 3291 – Family &amp; Child</w:delText>
        </w:r>
        <w:r w:rsidR="00A62DD6"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R="00A62DD6"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R="00A62DD6" w:rsidDel="00B813A0">
          <w:rPr>
            <w:rFonts w:ascii="Times New Roman" w:hAnsi="Times New Roman"/>
            <w:color w:val="191919"/>
            <w:sz w:val="18"/>
            <w:szCs w:val="18"/>
          </w:rPr>
          <w:delText>elfare SOWK 3383 – Social</w:delText>
        </w:r>
        <w:r w:rsidR="00A62DD6"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R="00A62DD6"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R="00A62DD6" w:rsidDel="00B813A0">
          <w:rPr>
            <w:rFonts w:ascii="Times New Roman" w:hAnsi="Times New Roman"/>
            <w:color w:val="191919"/>
            <w:sz w:val="18"/>
            <w:szCs w:val="18"/>
          </w:rPr>
          <w:delText>ork with Families SOWK 3275 – Forensic Interviewing</w:delText>
        </w:r>
      </w:del>
      <w:ins w:id="61" w:author="aamankwa" w:date="2011-06-07T09:01:00Z">
        <w:r w:rsidR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tabs>
          <w:tab w:val="left" w:pos="9860"/>
        </w:tabs>
        <w:autoSpaceDE w:val="0"/>
        <w:autoSpaceDN w:val="0"/>
        <w:adjustRightInd w:val="0"/>
        <w:spacing w:before="5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- Courses Related to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(18 hrs)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Hrs.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1000-2000 level Grade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09"/>
        <w:gridCol w:w="1034"/>
        <w:gridCol w:w="5147"/>
        <w:gridCol w:w="2910"/>
      </w:tblGrid>
      <w:tr w:rsidR="00A62DD6" w:rsidRPr="007A7452" w:rsidTr="00ED7A91">
        <w:trPr>
          <w:trHeight w:hRule="exact" w:val="234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2295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98"/>
        </w:trPr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2270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Choice (Select 6 hours) </w:t>
      </w:r>
      <w:r>
        <w:rPr>
          <w:rFonts w:ascii="Times New Roman" w:hAnsi="Times New Roman"/>
          <w:color w:val="191919"/>
          <w:sz w:val="18"/>
          <w:szCs w:val="18"/>
        </w:rPr>
        <w:t>Grade of “C” or Better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48"/>
        <w:gridCol w:w="995"/>
        <w:gridCol w:w="5597"/>
        <w:gridCol w:w="2460"/>
      </w:tblGrid>
      <w:tr w:rsidR="00A62DD6" w:rsidRPr="007A7452" w:rsidTr="00ED7A91">
        <w:trPr>
          <w:trHeight w:hRule="exact" w:val="234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Study Management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98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4400</w:t>
            </w:r>
          </w:p>
        </w:tc>
        <w:tc>
          <w:tcPr>
            <w:tcW w:w="5597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Applied Health Psychology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4305</w:t>
      </w:r>
      <w:r>
        <w:rPr>
          <w:rFonts w:ascii="Times New Roman" w:hAnsi="Times New Roman"/>
          <w:color w:val="191919"/>
          <w:sz w:val="18"/>
          <w:szCs w:val="18"/>
        </w:rPr>
        <w:tab/>
        <w:t>Experimental Psychology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4465</w:t>
      </w:r>
      <w:r>
        <w:rPr>
          <w:rFonts w:ascii="Times New Roman" w:hAnsi="Times New Roman"/>
          <w:color w:val="191919"/>
          <w:sz w:val="18"/>
          <w:szCs w:val="18"/>
        </w:rPr>
        <w:tab/>
        <w:t>History and Systems (req.)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190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z w:val="18"/>
          <w:szCs w:val="18"/>
        </w:rPr>
        <w:tab/>
        <w:t>4499</w:t>
      </w:r>
      <w:r>
        <w:rPr>
          <w:rFonts w:ascii="Times New Roman" w:hAnsi="Times New Roman"/>
          <w:color w:val="191919"/>
          <w:sz w:val="18"/>
          <w:szCs w:val="18"/>
        </w:rPr>
        <w:tab/>
        <w:t>Psychological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0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Electives (3000-4000 level)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 Hours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political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science, social work, allied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 Hours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8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720" w:bottom="280" w:left="420" w:header="720" w:footer="720" w:gutter="0"/>
          <w:cols w:space="720" w:equalWidth="0">
            <w:col w:w="11100"/>
          </w:cols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74" w:after="0" w:line="195" w:lineRule="exact"/>
        <w:ind w:right="106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lastRenderedPageBreak/>
        <w:pict>
          <v:group id="_x0000_s1602" style="position:absolute;left:0;text-align:left;margin-left:426.6pt;margin-top:-18.55pt;width:156.05pt;height:796.35pt;z-index:-251536384" coordorigin="9107,-57" coordsize="3121,15840">
            <v:group id="_x0000_s1603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04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605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06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07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08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09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10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11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1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1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14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1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17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1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1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20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2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2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23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2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26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27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28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29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30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30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31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31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32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32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33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33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34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34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635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635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36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6">
                <w:txbxContent>
                  <w:p w:rsidR="00ED7A91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37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37">
                <w:txbxContent>
                  <w:p w:rsidR="00ED7A91" w:rsidRPr="00BD3FD8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</w:rPr>
        <w:pict>
          <v:shape id="Text Box 3227" o:spid="_x0000_s1167" type="#_x0000_t202" style="position:absolute;left:0;text-align:left;margin-left:579.3pt;margin-top:127.95pt;width:12pt;height:85.8pt;z-index:-2516224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47I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" o:allowincell="f" filled="f" stroked="f">
            <v:textbox style="layout-flow:vertical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Psychology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SYCHOLOGY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5"/>
        <w:gridCol w:w="4352"/>
        <w:gridCol w:w="1553"/>
        <w:gridCol w:w="1020"/>
      </w:tblGrid>
      <w:tr w:rsidR="00A62DD6" w:rsidRPr="007A7452" w:rsidTr="00ED7A91">
        <w:trPr>
          <w:trHeight w:hRule="exact" w:val="66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1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79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Fall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4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Composition II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PSYC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COMM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 1200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 (1001 - 1007)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(any courses available)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Option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MUSC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Music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2031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A62DD6" w:rsidRPr="007A7452" w:rsidTr="00ED7A91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PHYS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 PHYS 1001K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Physical Science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 2402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 In the Social Sciences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Adjustment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 Science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 Econ.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 2101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Political Science 3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537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2203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Profession of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  <w:tr w:rsidR="00A62DD6" w:rsidRPr="007A7452" w:rsidTr="00ED7A91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2290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Learning and Motivation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Ethics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 2601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Social Problems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MDLG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Foreign Language (Option)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2275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Interviewing Strategies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Statistics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ED7A91">
        <w:trPr>
          <w:trHeight w:hRule="exact" w:val="322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ED7A91">
        <w:trPr>
          <w:trHeight w:hRule="exact" w:val="32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8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4304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4305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Experimental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4499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Psychological Seminar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4470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Practicum in Psychology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0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4465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History and Systems (Req.)</w:t>
            </w: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 Electives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ED7A91">
        <w:trPr>
          <w:trHeight w:hRule="exact" w:val="296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435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7"/>
        <w:rPr>
          <w:rFonts w:ascii="Century Gothic" w:hAnsi="Century Gothic" w:cs="Century Gothic"/>
          <w:color w:val="000000"/>
          <w:sz w:val="36"/>
          <w:szCs w:val="36"/>
        </w:rPr>
        <w:sectPr w:rsidR="00A62DD6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72" w:after="0" w:line="195" w:lineRule="exact"/>
        <w:ind w:left="1106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lastRenderedPageBreak/>
        <w:pict>
          <v:group id="_x0000_s1458" style="position:absolute;left:0;text-align:left;margin-left:-21pt;margin-top:-19.1pt;width:156pt;height:11in;z-index:-251558912" coordorigin=",-57" coordsize="3120,15840">
            <v:group id="Group 2700" o:spid="_x0000_s1459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460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461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462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463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464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465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466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467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46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46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470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47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47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473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47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47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476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47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47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479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48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48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482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483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484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485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486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486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87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487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88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488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89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489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90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490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491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491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492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92">
                <w:txbxContent>
                  <w:p w:rsidR="00ED7A91" w:rsidRDefault="00ED7A91" w:rsidP="008C0977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493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493">
                <w:txbxContent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</w:rPr>
        <w:pict>
          <v:shape id="Text Box 3261" o:spid="_x0000_s1204" type="#_x0000_t202" style="position:absolute;left:0;text-align:left;margin-left:20.95pt;margin-top:127.85pt;width:12pt;height:85.8pt;z-index:-2516111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" o:allowincell="f" filled="f" stroked="f">
            <v:textbox style="layout-flow:vertical;mso-layout-flow-alt:bottom-to-top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020" w:right="4146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930AD1" w:rsidP="00A62DD6">
      <w:pPr>
        <w:widowControl w:val="0"/>
        <w:tabs>
          <w:tab w:val="left" w:pos="3160"/>
          <w:tab w:val="left" w:pos="10120"/>
          <w:tab w:val="left" w:pos="10200"/>
        </w:tabs>
        <w:autoSpaceDE w:val="0"/>
        <w:autoSpaceDN w:val="0"/>
        <w:adjustRightInd w:val="0"/>
        <w:spacing w:before="52" w:after="0" w:line="252" w:lineRule="auto"/>
        <w:ind w:left="1020" w:right="122"/>
        <w:jc w:val="both"/>
        <w:rPr>
          <w:rFonts w:ascii="Times New Roman" w:hAnsi="Times New Roman"/>
          <w:color w:val="000000"/>
          <w:sz w:val="18"/>
          <w:szCs w:val="18"/>
        </w:rPr>
      </w:pPr>
      <w:r w:rsidRPr="00930AD1">
        <w:rPr>
          <w:noProof/>
        </w:rPr>
        <w:pict>
          <v:shape id="Text Box 3295" o:spid="_x0000_s1197" type="#_x0000_t202" style="position:absolute;left:0;text-align:left;margin-left:70pt;margin-top:34.85pt;width:490pt;height:48.2pt;z-index:-25161830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05"/>
                    <w:gridCol w:w="1035"/>
                    <w:gridCol w:w="5177"/>
                    <w:gridCol w:w="2783"/>
                  </w:tblGrid>
                  <w:tr w:rsidR="00ED7A91" w:rsidRPr="007A7452">
                    <w:trPr>
                      <w:trHeight w:hRule="exact" w:val="234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7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Principles of Sociology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ED7A91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2601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Urban Social Problems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ED7A91" w:rsidRPr="007A7452">
                    <w:trPr>
                      <w:trHeight w:hRule="exact" w:val="216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SOCI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2031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Introduction to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0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Anthropology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ED7A91" w:rsidRPr="007A7452">
                    <w:trPr>
                      <w:trHeight w:hRule="exact" w:val="298"/>
                    </w:trPr>
                    <w:tc>
                      <w:tcPr>
                        <w:tcW w:w="80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PSYC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1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2203</w:t>
                        </w:r>
                      </w:p>
                    </w:tc>
                    <w:tc>
                      <w:tcPr>
                        <w:tcW w:w="51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The Profession of Psychology</w:t>
                        </w:r>
                      </w:p>
                    </w:tc>
                    <w:tc>
                      <w:tcPr>
                        <w:tcW w:w="27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D7A91" w:rsidRPr="007A7452" w:rsidRDefault="00ED7A9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62DD6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 w:rsidR="00A62DD6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 w:rsidR="00A62DD6"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62DD6">
        <w:rPr>
          <w:rFonts w:ascii="Times New Roman" w:hAnsi="Times New Roman"/>
          <w:b/>
          <w:bCs/>
          <w:color w:val="191919"/>
          <w:sz w:val="18"/>
          <w:szCs w:val="18"/>
        </w:rPr>
        <w:tab/>
        <w:t xml:space="preserve">Spring </w:t>
      </w:r>
      <w:r w:rsidR="00A62DD6">
        <w:rPr>
          <w:rFonts w:ascii="Times New Roman" w:hAnsi="Times New Roman"/>
          <w:color w:val="191919"/>
          <w:sz w:val="18"/>
          <w:szCs w:val="18"/>
        </w:rPr>
        <w:t>Area F Courses Related to the Major</w:t>
      </w:r>
      <w:r w:rsidR="00A62DD6">
        <w:rPr>
          <w:rFonts w:ascii="Times New Roman" w:hAnsi="Times New Roman"/>
          <w:color w:val="191919"/>
          <w:sz w:val="18"/>
          <w:szCs w:val="18"/>
        </w:rPr>
        <w:tab/>
        <w:t>18 hours Grade of “C” or better 1000-2000 level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30" w:after="0" w:line="250" w:lineRule="auto"/>
        <w:ind w:left="1020" w:right="74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F - Choices (Select 6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SSCI</w:t>
      </w:r>
      <w:r>
        <w:rPr>
          <w:rFonts w:ascii="Times New Roman" w:hAnsi="Times New Roman"/>
          <w:color w:val="191919"/>
          <w:sz w:val="18"/>
          <w:szCs w:val="18"/>
        </w:rPr>
        <w:tab/>
        <w:t>2402</w:t>
      </w:r>
      <w:r>
        <w:rPr>
          <w:rFonts w:ascii="Times New Roman" w:hAnsi="Times New Roman"/>
          <w:color w:val="191919"/>
          <w:sz w:val="18"/>
          <w:szCs w:val="18"/>
        </w:rPr>
        <w:tab/>
        <w:t>Microcomputers in the Social Sciences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2201</w:t>
      </w:r>
      <w:r>
        <w:rPr>
          <w:rFonts w:ascii="Times New Roman" w:hAnsi="Times New Roman"/>
          <w:color w:val="191919"/>
          <w:sz w:val="18"/>
          <w:szCs w:val="18"/>
        </w:rPr>
        <w:tab/>
        <w:t>Survey of 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Political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MDLG</w:t>
      </w:r>
      <w:r>
        <w:rPr>
          <w:rFonts w:ascii="Times New Roman" w:hAnsi="Times New Roman"/>
          <w:color w:val="191919"/>
          <w:sz w:val="18"/>
          <w:szCs w:val="18"/>
        </w:rPr>
        <w:tab/>
        <w:t>Foreign Language (Choice of Language)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50" w:lineRule="auto"/>
        <w:ind w:left="1020" w:right="72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(Required Major Courses 15 hours) Grade of “C” or better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4300</w:t>
      </w:r>
      <w:r>
        <w:rPr>
          <w:rFonts w:ascii="Times New Roman" w:hAnsi="Times New Roman"/>
          <w:color w:val="191919"/>
          <w:sz w:val="18"/>
          <w:szCs w:val="18"/>
        </w:rPr>
        <w:tab/>
        <w:t>Behavioral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4304</w:t>
      </w:r>
      <w:r>
        <w:rPr>
          <w:rFonts w:ascii="Times New Roman" w:hAnsi="Times New Roman"/>
          <w:color w:val="191919"/>
          <w:sz w:val="18"/>
          <w:szCs w:val="18"/>
        </w:rPr>
        <w:tab/>
        <w:t>Behavioral Research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4451</w:t>
      </w:r>
      <w:r>
        <w:rPr>
          <w:rFonts w:ascii="Times New Roman" w:hAnsi="Times New Roman"/>
          <w:color w:val="191919"/>
          <w:sz w:val="18"/>
          <w:szCs w:val="18"/>
        </w:rPr>
        <w:tab/>
        <w:t>Social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Theory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4454</w:t>
      </w:r>
      <w:r>
        <w:rPr>
          <w:rFonts w:ascii="Times New Roman" w:hAnsi="Times New Roman"/>
          <w:color w:val="191919"/>
          <w:sz w:val="18"/>
          <w:szCs w:val="18"/>
        </w:rPr>
        <w:tab/>
        <w:t>Sociology Seminar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tabs>
          <w:tab w:val="left" w:pos="2080"/>
          <w:tab w:val="left" w:pos="3160"/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SOCI</w:t>
      </w:r>
      <w:r>
        <w:rPr>
          <w:rFonts w:ascii="Times New Roman" w:hAnsi="Times New Roman"/>
          <w:color w:val="191919"/>
          <w:sz w:val="18"/>
          <w:szCs w:val="18"/>
        </w:rPr>
        <w:tab/>
        <w:t>3321</w:t>
      </w:r>
      <w:r>
        <w:rPr>
          <w:rFonts w:ascii="Times New Roman" w:hAnsi="Times New Roman"/>
          <w:color w:val="191919"/>
          <w:sz w:val="18"/>
          <w:szCs w:val="18"/>
        </w:rPr>
        <w:tab/>
        <w:t>Population Problems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Major Electives (3000-4000 Level)</w:t>
      </w:r>
    </w:p>
    <w:p w:rsidR="00A62DD6" w:rsidRDefault="00A62DD6" w:rsidP="00A62DD6">
      <w:pPr>
        <w:widowControl w:val="0"/>
        <w:tabs>
          <w:tab w:val="left" w:pos="10540"/>
        </w:tabs>
        <w:autoSpaceDE w:val="0"/>
        <w:autoSpaceDN w:val="0"/>
        <w:adjustRightInd w:val="0"/>
        <w:spacing w:before="6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27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Supportive Courses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adviso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-approved courses in the area of sociolog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criminal justice, economics, political science, social work,</w:t>
      </w: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allied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health sciences and education.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grade of “C” or better is required.</w:t>
      </w:r>
      <w:r>
        <w:rPr>
          <w:rFonts w:ascii="Times New Roman" w:hAnsi="Times New Roman"/>
          <w:color w:val="191919"/>
          <w:sz w:val="18"/>
          <w:szCs w:val="18"/>
        </w:rPr>
        <w:tab/>
        <w:t>6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1064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General Electives</w:t>
      </w:r>
      <w:r>
        <w:rPr>
          <w:rFonts w:ascii="Times New Roman" w:hAnsi="Times New Roman"/>
          <w:color w:val="191919"/>
          <w:sz w:val="18"/>
          <w:szCs w:val="18"/>
        </w:rPr>
        <w:tab/>
        <w:t>8</w:t>
      </w:r>
    </w:p>
    <w:p w:rsidR="00A62DD6" w:rsidRDefault="00A62DD6" w:rsidP="00A62DD6">
      <w:pPr>
        <w:widowControl w:val="0"/>
        <w:tabs>
          <w:tab w:val="left" w:pos="1046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otal Hours Required</w:t>
      </w:r>
      <w:r>
        <w:rPr>
          <w:rFonts w:ascii="Times New Roman" w:hAnsi="Times New Roman"/>
          <w:color w:val="191919"/>
          <w:sz w:val="18"/>
          <w:szCs w:val="18"/>
        </w:rPr>
        <w:tab/>
        <w:t>123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8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pacing w:val="-8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OCIOLOGY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55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 (Minimum)</w: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A62DD6" w:rsidRDefault="00A62DD6" w:rsidP="00A62DD6">
      <w:pPr>
        <w:widowControl w:val="0"/>
        <w:tabs>
          <w:tab w:val="left" w:pos="8200"/>
          <w:tab w:val="left" w:pos="966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5"/>
        <w:gridCol w:w="1030"/>
        <w:gridCol w:w="4402"/>
        <w:gridCol w:w="1753"/>
        <w:gridCol w:w="850"/>
      </w:tblGrid>
      <w:tr w:rsidR="00A62DD6" w:rsidRPr="007A7452" w:rsidTr="00ED7A91">
        <w:trPr>
          <w:trHeight w:hRule="exact" w:val="237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 of Public Speaking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Biological Sciences*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 or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CSCI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Computers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96"/>
        </w:trPr>
        <w:tc>
          <w:tcPr>
            <w:tcW w:w="8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40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17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5"/>
        <w:gridCol w:w="1073"/>
        <w:gridCol w:w="4526"/>
        <w:gridCol w:w="1626"/>
        <w:gridCol w:w="1090"/>
      </w:tblGrid>
      <w:tr w:rsidR="00A62DD6" w:rsidRPr="007A7452" w:rsidTr="00ED7A91">
        <w:trPr>
          <w:trHeight w:hRule="exact" w:val="237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 (Required)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2203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Professions of Psychology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198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SSCI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2402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MicroComputers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in the Social 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34"/>
        </w:trPr>
        <w:tc>
          <w:tcPr>
            <w:tcW w:w="805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(1001 - 1007) (any course available)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</w:t>
            </w:r>
          </w:p>
        </w:tc>
        <w:tc>
          <w:tcPr>
            <w:tcW w:w="109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tabs>
                <w:tab w:val="left" w:pos="1100"/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260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Problems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 Economics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Pol. Sci.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97" w:right="3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511"/>
        </w:trPr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5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Intro. to Biological Sciences II/Area D-Science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3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3-4</w:t>
            </w: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63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15-16</w:t>
            </w:r>
          </w:p>
        </w:tc>
      </w:tr>
    </w:tbl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4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4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4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4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23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00" w:right="920" w:bottom="280" w:left="420" w:header="720" w:footer="720" w:gutter="0"/>
          <w:cols w:space="720" w:equalWidth="0">
            <w:col w:w="10900"/>
          </w:cols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72" w:after="0" w:line="195" w:lineRule="exact"/>
        <w:ind w:right="637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lastRenderedPageBreak/>
        <w:pict>
          <v:group id="_x0000_s1566" style="position:absolute;left:0;text-align:left;margin-left:426.25pt;margin-top:-18.75pt;width:156.05pt;height:796.35pt;z-index:-251537408" coordorigin="9107,-57" coordsize="3121,15840">
            <v:group id="_x0000_s1567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68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569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70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71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72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73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74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75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7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7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78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7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8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81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8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8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84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8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8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87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8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8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90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91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92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93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94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94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95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95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96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96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97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97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98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98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599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599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600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00">
                <w:txbxContent>
                  <w:p w:rsidR="00ED7A91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601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601">
                <w:txbxContent>
                  <w:p w:rsidR="00ED7A91" w:rsidRPr="00BD3FD8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</w:rPr>
        <w:pict>
          <v:shape id="Text Box 3298" o:spid="_x0000_s1238" type="#_x0000_t202" style="position:absolute;left:0;text-align:left;margin-left:579.25pt;margin-top:127.85pt;width:12pt;height:85.8pt;z-index:-251602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RE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" o:allowincell="f" filled="f" stroked="f">
            <v:textbox style="layout-flow:vertical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A62DD6">
        <w:rPr>
          <w:rFonts w:ascii="Century Gothic" w:hAnsi="Century Gothic" w:cs="Century Gothic"/>
          <w:b/>
          <w:bCs/>
          <w:color w:val="191919"/>
          <w:sz w:val="16"/>
          <w:szCs w:val="16"/>
        </w:rPr>
        <w:t>Sociology</w:t>
      </w:r>
      <w:del w:id="62" w:author="aamankwa" w:date="2011-06-07T09:07:00Z">
        <w:r w:rsidR="00A62DD6"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/</w:delText>
        </w:r>
      </w:del>
      <w:del w:id="63" w:author="aamankwa" w:date="2011-06-07T09:03:00Z">
        <w:r w:rsidR="00A62DD6"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Social Work</w:delText>
        </w:r>
      </w:del>
      <w:ins w:id="64" w:author="aamankwa" w:date="2011-06-07T09:03:00Z">
        <w:r w:rsidR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2"/>
        <w:gridCol w:w="808"/>
        <w:gridCol w:w="3850"/>
        <w:gridCol w:w="2771"/>
        <w:gridCol w:w="2006"/>
      </w:tblGrid>
      <w:tr w:rsidR="00A62DD6" w:rsidRPr="007A7452" w:rsidTr="00ED7A91">
        <w:trPr>
          <w:trHeight w:hRule="exact" w:val="431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4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Stats.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3317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Culture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3329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Community Mental Health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4304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Behavioral Research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3321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Population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Family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 Black Church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32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A62DD6" w:rsidRPr="007A7452" w:rsidTr="00ED7A91">
        <w:trPr>
          <w:trHeight w:hRule="exact" w:val="32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8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Theory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52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180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3371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Juvenile Delinquency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59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position w:val="1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4454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Sociology Seminar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517" w:right="10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3360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Urban Sociology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4464</w:t>
            </w: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Social Psychology</w:t>
            </w: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62DD6" w:rsidRPr="007A7452" w:rsidTr="00ED7A91">
        <w:trPr>
          <w:trHeight w:hRule="exact" w:val="214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9</w:t>
            </w:r>
          </w:p>
        </w:tc>
      </w:tr>
      <w:tr w:rsidR="00A62DD6" w:rsidRPr="007A7452" w:rsidTr="00ED7A91">
        <w:trPr>
          <w:trHeight w:hRule="exact" w:val="296"/>
        </w:trPr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7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517" w:right="10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200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2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A62DD6" w:rsidRDefault="00A62DD6" w:rsidP="00A62DD6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7" w:after="0" w:line="240" w:lineRule="auto"/>
        <w:ind w:left="160"/>
        <w:rPr>
          <w:del w:id="65" w:author="aamankwa" w:date="2011-06-07T09:02:00Z"/>
          <w:rFonts w:ascii="Times New Roman" w:hAnsi="Times New Roman"/>
          <w:color w:val="000000"/>
          <w:sz w:val="32"/>
          <w:szCs w:val="32"/>
        </w:rPr>
      </w:pPr>
      <w:del w:id="66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B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ACHELOR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OF</w:delText>
        </w:r>
        <w:r w:rsidDel="00B813A0">
          <w:rPr>
            <w:rFonts w:ascii="Times New Roman" w:hAnsi="Times New Roman"/>
            <w:b/>
            <w:bCs/>
            <w:color w:val="191919"/>
            <w:spacing w:val="-7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A</w:delText>
        </w:r>
        <w:r w:rsidDel="00B813A0">
          <w:rPr>
            <w:rFonts w:ascii="Times New Roman" w:hAnsi="Times New Roman"/>
            <w:b/>
            <w:bCs/>
            <w:color w:val="191919"/>
            <w:spacing w:val="-8"/>
            <w:sz w:val="24"/>
            <w:szCs w:val="24"/>
          </w:rPr>
          <w:delText>R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TS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D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EGREE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IN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S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OCIAL</w:delText>
        </w:r>
        <w:r w:rsidDel="00B813A0">
          <w:rPr>
            <w:rFonts w:ascii="Times New Roman" w:hAnsi="Times New Roman"/>
            <w:b/>
            <w:bCs/>
            <w:color w:val="191919"/>
            <w:spacing w:val="1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W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ORK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(BSW)</w:delText>
        </w:r>
      </w:del>
    </w:p>
    <w:p w:rsidR="00A62DD6" w:rsidDel="00B813A0" w:rsidRDefault="00A62DD6" w:rsidP="00A62DD6">
      <w:pPr>
        <w:widowControl w:val="0"/>
        <w:tabs>
          <w:tab w:val="left" w:pos="9000"/>
        </w:tabs>
        <w:autoSpaceDE w:val="0"/>
        <w:autoSpaceDN w:val="0"/>
        <w:adjustRightInd w:val="0"/>
        <w:spacing w:before="52" w:after="0" w:line="240" w:lineRule="auto"/>
        <w:ind w:left="160"/>
        <w:rPr>
          <w:del w:id="67" w:author="aamankwa" w:date="2011-06-07T09:02:00Z"/>
          <w:rFonts w:ascii="Times New Roman" w:hAnsi="Times New Roman"/>
          <w:color w:val="000000"/>
          <w:sz w:val="18"/>
          <w:szCs w:val="18"/>
        </w:rPr>
      </w:pPr>
      <w:del w:id="68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AREA</w:delText>
        </w:r>
        <w:r w:rsidDel="00B813A0">
          <w:rPr>
            <w:rFonts w:ascii="Times New Roman" w:hAnsi="Times New Roman"/>
            <w:b/>
            <w:bCs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F</w:delText>
        </w:r>
        <w:r w:rsidDel="00B813A0">
          <w:rPr>
            <w:rFonts w:ascii="Times New Roman" w:hAnsi="Times New Roman"/>
            <w:b/>
            <w:bCs/>
            <w:color w:val="191919"/>
            <w:spacing w:val="-7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(APPROPRI</w:delText>
        </w:r>
        <w:r w:rsidDel="00B813A0">
          <w:rPr>
            <w:rFonts w:ascii="Times New Roman" w:hAnsi="Times New Roman"/>
            <w:b/>
            <w:bCs/>
            <w:color w:val="191919"/>
            <w:spacing w:val="-13"/>
            <w:sz w:val="18"/>
            <w:szCs w:val="18"/>
          </w:rPr>
          <w:delText>A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TE</w:delText>
        </w:r>
        <w:r w:rsidDel="00B813A0">
          <w:rPr>
            <w:rFonts w:ascii="Times New Roman" w:hAnsi="Times New Roman"/>
            <w:b/>
            <w:bCs/>
            <w:color w:val="191919"/>
            <w:spacing w:val="-3"/>
            <w:sz w:val="18"/>
            <w:szCs w:val="18"/>
          </w:rPr>
          <w:delText xml:space="preserve"> T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O MAJOR-15 HOURS)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  <w:delText>C</w:delText>
        </w:r>
        <w:r w:rsidDel="00B813A0">
          <w:rPr>
            <w:rFonts w:ascii="Times New Roman" w:hAnsi="Times New Roman"/>
            <w:b/>
            <w:bCs/>
            <w:color w:val="191919"/>
            <w:spacing w:val="-3"/>
            <w:sz w:val="18"/>
            <w:szCs w:val="18"/>
          </w:rPr>
          <w:delText>r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edit Hrs.</w:delText>
        </w:r>
      </w:del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1"/>
        <w:gridCol w:w="1005"/>
        <w:gridCol w:w="6103"/>
        <w:gridCol w:w="1961"/>
      </w:tblGrid>
      <w:tr w:rsidR="00A62DD6" w:rsidRPr="007A7452" w:rsidDel="00B813A0" w:rsidTr="00ED7A91">
        <w:trPr>
          <w:trHeight w:hRule="exact" w:val="237"/>
          <w:del w:id="69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del w:id="70" w:author="aamankwa" w:date="2011-06-07T09:02:00Z"/>
                <w:rFonts w:ascii="Times New Roman" w:hAnsi="Times New Roman"/>
                <w:sz w:val="24"/>
                <w:szCs w:val="24"/>
              </w:rPr>
            </w:pPr>
            <w:del w:id="7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SSCI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81"/>
              <w:rPr>
                <w:del w:id="72" w:author="aamankwa" w:date="2011-06-07T09:02:00Z"/>
                <w:rFonts w:ascii="Times New Roman" w:hAnsi="Times New Roman"/>
                <w:sz w:val="24"/>
                <w:szCs w:val="24"/>
              </w:rPr>
            </w:pPr>
            <w:del w:id="7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2402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64"/>
              <w:rPr>
                <w:del w:id="74" w:author="aamankwa" w:date="2011-06-07T09:02:00Z"/>
                <w:rFonts w:ascii="Times New Roman" w:hAnsi="Times New Roman"/>
                <w:sz w:val="24"/>
                <w:szCs w:val="24"/>
              </w:rPr>
            </w:pPr>
            <w:del w:id="7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Microcomputers 3  or  M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20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TH 24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 Basic Statistics I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del w:id="76" w:author="aamankwa" w:date="2011-06-07T09:02:00Z"/>
                <w:rFonts w:ascii="Times New Roman" w:hAnsi="Times New Roman"/>
                <w:sz w:val="24"/>
                <w:szCs w:val="24"/>
              </w:rPr>
            </w:pPr>
            <w:del w:id="7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78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79" w:author="aamankwa" w:date="2011-06-07T09:02:00Z"/>
                <w:rFonts w:ascii="Times New Roman" w:hAnsi="Times New Roman"/>
                <w:sz w:val="24"/>
                <w:szCs w:val="24"/>
              </w:rPr>
            </w:pPr>
            <w:del w:id="8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PSYC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81" w:author="aamankwa" w:date="2011-06-07T09:02:00Z"/>
                <w:rFonts w:ascii="Times New Roman" w:hAnsi="Times New Roman"/>
                <w:sz w:val="24"/>
                <w:szCs w:val="24"/>
              </w:rPr>
            </w:pPr>
            <w:del w:id="8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101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83" w:author="aamankwa" w:date="2011-06-07T09:02:00Z"/>
                <w:rFonts w:ascii="Times New Roman" w:hAnsi="Times New Roman"/>
                <w:sz w:val="24"/>
                <w:szCs w:val="24"/>
              </w:rPr>
            </w:pPr>
            <w:del w:id="8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General Psychology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85" w:author="aamankwa" w:date="2011-06-07T09:02:00Z"/>
                <w:rFonts w:ascii="Times New Roman" w:hAnsi="Times New Roman"/>
                <w:sz w:val="24"/>
                <w:szCs w:val="24"/>
              </w:rPr>
            </w:pPr>
            <w:del w:id="8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87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88" w:author="aamankwa" w:date="2011-06-07T09:02:00Z"/>
                <w:rFonts w:ascii="Times New Roman" w:hAnsi="Times New Roman"/>
                <w:sz w:val="24"/>
                <w:szCs w:val="24"/>
              </w:rPr>
            </w:pPr>
            <w:del w:id="8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90" w:author="aamankwa" w:date="2011-06-07T09:02:00Z"/>
                <w:rFonts w:ascii="Times New Roman" w:hAnsi="Times New Roman"/>
                <w:sz w:val="24"/>
                <w:szCs w:val="24"/>
              </w:rPr>
            </w:pPr>
            <w:del w:id="9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20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92" w:author="aamankwa" w:date="2011-06-07T09:02:00Z"/>
                <w:rFonts w:ascii="Times New Roman" w:hAnsi="Times New Roman"/>
                <w:sz w:val="24"/>
                <w:szCs w:val="24"/>
              </w:rPr>
            </w:pPr>
            <w:del w:id="9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Principles of Sociology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94" w:author="aamankwa" w:date="2011-06-07T09:02:00Z"/>
                <w:rFonts w:ascii="Times New Roman" w:hAnsi="Times New Roman"/>
                <w:sz w:val="24"/>
                <w:szCs w:val="24"/>
              </w:rPr>
            </w:pPr>
            <w:del w:id="9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96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97" w:author="aamankwa" w:date="2011-06-07T09:02:00Z"/>
                <w:rFonts w:ascii="Times New Roman" w:hAnsi="Times New Roman"/>
                <w:sz w:val="24"/>
                <w:szCs w:val="24"/>
              </w:rPr>
            </w:pPr>
            <w:del w:id="9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ECON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99" w:author="aamankwa" w:date="2011-06-07T09:02:00Z"/>
                <w:rFonts w:ascii="Times New Roman" w:hAnsi="Times New Roman"/>
                <w:sz w:val="24"/>
                <w:szCs w:val="24"/>
              </w:rPr>
            </w:pPr>
            <w:del w:id="10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2105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101" w:author="aamankwa" w:date="2011-06-07T09:02:00Z"/>
                <w:rFonts w:ascii="Times New Roman" w:hAnsi="Times New Roman"/>
                <w:sz w:val="24"/>
                <w:szCs w:val="24"/>
              </w:rPr>
            </w:pPr>
            <w:del w:id="10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Principles of Economics or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103" w:author="aamankwa" w:date="2011-06-07T09:02:00Z"/>
                <w:rFonts w:ascii="Times New Roman" w:hAnsi="Times New Roman"/>
                <w:sz w:val="24"/>
                <w:szCs w:val="24"/>
              </w:rPr>
            </w:pPr>
            <w:del w:id="10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105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106" w:author="aamankwa" w:date="2011-06-07T09:02:00Z"/>
                <w:rFonts w:ascii="Times New Roman" w:hAnsi="Times New Roman"/>
                <w:sz w:val="24"/>
                <w:szCs w:val="24"/>
              </w:rPr>
            </w:pPr>
            <w:del w:id="10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108" w:author="aamankwa" w:date="2011-06-07T09:02:00Z"/>
                <w:rFonts w:ascii="Times New Roman" w:hAnsi="Times New Roman"/>
                <w:sz w:val="24"/>
                <w:szCs w:val="24"/>
              </w:rPr>
            </w:pPr>
            <w:del w:id="10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2601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110" w:author="aamankwa" w:date="2011-06-07T09:02:00Z"/>
                <w:rFonts w:ascii="Times New Roman" w:hAnsi="Times New Roman"/>
                <w:sz w:val="24"/>
                <w:szCs w:val="24"/>
              </w:rPr>
            </w:pPr>
            <w:del w:id="11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Urban Social Problems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112" w:author="aamankwa" w:date="2011-06-07T09:02:00Z"/>
                <w:rFonts w:ascii="Times New Roman" w:hAnsi="Times New Roman"/>
                <w:sz w:val="24"/>
                <w:szCs w:val="24"/>
              </w:rPr>
            </w:pPr>
            <w:del w:id="11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114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115" w:author="aamankwa" w:date="2011-06-07T09:02:00Z"/>
                <w:rFonts w:ascii="Times New Roman" w:hAnsi="Times New Roman"/>
                <w:sz w:val="24"/>
                <w:szCs w:val="24"/>
              </w:rPr>
            </w:pPr>
            <w:del w:id="11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S0WK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117" w:author="aamankwa" w:date="2011-06-07T09:02:00Z"/>
                <w:rFonts w:ascii="Times New Roman" w:hAnsi="Times New Roman"/>
                <w:sz w:val="24"/>
                <w:szCs w:val="24"/>
              </w:rPr>
            </w:pPr>
            <w:del w:id="11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1385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119" w:author="aamankwa" w:date="2011-06-07T09:02:00Z"/>
                <w:rFonts w:ascii="Times New Roman" w:hAnsi="Times New Roman"/>
                <w:sz w:val="24"/>
                <w:szCs w:val="24"/>
              </w:rPr>
            </w:pPr>
            <w:del w:id="12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Careers in 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121" w:author="aamankwa" w:date="2011-06-07T09:02:00Z"/>
                <w:rFonts w:ascii="Times New Roman" w:hAnsi="Times New Roman"/>
                <w:sz w:val="24"/>
                <w:szCs w:val="24"/>
              </w:rPr>
            </w:pPr>
            <w:del w:id="12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123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124" w:author="aamankwa" w:date="2011-06-07T09:02:00Z"/>
                <w:rFonts w:ascii="Times New Roman" w:hAnsi="Times New Roman"/>
                <w:sz w:val="24"/>
                <w:szCs w:val="24"/>
              </w:rPr>
            </w:pPr>
            <w:del w:id="12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SSCI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126" w:author="aamankwa" w:date="2011-06-07T09:02:00Z"/>
                <w:rFonts w:ascii="Times New Roman" w:hAnsi="Times New Roman"/>
                <w:sz w:val="24"/>
                <w:szCs w:val="24"/>
              </w:rPr>
            </w:pPr>
            <w:del w:id="12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2402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128" w:author="aamankwa" w:date="2011-06-07T09:02:00Z"/>
                <w:rFonts w:ascii="Times New Roman" w:hAnsi="Times New Roman"/>
                <w:sz w:val="24"/>
                <w:szCs w:val="24"/>
              </w:rPr>
            </w:pPr>
            <w:del w:id="12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Micro Computers in Social Science or any course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130" w:author="aamankwa" w:date="2011-06-07T09:02:00Z"/>
                <w:rFonts w:ascii="Times New Roman" w:hAnsi="Times New Roman"/>
                <w:sz w:val="24"/>
                <w:szCs w:val="24"/>
              </w:rPr>
            </w:pPr>
            <w:del w:id="13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98"/>
          <w:del w:id="132" w:author="aamankwa" w:date="2011-06-07T09:02:00Z"/>
        </w:trPr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133" w:author="aamankwa" w:date="2011-06-07T09:02:00Z"/>
                <w:rFonts w:ascii="Times New Roman" w:hAnsi="Times New Roman"/>
                <w:sz w:val="24"/>
                <w:szCs w:val="24"/>
              </w:rPr>
            </w:pPr>
            <w:del w:id="13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20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TH</w:delText>
              </w:r>
            </w:del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1"/>
              <w:rPr>
                <w:del w:id="135" w:author="aamankwa" w:date="2011-06-07T09:02:00Z"/>
                <w:rFonts w:ascii="Times New Roman" w:hAnsi="Times New Roman"/>
                <w:sz w:val="24"/>
                <w:szCs w:val="24"/>
              </w:rPr>
            </w:pPr>
            <w:del w:id="13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24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61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137" w:author="aamankwa" w:date="2011-06-07T09:02:00Z"/>
                <w:rFonts w:ascii="Times New Roman" w:hAnsi="Times New Roman"/>
                <w:sz w:val="24"/>
                <w:szCs w:val="24"/>
              </w:rPr>
            </w:pPr>
            <w:del w:id="13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Basic Statistics</w:delText>
              </w:r>
            </w:del>
          </w:p>
        </w:tc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139" w:author="aamankwa" w:date="2011-06-07T09:02:00Z"/>
                <w:rFonts w:ascii="Times New Roman" w:hAnsi="Times New Roman"/>
                <w:sz w:val="24"/>
                <w:szCs w:val="24"/>
              </w:rPr>
            </w:pPr>
            <w:del w:id="14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</w:tbl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2" w:after="0" w:line="120" w:lineRule="exact"/>
        <w:rPr>
          <w:del w:id="141" w:author="aamankwa" w:date="2011-06-07T09:02:00Z"/>
          <w:rFonts w:ascii="Times New Roman" w:hAnsi="Times New Roman"/>
          <w:sz w:val="12"/>
          <w:szCs w:val="12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60"/>
        <w:rPr>
          <w:del w:id="142" w:author="aamankwa" w:date="2011-06-07T09:02:00Z"/>
          <w:rFonts w:ascii="Times New Roman" w:hAnsi="Times New Roman"/>
          <w:color w:val="000000"/>
          <w:sz w:val="18"/>
          <w:szCs w:val="18"/>
        </w:rPr>
      </w:pPr>
      <w:del w:id="143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(REQUIRED MAJOR COURSES-51 HOURS)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12" w:after="0" w:line="240" w:lineRule="auto"/>
        <w:ind w:left="160"/>
        <w:rPr>
          <w:del w:id="144" w:author="aamankwa" w:date="2011-06-07T09:02:00Z"/>
          <w:rFonts w:ascii="Times New Roman" w:hAnsi="Times New Roman"/>
          <w:color w:val="000000"/>
          <w:sz w:val="18"/>
          <w:szCs w:val="18"/>
        </w:rPr>
      </w:pPr>
      <w:del w:id="145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22</w:delText>
        </w:r>
        <w:r w:rsidDel="00B813A0">
          <w:rPr>
            <w:rFonts w:ascii="Times New Roman" w:hAnsi="Times New Roman"/>
            <w:color w:val="191919"/>
            <w:spacing w:val="-7"/>
            <w:sz w:val="18"/>
            <w:szCs w:val="18"/>
          </w:rPr>
          <w:delText>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Social Policy 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46" w:author="aamankwa" w:date="2011-06-07T09:02:00Z"/>
          <w:rFonts w:ascii="Times New Roman" w:hAnsi="Times New Roman"/>
          <w:color w:val="000000"/>
          <w:sz w:val="18"/>
          <w:szCs w:val="18"/>
        </w:rPr>
      </w:pPr>
      <w:del w:id="147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2310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Self</w:delText>
        </w:r>
        <w:r w:rsidDel="00B813A0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7"/>
            <w:sz w:val="18"/>
            <w:szCs w:val="18"/>
          </w:rPr>
          <w:delText>A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wareness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48" w:author="aamankwa" w:date="2011-06-07T09:02:00Z"/>
          <w:rFonts w:ascii="Times New Roman" w:hAnsi="Times New Roman"/>
          <w:color w:val="000000"/>
          <w:sz w:val="18"/>
          <w:szCs w:val="18"/>
        </w:rPr>
      </w:pPr>
      <w:del w:id="149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2412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Introduction to 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50" w:author="aamankwa" w:date="2011-06-07T09:02:00Z"/>
          <w:rFonts w:ascii="Times New Roman" w:hAnsi="Times New Roman"/>
          <w:color w:val="000000"/>
          <w:sz w:val="18"/>
          <w:szCs w:val="18"/>
        </w:rPr>
      </w:pPr>
      <w:del w:id="151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32</w:delText>
        </w:r>
        <w:r w:rsidDel="00B813A0">
          <w:rPr>
            <w:rFonts w:ascii="Times New Roman" w:hAnsi="Times New Roman"/>
            <w:color w:val="191919"/>
            <w:spacing w:val="-7"/>
            <w:sz w:val="18"/>
            <w:szCs w:val="18"/>
          </w:rPr>
          <w:delText>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Social Policy II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52" w:author="aamankwa" w:date="2011-06-07T09:02:00Z"/>
          <w:rFonts w:ascii="Times New Roman" w:hAnsi="Times New Roman"/>
          <w:color w:val="000000"/>
          <w:sz w:val="18"/>
          <w:szCs w:val="18"/>
        </w:rPr>
      </w:pPr>
      <w:del w:id="153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3381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Human Behavior and the Social Environ 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54" w:author="aamankwa" w:date="2011-06-07T09:02:00Z"/>
          <w:rFonts w:ascii="Times New Roman" w:hAnsi="Times New Roman"/>
          <w:color w:val="000000"/>
          <w:sz w:val="18"/>
          <w:szCs w:val="18"/>
        </w:rPr>
      </w:pPr>
      <w:del w:id="155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3382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Human Behavior and the Social Environ II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56" w:author="aamankwa" w:date="2011-06-07T09:02:00Z"/>
          <w:rFonts w:ascii="Times New Roman" w:hAnsi="Times New Roman"/>
          <w:color w:val="000000"/>
          <w:sz w:val="18"/>
          <w:szCs w:val="18"/>
        </w:rPr>
      </w:pPr>
      <w:del w:id="157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3441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Practice 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</w:tabs>
        <w:autoSpaceDE w:val="0"/>
        <w:autoSpaceDN w:val="0"/>
        <w:adjustRightInd w:val="0"/>
        <w:spacing w:before="9" w:after="0" w:line="240" w:lineRule="auto"/>
        <w:ind w:left="160"/>
        <w:rPr>
          <w:del w:id="158" w:author="aamankwa" w:date="2011-06-07T09:02:00Z"/>
          <w:rFonts w:ascii="Times New Roman" w:hAnsi="Times New Roman"/>
          <w:color w:val="000000"/>
          <w:sz w:val="18"/>
          <w:szCs w:val="18"/>
        </w:rPr>
      </w:pPr>
      <w:del w:id="159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3442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Practice II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60" w:author="aamankwa" w:date="2011-06-07T09:02:00Z"/>
          <w:rFonts w:ascii="Times New Roman" w:hAnsi="Times New Roman"/>
          <w:color w:val="000000"/>
          <w:sz w:val="18"/>
          <w:szCs w:val="18"/>
        </w:rPr>
      </w:pPr>
      <w:del w:id="161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3443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Interviewing and Recording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62" w:author="aamankwa" w:date="2011-06-07T09:02:00Z"/>
          <w:rFonts w:ascii="Times New Roman" w:hAnsi="Times New Roman"/>
          <w:color w:val="000000"/>
          <w:sz w:val="18"/>
          <w:szCs w:val="18"/>
        </w:rPr>
      </w:pPr>
      <w:del w:id="163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3444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Research Methods in 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64" w:author="aamankwa" w:date="2011-06-07T09:02:00Z"/>
          <w:rFonts w:ascii="Times New Roman" w:hAnsi="Times New Roman"/>
          <w:color w:val="000000"/>
          <w:sz w:val="18"/>
          <w:szCs w:val="18"/>
        </w:rPr>
      </w:pPr>
      <w:del w:id="165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4304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Research Measurements in 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Pract.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66" w:author="aamankwa" w:date="2011-06-07T09:02:00Z"/>
          <w:rFonts w:ascii="Times New Roman" w:hAnsi="Times New Roman"/>
          <w:color w:val="000000"/>
          <w:sz w:val="18"/>
          <w:szCs w:val="18"/>
        </w:rPr>
      </w:pPr>
      <w:del w:id="167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4441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 Practice III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68" w:author="aamankwa" w:date="2011-06-07T09:02:00Z"/>
          <w:rFonts w:ascii="Times New Roman" w:hAnsi="Times New Roman"/>
          <w:color w:val="000000"/>
          <w:sz w:val="18"/>
          <w:szCs w:val="18"/>
        </w:rPr>
      </w:pPr>
      <w:del w:id="169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4470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Field Integrative Seminar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3</w:delText>
        </w:r>
      </w:del>
    </w:p>
    <w:p w:rsidR="00A62DD6" w:rsidDel="00B813A0" w:rsidRDefault="00A62DD6" w:rsidP="00A62DD6">
      <w:pPr>
        <w:widowControl w:val="0"/>
        <w:tabs>
          <w:tab w:val="left" w:pos="1020"/>
          <w:tab w:val="left" w:pos="2300"/>
          <w:tab w:val="left" w:pos="9680"/>
        </w:tabs>
        <w:autoSpaceDE w:val="0"/>
        <w:autoSpaceDN w:val="0"/>
        <w:adjustRightInd w:val="0"/>
        <w:spacing w:before="9" w:after="0" w:line="240" w:lineRule="auto"/>
        <w:ind w:left="160"/>
        <w:rPr>
          <w:del w:id="170" w:author="aamankwa" w:date="2011-06-07T09:02:00Z"/>
          <w:rFonts w:ascii="Times New Roman" w:hAnsi="Times New Roman"/>
          <w:color w:val="000000"/>
          <w:sz w:val="18"/>
          <w:szCs w:val="18"/>
        </w:rPr>
      </w:pPr>
      <w:del w:id="171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SOWK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4472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Field Practicum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12</w:delText>
        </w:r>
      </w:del>
    </w:p>
    <w:p w:rsidR="00A62DD6" w:rsidDel="00B813A0" w:rsidRDefault="00A62DD6" w:rsidP="00A62DD6">
      <w:pPr>
        <w:widowControl w:val="0"/>
        <w:tabs>
          <w:tab w:val="left" w:pos="9700"/>
        </w:tabs>
        <w:autoSpaceDE w:val="0"/>
        <w:autoSpaceDN w:val="0"/>
        <w:adjustRightInd w:val="0"/>
        <w:spacing w:before="6" w:after="0" w:line="240" w:lineRule="auto"/>
        <w:ind w:left="160"/>
        <w:rPr>
          <w:del w:id="172" w:author="aamankwa" w:date="2011-06-07T09:02:00Z"/>
          <w:rFonts w:ascii="Times New Roman" w:hAnsi="Times New Roman"/>
          <w:color w:val="000000"/>
          <w:sz w:val="18"/>
          <w:szCs w:val="18"/>
        </w:rPr>
      </w:pPr>
      <w:del w:id="173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Major</w:delText>
        </w:r>
        <w:r w:rsidDel="00B813A0">
          <w:rPr>
            <w:rFonts w:ascii="Times New Roman" w:hAnsi="Times New Roman"/>
            <w:b/>
            <w:bCs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Electives (3000-4000 Level)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tab/>
          <w:delText>27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12" w:after="0" w:line="240" w:lineRule="auto"/>
        <w:ind w:left="160"/>
        <w:rPr>
          <w:del w:id="174" w:author="aamankwa" w:date="2011-06-07T09:02:00Z"/>
          <w:rFonts w:ascii="Times New Roman" w:hAnsi="Times New Roman"/>
          <w:color w:val="000000"/>
          <w:sz w:val="18"/>
          <w:szCs w:val="18"/>
        </w:rPr>
      </w:pPr>
      <w:del w:id="175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Supportive Courses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del w:id="176" w:author="aamankwa" w:date="2011-06-07T09:02:00Z"/>
          <w:rFonts w:ascii="Times New Roman" w:hAnsi="Times New Roman"/>
          <w:color w:val="000000"/>
          <w:sz w:val="18"/>
          <w:szCs w:val="18"/>
        </w:rPr>
      </w:pPr>
      <w:del w:id="177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Any adviso</w:delText>
        </w:r>
        <w:r w:rsidDel="00B813A0">
          <w:rPr>
            <w:rFonts w:ascii="Times New Roman" w:hAnsi="Times New Roman"/>
            <w:color w:val="191919"/>
            <w:spacing w:val="-4"/>
            <w:sz w:val="18"/>
            <w:szCs w:val="18"/>
          </w:rPr>
          <w:delText>r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-approved courses in the area of sociolog</w:delText>
        </w:r>
        <w:r w:rsidDel="00B813A0">
          <w:rPr>
            <w:rFonts w:ascii="Times New Roman" w:hAnsi="Times New Roman"/>
            <w:color w:val="191919"/>
            <w:spacing w:val="-12"/>
            <w:sz w:val="18"/>
            <w:szCs w:val="18"/>
          </w:rPr>
          <w:delText>y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, criminal justice, economics, political science,</w:delText>
        </w:r>
      </w:del>
    </w:p>
    <w:p w:rsidR="00A62DD6" w:rsidDel="00B813A0" w:rsidRDefault="00A62DD6" w:rsidP="00A62DD6">
      <w:pPr>
        <w:widowControl w:val="0"/>
        <w:tabs>
          <w:tab w:val="left" w:pos="9780"/>
        </w:tabs>
        <w:autoSpaceDE w:val="0"/>
        <w:autoSpaceDN w:val="0"/>
        <w:adjustRightInd w:val="0"/>
        <w:spacing w:before="9" w:after="0" w:line="240" w:lineRule="auto"/>
        <w:ind w:left="160"/>
        <w:rPr>
          <w:del w:id="178" w:author="aamankwa" w:date="2011-06-07T09:02:00Z"/>
          <w:rFonts w:ascii="Times New Roman" w:hAnsi="Times New Roman"/>
          <w:color w:val="000000"/>
          <w:sz w:val="18"/>
          <w:szCs w:val="18"/>
        </w:rPr>
      </w:pPr>
      <w:del w:id="179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social work, allied health sciences and education.</w:delText>
        </w:r>
        <w:r w:rsidDel="00B813A0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A</w:delText>
        </w:r>
        <w:r w:rsidDel="00B813A0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grade of “D” or better is required.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6</w:delText>
        </w:r>
      </w:del>
    </w:p>
    <w:p w:rsidR="00A62DD6" w:rsidDel="00B813A0" w:rsidRDefault="00A62DD6" w:rsidP="00A62DD6">
      <w:pPr>
        <w:widowControl w:val="0"/>
        <w:tabs>
          <w:tab w:val="left" w:pos="9640"/>
        </w:tabs>
        <w:autoSpaceDE w:val="0"/>
        <w:autoSpaceDN w:val="0"/>
        <w:adjustRightInd w:val="0"/>
        <w:spacing w:before="9" w:after="0" w:line="240" w:lineRule="auto"/>
        <w:ind w:left="160"/>
        <w:rPr>
          <w:del w:id="180" w:author="aamankwa" w:date="2011-06-07T09:02:00Z"/>
          <w:rFonts w:ascii="Times New Roman" w:hAnsi="Times New Roman"/>
          <w:color w:val="000000"/>
          <w:sz w:val="18"/>
          <w:szCs w:val="18"/>
        </w:rPr>
      </w:pPr>
      <w:del w:id="181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Social</w:delText>
        </w:r>
        <w:r w:rsidDel="00B813A0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color w:val="191919"/>
            <w:spacing w:val="-14"/>
            <w:sz w:val="18"/>
            <w:szCs w:val="18"/>
          </w:rPr>
          <w:delText>W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ork/General Electives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tab/>
          <w:delText>6-9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9" w:after="0" w:line="240" w:lineRule="auto"/>
        <w:ind w:left="160"/>
        <w:rPr>
          <w:del w:id="182" w:author="aamankwa" w:date="2011-06-07T09:02:00Z"/>
          <w:rFonts w:ascii="Times New Roman" w:hAnsi="Times New Roman"/>
          <w:color w:val="000000"/>
          <w:sz w:val="18"/>
          <w:szCs w:val="18"/>
        </w:rPr>
      </w:pPr>
      <w:del w:id="183" w:author="aamankwa" w:date="2011-06-07T09:02:00Z">
        <w:r w:rsidDel="00B813A0">
          <w:rPr>
            <w:rFonts w:ascii="Times New Roman" w:hAnsi="Times New Roman"/>
            <w:color w:val="191919"/>
            <w:spacing w:val="-13"/>
            <w:sz w:val="18"/>
            <w:szCs w:val="18"/>
          </w:rPr>
          <w:delText>T</w:delText>
        </w:r>
        <w:r w:rsidDel="00B813A0">
          <w:rPr>
            <w:rFonts w:ascii="Times New Roman" w:hAnsi="Times New Roman"/>
            <w:color w:val="191919"/>
            <w:sz w:val="18"/>
            <w:szCs w:val="18"/>
          </w:rPr>
          <w:delText>otal Hours Required 123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7" w:after="0" w:line="180" w:lineRule="exact"/>
        <w:rPr>
          <w:del w:id="184" w:author="aamankwa" w:date="2011-06-07T09:02:00Z"/>
          <w:rFonts w:ascii="Times New Roman" w:hAnsi="Times New Roman"/>
          <w:color w:val="000000"/>
          <w:sz w:val="18"/>
          <w:szCs w:val="18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85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86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87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88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89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90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91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92" w:author="aamankwa" w:date="2011-06-07T09:02:00Z"/>
          <w:rFonts w:ascii="Times New Roman" w:hAnsi="Times New Roman"/>
          <w:color w:val="000000"/>
          <w:sz w:val="20"/>
          <w:szCs w:val="20"/>
        </w:rPr>
      </w:pPr>
    </w:p>
    <w:p w:rsidR="00A62DD6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A62DD6" w:rsidDel="00B813A0" w:rsidRDefault="00A62DD6" w:rsidP="00A62DD6">
      <w:pPr>
        <w:widowControl w:val="0"/>
        <w:tabs>
          <w:tab w:val="left" w:pos="10740"/>
        </w:tabs>
        <w:autoSpaceDE w:val="0"/>
        <w:autoSpaceDN w:val="0"/>
        <w:adjustRightInd w:val="0"/>
        <w:spacing w:after="0" w:line="451" w:lineRule="exact"/>
        <w:ind w:left="4175"/>
        <w:rPr>
          <w:del w:id="193" w:author="aamankwa" w:date="2011-06-07T09:02:00Z"/>
          <w:rFonts w:ascii="Century Gothic" w:hAnsi="Century Gothic" w:cs="Century Gothic"/>
          <w:color w:val="000000"/>
          <w:sz w:val="36"/>
          <w:szCs w:val="36"/>
        </w:rPr>
        <w:sectPr w:rsidR="00A62DD6" w:rsidDel="00B813A0">
          <w:pgSz w:w="12240" w:h="15840"/>
          <w:pgMar w:top="400" w:right="420" w:bottom="280" w:left="560" w:header="720" w:footer="720" w:gutter="0"/>
          <w:cols w:space="720" w:equalWidth="0">
            <w:col w:w="11260"/>
          </w:cols>
          <w:noEndnote/>
        </w:sectPr>
      </w:pPr>
    </w:p>
    <w:p w:rsidR="00A62DD6" w:rsidDel="00B813A0" w:rsidRDefault="00930AD1" w:rsidP="00A62DD6">
      <w:pPr>
        <w:widowControl w:val="0"/>
        <w:autoSpaceDE w:val="0"/>
        <w:autoSpaceDN w:val="0"/>
        <w:adjustRightInd w:val="0"/>
        <w:spacing w:before="56" w:after="0" w:line="195" w:lineRule="exact"/>
        <w:ind w:left="1037"/>
        <w:rPr>
          <w:del w:id="194" w:author="aamankwa" w:date="2011-06-07T09:02:00Z"/>
          <w:rFonts w:ascii="Century Gothic" w:hAnsi="Century Gothic" w:cs="Century Gothic"/>
          <w:color w:val="000000"/>
          <w:sz w:val="16"/>
          <w:szCs w:val="16"/>
        </w:rPr>
      </w:pPr>
      <w:del w:id="195" w:author="aamankwa" w:date="2011-06-07T09:02:00Z">
        <w:r w:rsidRPr="00930AD1">
          <w:rPr>
            <w:noProof/>
            <w:lang w:eastAsia="zh-CN"/>
          </w:rPr>
          <w:lastRenderedPageBreak/>
          <w:pict>
            <v:group id="_x0000_s1494" style="position:absolute;left:0;text-align:left;margin-left:-20.5pt;margin-top:-20.15pt;width:156pt;height:11in;z-index:-251557888" coordorigin=",-57" coordsize="3120,15840">
              <v:group id="Group 2700" o:spid="_x0000_s1495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  <v:rect id="_x0000_s1496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  <v:path arrowok="t"/>
                </v:rect>
                <v:rect id="Rectangle 2702" o:spid="_x0000_s1497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  <v:path arrowok="t"/>
                </v:rect>
                <v:rect id="Rectangle 2703" o:spid="_x0000_s1498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  <v:path arrowok="t"/>
                </v:rect>
                <v:rect id="_x0000_s1499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  <v:path arrowok="t"/>
                </v:rect>
                <v:rect id="_x0000_s1500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  <v:path arrowok="t"/>
                </v:rect>
                <v:rect id="Rectangle 2706" o:spid="_x0000_s1501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  <v:path arrowok="t"/>
                </v:rect>
                <v:rect id="Rectangle 2707" o:spid="_x0000_s1502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  <v:path arrowok="t"/>
                </v:rect>
                <v:group id="Group 2708" o:spid="_x0000_s1503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  <v:shape id="Freeform 2709" o:spid="_x0000_s150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  <v:path arrowok="t" o:connecttype="custom" o:connectlocs="1804,0;720,0" o:connectangles="0,0"/>
                  </v:shape>
                  <v:shape id="Freeform 2710" o:spid="_x0000_s150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  <v:path arrowok="t" o:connecttype="custom" o:connectlocs="720,0;1804,0" o:connectangles="0,0"/>
                  </v:shape>
                </v:group>
                <v:group id="Group 2711" o:spid="_x0000_s1506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  <v:shape id="Freeform 2712" o:spid="_x0000_s150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  <v:path arrowok="t" o:connecttype="custom" o:connectlocs="1781,0;696,0" o:connectangles="0,0"/>
                  </v:shape>
                  <v:shape id="Freeform 2713" o:spid="_x0000_s150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  <v:path arrowok="t" o:connecttype="custom" o:connectlocs="696,0;1781,0" o:connectangles="0,0"/>
                  </v:shape>
                </v:group>
                <v:group id="Group 2714" o:spid="_x0000_s1509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  <v:shape id="Freeform 2715" o:spid="_x0000_s151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  <v:path arrowok="t" o:connecttype="custom" o:connectlocs="1772,0;687,0" o:connectangles="0,0"/>
                  </v:shape>
                  <v:shape id="Freeform 2716" o:spid="_x0000_s151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  <v:path arrowok="t" o:connecttype="custom" o:connectlocs="687,0;1772,0" o:connectangles="0,0"/>
                  </v:shape>
                </v:group>
                <v:group id="Group 2717" o:spid="_x0000_s1512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  <v:shape id="Freeform 2718" o:spid="_x0000_s151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  <v:path arrowok="t" o:connecttype="custom" o:connectlocs="1790,0;705,0" o:connectangles="0,0"/>
                  </v:shape>
                  <v:shape id="Freeform 2719" o:spid="_x0000_s151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  <v:path arrowok="t" o:connecttype="custom" o:connectlocs="705,0;1790,0" o:connectangles="0,0"/>
                  </v:shape>
                </v:group>
                <v:group id="_x0000_s1515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  <v:shape id="Freeform 2721" o:spid="_x0000_s151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  <v:path arrowok="t" o:connecttype="custom" o:connectlocs="1781,0;696,0" o:connectangles="0,0"/>
                  </v:shape>
                  <v:shape id="Freeform 2722" o:spid="_x0000_s151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  <v:path arrowok="t" o:connecttype="custom" o:connectlocs="696,0;1781,0" o:connectangles="0,0"/>
                  </v:shape>
                </v:group>
                <v:shape id="_x0000_s1518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  <v:path arrowok="t" o:connecttype="custom" o:connectlocs="0,0;44,0" o:connectangles="0,0"/>
                </v:shape>
                <v:shape id="_x0000_s1519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  <v:path arrowok="t" o:connecttype="custom" o:connectlocs="0,0;400,0" o:connectangles="0,0"/>
                </v:shape>
                <v:rect id="_x0000_s1520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  <v:path arrowok="t"/>
                </v:rect>
                <v:rect id="_x0000_s1521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  <v:path arrowok="t"/>
                </v:rect>
              </v:group>
              <v:shape id="_x0000_s1522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  <v:textbox style="layout-flow:vertical;mso-layout-flow-alt:bottom-to-top;mso-next-textbox:#_x0000_s1522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Personnel &amp;Index</w:t>
                      </w:r>
                    </w:p>
                  </w:txbxContent>
                </v:textbox>
              </v:shape>
              <v:shape id="_x0000_s1523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  <v:textbox style="layout-flow:vertical;mso-layout-flow-alt:bottom-to-top;mso-next-textbox:#_x0000_s1523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Sciences &amp;</w:t>
                      </w:r>
                    </w:p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right="202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Health</w:t>
                      </w:r>
                    </w:p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7" w:right="-7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Professions</w:t>
                      </w:r>
                    </w:p>
                  </w:txbxContent>
                </v:textbox>
              </v:shape>
              <v:shape id="_x0000_s1524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  <v:textbox style="layout-flow:vertical;mso-layout-flow-alt:bottom-to-top;mso-next-textbox:#_x0000_s1524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right="229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Course</w:t>
                      </w:r>
                    </w:p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Descriptions</w:t>
                      </w:r>
                    </w:p>
                  </w:txbxContent>
                </v:textbox>
              </v:shape>
              <v:shape id="_x0000_s1525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  <v:textbox style="layout-flow:vertical;mso-layout-flow-alt:bottom-to-top;mso-next-textbox:#_x0000_s1525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Graduate</w:t>
                      </w:r>
                    </w:p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right="125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School</w:t>
                      </w:r>
                    </w:p>
                  </w:txbxContent>
                </v:textbox>
              </v:shape>
              <v:shape id="_x0000_s1526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  <v:textbox style="layout-flow:vertical;mso-layout-flow-alt:bottom-to-top;mso-next-textbox:#_x0000_s1526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Education</w:t>
                      </w:r>
                    </w:p>
                  </w:txbxContent>
                </v:textbox>
              </v:shape>
              <v:shape id="_x0000_s1527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  <v:textbox style="layout-flow:vertical;mso-layout-flow-alt:bottom-to-top;mso-next-textbox:#_x0000_s1527" inset="0,0,0,0">
                  <w:txbxContent>
                    <w:p w:rsidR="00ED7A91" w:rsidRDefault="00ED7A91" w:rsidP="008C097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 xml:space="preserve">Albany State </w:t>
                      </w:r>
                    </w:p>
                  </w:txbxContent>
                </v:textbox>
              </v:shape>
              <v:rect id="_x0000_s1528" style="position:absolute;top:4238;width:1060;height:1784" fillcolor="#d8d8d8 [2732]" stroked="f" strokecolor="#f2f2f2 [3041]" strokeweight="3pt">
                <v:shadow on="t" type="perspective" color="#7f7f7f [1601]" opacity=".5" offset="1pt" offset2="-1pt"/>
                <v:textbox style="layout-flow:vertical;mso-layout-flow-alt:bottom-to-top;mso-next-textbox:#_x0000_s1528">
                  <w:txbxContent>
                    <w:p w:rsidR="00ED7A91" w:rsidRDefault="00ED7A91" w:rsidP="008C0977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 </w:t>
                      </w:r>
                    </w:p>
                    <w:p w:rsidR="00ED7A91" w:rsidRPr="007A3E3A" w:rsidRDefault="00ED7A91" w:rsidP="008C0977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 w:rsidRPr="007A3E3A">
                        <w:rPr>
                          <w:b/>
                          <w:color w:val="000000" w:themeColor="text1"/>
                        </w:rPr>
                        <w:t>Business</w:t>
                      </w:r>
                    </w:p>
                  </w:txbxContent>
                </v:textbox>
              </v:rect>
              <v:rect id="_x0000_s1529" style="position:absolute;top:2453;width:1060;height:1784" fillcolor="#404040 [2429]" strokecolor="#f2f2f2 [3041]" strokeweight="3pt">
                <v:shadow on="t" type="perspective" color="#7f7f7f [1601]" opacity=".5" offset="1pt" offset2="-1pt"/>
                <v:textbox style="layout-flow:vertical;mso-layout-flow-alt:bottom-to-top;mso-next-textbox:#_x0000_s1529">
                  <w:txbxContent>
                    <w:p w:rsidR="00ED7A91" w:rsidRPr="007A3E3A" w:rsidRDefault="00ED7A91" w:rsidP="008C0977">
                      <w:pPr>
                        <w:spacing w:after="0"/>
                        <w:rPr>
                          <w:b/>
                          <w:color w:val="FFFFFF" w:themeColor="background1"/>
                        </w:rPr>
                      </w:pPr>
                      <w:r w:rsidRPr="007A3E3A">
                        <w:rPr>
                          <w:b/>
                          <w:color w:val="FFFFFF" w:themeColor="background1"/>
                        </w:rPr>
                        <w:t xml:space="preserve">  Arts &amp; Humanities</w:t>
                      </w:r>
                    </w:p>
                  </w:txbxContent>
                </v:textbox>
              </v:rect>
            </v:group>
          </w:pict>
        </w:r>
        <w:r w:rsidRPr="00930AD1">
          <w:rPr>
            <w:noProof/>
          </w:rPr>
          <w:pict>
            <v:shape id="Text Box 3334" o:spid="_x0000_s1272" type="#_x0000_t202" style="position:absolute;left:0;text-align:left;margin-left:19.95pt;margin-top:128.05pt;width:12pt;height:85.8pt;z-index:-251594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XttwIAALs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" o:allowincell="f" filled="f" stroked="f">
              <v:textbox style="layout-flow:vertical;mso-layout-flow-alt:bottom-to-top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FFFFFF"/>
                        <w:sz w:val="20"/>
                        <w:szCs w:val="20"/>
                      </w:rPr>
                      <w:t>Arts &amp; Humanities</w:t>
                    </w:r>
                  </w:p>
                </w:txbxContent>
              </v:textbox>
              <w10:wrap anchorx="page" anchory="page"/>
            </v:shape>
          </w:pict>
        </w:r>
        <w:r w:rsidR="00A62DD6"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Social Work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9" w:after="0" w:line="110" w:lineRule="exact"/>
        <w:rPr>
          <w:del w:id="196" w:author="aamankwa" w:date="2011-06-07T09:02:00Z"/>
          <w:rFonts w:ascii="Century Gothic" w:hAnsi="Century Gothic" w:cs="Century Gothic"/>
          <w:color w:val="000000"/>
          <w:sz w:val="11"/>
          <w:szCs w:val="11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del w:id="197" w:author="aamankwa" w:date="2011-06-07T09:02:00Z"/>
          <w:rFonts w:ascii="Century Gothic" w:hAnsi="Century Gothic" w:cs="Century Gothic"/>
          <w:color w:val="000000"/>
          <w:sz w:val="20"/>
          <w:szCs w:val="20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7" w:after="0" w:line="250" w:lineRule="auto"/>
        <w:ind w:left="1020" w:right="1632"/>
        <w:rPr>
          <w:del w:id="198" w:author="aamankwa" w:date="2011-06-07T09:02:00Z"/>
          <w:rFonts w:ascii="Times New Roman" w:hAnsi="Times New Roman"/>
          <w:color w:val="000000"/>
          <w:sz w:val="32"/>
          <w:szCs w:val="32"/>
        </w:rPr>
      </w:pPr>
      <w:del w:id="199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P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ROGRAM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OF</w:delText>
        </w:r>
        <w:r w:rsidDel="00B813A0">
          <w:rPr>
            <w:rFonts w:ascii="Times New Roman" w:hAnsi="Times New Roman"/>
            <w:b/>
            <w:bCs/>
            <w:color w:val="191919"/>
            <w:spacing w:val="11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S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TUDY</w:delText>
        </w:r>
        <w:r w:rsidDel="00B813A0">
          <w:rPr>
            <w:rFonts w:ascii="Times New Roman" w:hAnsi="Times New Roman"/>
            <w:b/>
            <w:bCs/>
            <w:color w:val="191919"/>
            <w:spacing w:val="11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FOR</w:delText>
        </w:r>
        <w:r w:rsidDel="00B813A0">
          <w:rPr>
            <w:rFonts w:ascii="Times New Roman" w:hAnsi="Times New Roman"/>
            <w:b/>
            <w:bCs/>
            <w:color w:val="191919"/>
            <w:spacing w:val="16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THE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B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ACHELOR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OF</w:delText>
        </w:r>
        <w:r w:rsidDel="00B813A0">
          <w:rPr>
            <w:rFonts w:ascii="Times New Roman" w:hAnsi="Times New Roman"/>
            <w:b/>
            <w:bCs/>
            <w:color w:val="191919"/>
            <w:spacing w:val="-7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A</w:delText>
        </w:r>
        <w:r w:rsidDel="00B813A0">
          <w:rPr>
            <w:rFonts w:ascii="Times New Roman" w:hAnsi="Times New Roman"/>
            <w:b/>
            <w:bCs/>
            <w:color w:val="191919"/>
            <w:spacing w:val="-8"/>
            <w:sz w:val="24"/>
            <w:szCs w:val="24"/>
          </w:rPr>
          <w:delText>R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TS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D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EGREE IN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S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OCIAL</w:delText>
        </w:r>
        <w:r w:rsidDel="00B813A0">
          <w:rPr>
            <w:rFonts w:ascii="Times New Roman" w:hAnsi="Times New Roman"/>
            <w:b/>
            <w:bCs/>
            <w:color w:val="191919"/>
            <w:spacing w:val="1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W</w:delText>
        </w:r>
        <w:r w:rsidDel="00B813A0">
          <w:rPr>
            <w:rFonts w:ascii="Times New Roman" w:hAnsi="Times New Roman"/>
            <w:b/>
            <w:bCs/>
            <w:color w:val="191919"/>
            <w:sz w:val="24"/>
            <w:szCs w:val="24"/>
          </w:rPr>
          <w:delText>ORK</w:delText>
        </w:r>
        <w:r w:rsidDel="00B813A0">
          <w:rPr>
            <w:rFonts w:ascii="Times New Roman" w:hAnsi="Times New Roman"/>
            <w:b/>
            <w:bCs/>
            <w:color w:val="191919"/>
            <w:spacing w:val="20"/>
            <w:sz w:val="24"/>
            <w:szCs w:val="24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z w:val="32"/>
            <w:szCs w:val="32"/>
          </w:rPr>
          <w:delText>(BSW)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39" w:after="0" w:line="240" w:lineRule="auto"/>
        <w:ind w:left="1020"/>
        <w:rPr>
          <w:del w:id="200" w:author="aamankwa" w:date="2011-06-07T09:02:00Z"/>
          <w:rFonts w:ascii="Times New Roman" w:hAnsi="Times New Roman"/>
          <w:color w:val="000000"/>
          <w:sz w:val="18"/>
          <w:szCs w:val="18"/>
        </w:rPr>
      </w:pPr>
      <w:del w:id="201" w:author="aamankwa" w:date="2011-06-07T09:02:00Z">
        <w:r w:rsidDel="00B813A0">
          <w:rPr>
            <w:rFonts w:ascii="Times New Roman" w:hAnsi="Times New Roman"/>
            <w:color w:val="191919"/>
            <w:sz w:val="18"/>
            <w:szCs w:val="18"/>
          </w:rPr>
          <w:delText>125 Semester Hours (Minimum)</w:delText>
        </w:r>
      </w:del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2" w:after="0" w:line="150" w:lineRule="exact"/>
        <w:rPr>
          <w:del w:id="202" w:author="aamankwa" w:date="2011-06-07T09:02:00Z"/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011"/>
        <w:gridCol w:w="4503"/>
        <w:gridCol w:w="1813"/>
        <w:gridCol w:w="1130"/>
      </w:tblGrid>
      <w:tr w:rsidR="00A62DD6" w:rsidRPr="007A7452" w:rsidDel="00B813A0" w:rsidTr="00ED7A91">
        <w:trPr>
          <w:trHeight w:hRule="exact" w:val="300"/>
          <w:del w:id="203" w:author="aamankwa" w:date="2011-06-07T09:02:00Z"/>
        </w:trPr>
        <w:tc>
          <w:tcPr>
            <w:tcW w:w="62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del w:id="204" w:author="aamankwa" w:date="2011-06-07T09:02:00Z"/>
                <w:rFonts w:ascii="Times New Roman" w:hAnsi="Times New Roman"/>
                <w:sz w:val="24"/>
                <w:szCs w:val="24"/>
              </w:rPr>
            </w:pPr>
            <w:del w:id="205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F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3"/>
                  <w:sz w:val="18"/>
                  <w:szCs w:val="18"/>
                </w:rPr>
                <w:delText>r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eshman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7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20"/>
                  <w:sz w:val="18"/>
                  <w:szCs w:val="18"/>
                </w:rPr>
                <w:delText>Y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ear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943"/>
              <w:rPr>
                <w:del w:id="206" w:author="aamankwa" w:date="2011-06-07T09:02:00Z"/>
                <w:rFonts w:ascii="Times New Roman" w:hAnsi="Times New Roman"/>
                <w:sz w:val="24"/>
                <w:szCs w:val="24"/>
              </w:rPr>
            </w:pPr>
            <w:del w:id="207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Fall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del w:id="208" w:author="aamankwa" w:date="2011-06-07T09:02:00Z"/>
                <w:rFonts w:ascii="Times New Roman" w:hAnsi="Times New Roman"/>
                <w:sz w:val="24"/>
                <w:szCs w:val="24"/>
              </w:rPr>
            </w:pPr>
            <w:del w:id="209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Spring</w:delText>
              </w:r>
            </w:del>
          </w:p>
        </w:tc>
      </w:tr>
      <w:tr w:rsidR="00A62DD6" w:rsidRPr="007A7452" w:rsidDel="00B813A0" w:rsidTr="00ED7A91">
        <w:trPr>
          <w:trHeight w:hRule="exact" w:val="218"/>
          <w:del w:id="210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del w:id="211" w:author="aamankwa" w:date="2011-06-07T09:02:00Z"/>
                <w:rFonts w:ascii="Times New Roman" w:hAnsi="Times New Roman"/>
                <w:sz w:val="24"/>
                <w:szCs w:val="24"/>
              </w:rPr>
            </w:pPr>
            <w:del w:id="21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ENGL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del w:id="213" w:author="aamankwa" w:date="2011-06-07T09:02:00Z"/>
                <w:rFonts w:ascii="Times New Roman" w:hAnsi="Times New Roman"/>
                <w:sz w:val="24"/>
                <w:szCs w:val="24"/>
              </w:rPr>
            </w:pPr>
            <w:del w:id="21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101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6"/>
              <w:rPr>
                <w:del w:id="215" w:author="aamankwa" w:date="2011-06-07T09:02:00Z"/>
                <w:rFonts w:ascii="Times New Roman" w:hAnsi="Times New Roman"/>
                <w:sz w:val="24"/>
                <w:szCs w:val="24"/>
              </w:rPr>
            </w:pPr>
            <w:del w:id="21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English Composition I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909" w:right="746"/>
              <w:jc w:val="center"/>
              <w:rPr>
                <w:del w:id="217" w:author="aamankwa" w:date="2011-06-07T09:02:00Z"/>
                <w:rFonts w:ascii="Times New Roman" w:hAnsi="Times New Roman"/>
                <w:sz w:val="24"/>
                <w:szCs w:val="24"/>
              </w:rPr>
            </w:pPr>
            <w:del w:id="21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19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220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21" w:author="aamankwa" w:date="2011-06-07T09:02:00Z"/>
                <w:rFonts w:ascii="Times New Roman" w:hAnsi="Times New Roman"/>
                <w:sz w:val="24"/>
                <w:szCs w:val="24"/>
              </w:rPr>
            </w:pPr>
            <w:del w:id="22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20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TH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23" w:author="aamankwa" w:date="2011-06-07T09:02:00Z"/>
                <w:rFonts w:ascii="Times New Roman" w:hAnsi="Times New Roman"/>
                <w:sz w:val="24"/>
                <w:szCs w:val="24"/>
              </w:rPr>
            </w:pPr>
            <w:del w:id="22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1111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25" w:author="aamankwa" w:date="2011-06-07T09:02:00Z"/>
                <w:rFonts w:ascii="Times New Roman" w:hAnsi="Times New Roman"/>
                <w:sz w:val="24"/>
                <w:szCs w:val="24"/>
              </w:rPr>
            </w:pPr>
            <w:del w:id="22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College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Algebra or M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20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 xml:space="preserve">TH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101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09" w:right="746"/>
              <w:jc w:val="center"/>
              <w:rPr>
                <w:del w:id="227" w:author="aamankwa" w:date="2011-06-07T09:02:00Z"/>
                <w:rFonts w:ascii="Times New Roman" w:hAnsi="Times New Roman"/>
                <w:sz w:val="24"/>
                <w:szCs w:val="24"/>
              </w:rPr>
            </w:pPr>
            <w:del w:id="22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29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198"/>
          <w:del w:id="230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31" w:author="aamankwa" w:date="2011-06-07T09:02:00Z"/>
                <w:rFonts w:ascii="Times New Roman" w:hAnsi="Times New Roman"/>
                <w:sz w:val="24"/>
                <w:szCs w:val="24"/>
              </w:rPr>
            </w:pPr>
            <w:del w:id="23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BIOL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33" w:author="aamankwa" w:date="2011-06-07T09:02:00Z"/>
                <w:rFonts w:ascii="Times New Roman" w:hAnsi="Times New Roman"/>
                <w:sz w:val="24"/>
                <w:szCs w:val="24"/>
              </w:rPr>
            </w:pPr>
            <w:del w:id="23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1K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35" w:author="aamankwa" w:date="2011-06-07T09:02:00Z"/>
                <w:rFonts w:ascii="Times New Roman" w:hAnsi="Times New Roman"/>
                <w:sz w:val="24"/>
                <w:szCs w:val="24"/>
              </w:rPr>
            </w:pPr>
            <w:del w:id="23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Intro. to Biological Sciences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10" w:right="746"/>
              <w:jc w:val="center"/>
              <w:rPr>
                <w:del w:id="237" w:author="aamankwa" w:date="2011-06-07T09:02:00Z"/>
                <w:rFonts w:ascii="Times New Roman" w:hAnsi="Times New Roman"/>
                <w:sz w:val="24"/>
                <w:szCs w:val="24"/>
              </w:rPr>
            </w:pPr>
            <w:del w:id="23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4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39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34"/>
          <w:del w:id="240" w:author="aamankwa" w:date="2011-06-07T09:02:00Z"/>
        </w:trPr>
        <w:tc>
          <w:tcPr>
            <w:tcW w:w="924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del w:id="241" w:author="aamankwa" w:date="2011-06-07T09:02:00Z"/>
                <w:rFonts w:ascii="Times New Roman" w:hAnsi="Times New Roman"/>
                <w:sz w:val="24"/>
                <w:szCs w:val="24"/>
              </w:rPr>
            </w:pPr>
            <w:del w:id="24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AREA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 Option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tab/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24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del w:id="244" w:author="aamankwa" w:date="2011-06-07T09:02:00Z"/>
                <w:rFonts w:ascii="Times New Roman" w:hAnsi="Times New Roman"/>
                <w:sz w:val="24"/>
                <w:szCs w:val="24"/>
              </w:rPr>
            </w:pPr>
            <w:del w:id="24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ASU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29"/>
              <w:rPr>
                <w:del w:id="246" w:author="aamankwa" w:date="2011-06-07T09:02:00Z"/>
                <w:rFonts w:ascii="Times New Roman" w:hAnsi="Times New Roman"/>
                <w:sz w:val="24"/>
                <w:szCs w:val="24"/>
              </w:rPr>
            </w:pPr>
            <w:del w:id="24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1200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6"/>
              <w:rPr>
                <w:del w:id="248" w:author="aamankwa" w:date="2011-06-07T09:02:00Z"/>
                <w:rFonts w:ascii="Times New Roman" w:hAnsi="Times New Roman"/>
                <w:sz w:val="24"/>
                <w:szCs w:val="24"/>
              </w:rPr>
            </w:pPr>
            <w:del w:id="24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Freshman Seminar &amp; Service to Leadership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910" w:right="746"/>
              <w:jc w:val="center"/>
              <w:rPr>
                <w:del w:id="250" w:author="aamankwa" w:date="2011-06-07T09:02:00Z"/>
                <w:rFonts w:ascii="Times New Roman" w:hAnsi="Times New Roman"/>
                <w:sz w:val="24"/>
                <w:szCs w:val="24"/>
              </w:rPr>
            </w:pPr>
            <w:del w:id="25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52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25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54" w:author="aamankwa" w:date="2011-06-07T09:02:00Z"/>
                <w:rFonts w:ascii="Times New Roman" w:hAnsi="Times New Roman"/>
                <w:sz w:val="24"/>
                <w:szCs w:val="24"/>
              </w:rPr>
            </w:pPr>
            <w:del w:id="25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HIST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56" w:author="aamankwa" w:date="2011-06-07T09:02:00Z"/>
                <w:rFonts w:ascii="Times New Roman" w:hAnsi="Times New Roman"/>
                <w:sz w:val="24"/>
                <w:szCs w:val="24"/>
              </w:rPr>
            </w:pPr>
            <w:del w:id="25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1002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58" w:author="aamankwa" w:date="2011-06-07T09:02:00Z"/>
                <w:rFonts w:ascii="Times New Roman" w:hAnsi="Times New Roman"/>
                <w:sz w:val="24"/>
                <w:szCs w:val="24"/>
              </w:rPr>
            </w:pPr>
            <w:del w:id="25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Intro. to the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African Diaspora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6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del w:id="261" w:author="aamankwa" w:date="2011-06-07T09:02:00Z"/>
                <w:rFonts w:ascii="Times New Roman" w:hAnsi="Times New Roman"/>
                <w:sz w:val="24"/>
                <w:szCs w:val="24"/>
              </w:rPr>
            </w:pPr>
            <w:del w:id="26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26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64" w:author="aamankwa" w:date="2011-06-07T09:02:00Z"/>
                <w:rFonts w:ascii="Times New Roman" w:hAnsi="Times New Roman"/>
                <w:sz w:val="24"/>
                <w:szCs w:val="24"/>
              </w:rPr>
            </w:pPr>
            <w:del w:id="26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ENGL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66" w:author="aamankwa" w:date="2011-06-07T09:02:00Z"/>
                <w:rFonts w:ascii="Times New Roman" w:hAnsi="Times New Roman"/>
                <w:sz w:val="24"/>
                <w:szCs w:val="24"/>
              </w:rPr>
            </w:pPr>
            <w:del w:id="26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102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68" w:author="aamankwa" w:date="2011-06-07T09:02:00Z"/>
                <w:rFonts w:ascii="Times New Roman" w:hAnsi="Times New Roman"/>
                <w:sz w:val="24"/>
                <w:szCs w:val="24"/>
              </w:rPr>
            </w:pPr>
            <w:del w:id="26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Composition II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7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del w:id="271" w:author="aamankwa" w:date="2011-06-07T09:02:00Z"/>
                <w:rFonts w:ascii="Times New Roman" w:hAnsi="Times New Roman"/>
                <w:sz w:val="24"/>
                <w:szCs w:val="24"/>
              </w:rPr>
            </w:pPr>
            <w:del w:id="27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27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74" w:author="aamankwa" w:date="2011-06-07T09:02:00Z"/>
                <w:rFonts w:ascii="Times New Roman" w:hAnsi="Times New Roman"/>
                <w:sz w:val="24"/>
                <w:szCs w:val="24"/>
              </w:rPr>
            </w:pPr>
            <w:del w:id="27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COMM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76" w:author="aamankwa" w:date="2011-06-07T09:02:00Z"/>
                <w:rFonts w:ascii="Times New Roman" w:hAnsi="Times New Roman"/>
                <w:sz w:val="24"/>
                <w:szCs w:val="24"/>
              </w:rPr>
            </w:pPr>
            <w:del w:id="27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100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78" w:author="aamankwa" w:date="2011-06-07T09:02:00Z"/>
                <w:rFonts w:ascii="Times New Roman" w:hAnsi="Times New Roman"/>
                <w:sz w:val="24"/>
                <w:szCs w:val="24"/>
              </w:rPr>
            </w:pPr>
            <w:del w:id="27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Fundamental of Public Speaking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8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del w:id="281" w:author="aamankwa" w:date="2011-06-07T09:02:00Z"/>
                <w:rFonts w:ascii="Times New Roman" w:hAnsi="Times New Roman"/>
                <w:sz w:val="24"/>
                <w:szCs w:val="24"/>
              </w:rPr>
            </w:pPr>
            <w:del w:id="28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28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84" w:author="aamankwa" w:date="2011-06-07T09:02:00Z"/>
                <w:rFonts w:ascii="Times New Roman" w:hAnsi="Times New Roman"/>
                <w:sz w:val="24"/>
                <w:szCs w:val="24"/>
              </w:rPr>
            </w:pPr>
            <w:del w:id="28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POLS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86" w:author="aamankwa" w:date="2011-06-07T09:02:00Z"/>
                <w:rFonts w:ascii="Times New Roman" w:hAnsi="Times New Roman"/>
                <w:sz w:val="24"/>
                <w:szCs w:val="24"/>
              </w:rPr>
            </w:pPr>
            <w:del w:id="28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101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88" w:author="aamankwa" w:date="2011-06-07T09:02:00Z"/>
                <w:rFonts w:ascii="Times New Roman" w:hAnsi="Times New Roman"/>
                <w:sz w:val="24"/>
                <w:szCs w:val="24"/>
              </w:rPr>
            </w:pPr>
            <w:del w:id="28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U.S. Government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29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6" w:right="437"/>
              <w:jc w:val="center"/>
              <w:rPr>
                <w:del w:id="291" w:author="aamankwa" w:date="2011-06-07T09:02:00Z"/>
                <w:rFonts w:ascii="Times New Roman" w:hAnsi="Times New Roman"/>
                <w:sz w:val="24"/>
                <w:szCs w:val="24"/>
              </w:rPr>
            </w:pPr>
            <w:del w:id="29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4"/>
          <w:del w:id="29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294" w:author="aamankwa" w:date="2011-06-07T09:02:00Z"/>
                <w:rFonts w:ascii="Times New Roman" w:hAnsi="Times New Roman"/>
                <w:sz w:val="24"/>
                <w:szCs w:val="24"/>
              </w:rPr>
            </w:pPr>
            <w:del w:id="29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BIOL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296" w:author="aamankwa" w:date="2011-06-07T09:02:00Z"/>
                <w:rFonts w:ascii="Times New Roman" w:hAnsi="Times New Roman"/>
                <w:sz w:val="24"/>
                <w:szCs w:val="24"/>
              </w:rPr>
            </w:pPr>
            <w:del w:id="29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12K</w:delText>
              </w:r>
            </w:del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6"/>
              <w:rPr>
                <w:del w:id="298" w:author="aamankwa" w:date="2011-06-07T09:02:00Z"/>
                <w:rFonts w:ascii="Times New Roman" w:hAnsi="Times New Roman"/>
                <w:sz w:val="24"/>
                <w:szCs w:val="24"/>
              </w:rPr>
            </w:pPr>
            <w:del w:id="29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Intro. to Biological Sciences II</w:delText>
              </w:r>
            </w:del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0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del w:id="301" w:author="aamankwa" w:date="2011-06-07T09:02:00Z"/>
                <w:rFonts w:ascii="Times New Roman" w:hAnsi="Times New Roman"/>
                <w:sz w:val="24"/>
                <w:szCs w:val="24"/>
              </w:rPr>
            </w:pPr>
            <w:del w:id="30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4</w:delText>
              </w:r>
            </w:del>
          </w:p>
        </w:tc>
      </w:tr>
      <w:tr w:rsidR="00A62DD6" w:rsidRPr="007A7452" w:rsidDel="00B813A0" w:rsidTr="00ED7A91">
        <w:trPr>
          <w:trHeight w:hRule="exact" w:val="296"/>
          <w:del w:id="303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del w:id="304" w:author="aamankwa" w:date="2011-06-07T09:02:00Z"/>
                <w:rFonts w:ascii="Times New Roman" w:hAnsi="Times New Roman"/>
                <w:sz w:val="24"/>
                <w:szCs w:val="24"/>
              </w:rPr>
            </w:pPr>
            <w:del w:id="305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O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1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AL</w:delText>
              </w:r>
            </w:del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06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07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09" w:right="656"/>
              <w:jc w:val="center"/>
              <w:rPr>
                <w:del w:id="308" w:author="aamankwa" w:date="2011-06-07T09:02:00Z"/>
                <w:rFonts w:ascii="Times New Roman" w:hAnsi="Times New Roman"/>
                <w:sz w:val="24"/>
                <w:szCs w:val="24"/>
              </w:rPr>
            </w:pPr>
            <w:del w:id="309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16</w:delText>
              </w:r>
            </w:del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del w:id="310" w:author="aamankwa" w:date="2011-06-07T09:02:00Z"/>
                <w:rFonts w:ascii="Times New Roman" w:hAnsi="Times New Roman"/>
                <w:sz w:val="24"/>
                <w:szCs w:val="24"/>
              </w:rPr>
            </w:pPr>
            <w:del w:id="311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</w:p>
        </w:tc>
      </w:tr>
    </w:tbl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3" w:after="0" w:line="120" w:lineRule="exact"/>
        <w:rPr>
          <w:del w:id="312" w:author="aamankwa" w:date="2011-06-07T09:02:00Z"/>
          <w:rFonts w:ascii="Times New Roman" w:hAnsi="Times New Roman"/>
          <w:sz w:val="12"/>
          <w:szCs w:val="12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del w:id="313" w:author="aamankwa" w:date="2011-06-07T09:02:00Z"/>
          <w:rFonts w:ascii="Times New Roman" w:hAnsi="Times New Roman"/>
          <w:color w:val="000000"/>
          <w:sz w:val="18"/>
          <w:szCs w:val="18"/>
        </w:rPr>
      </w:pPr>
      <w:del w:id="314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Sophomo</w:delText>
        </w:r>
        <w:r w:rsidDel="00B813A0">
          <w:rPr>
            <w:rFonts w:ascii="Times New Roman" w:hAnsi="Times New Roman"/>
            <w:b/>
            <w:bCs/>
            <w:color w:val="191919"/>
            <w:spacing w:val="-3"/>
            <w:sz w:val="18"/>
            <w:szCs w:val="18"/>
          </w:rPr>
          <w:delText>r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</w:delText>
        </w:r>
        <w:r w:rsidDel="00B813A0">
          <w:rPr>
            <w:rFonts w:ascii="Times New Roman" w:hAnsi="Times New Roman"/>
            <w:b/>
            <w:bCs/>
            <w:color w:val="191919"/>
            <w:spacing w:val="-7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pacing w:val="-20"/>
            <w:sz w:val="18"/>
            <w:szCs w:val="18"/>
          </w:rPr>
          <w:delText>Y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ear</w:delText>
        </w:r>
      </w:del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1395"/>
        <w:gridCol w:w="3431"/>
        <w:gridCol w:w="2561"/>
        <w:gridCol w:w="730"/>
      </w:tblGrid>
      <w:tr w:rsidR="00A62DD6" w:rsidRPr="007A7452" w:rsidDel="00B813A0" w:rsidTr="00ED7A91">
        <w:trPr>
          <w:trHeight w:hRule="exact" w:val="237"/>
          <w:del w:id="31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del w:id="316" w:author="aamankwa" w:date="2011-06-07T09:02:00Z"/>
                <w:rFonts w:ascii="Times New Roman" w:hAnsi="Times New Roman"/>
                <w:sz w:val="24"/>
                <w:szCs w:val="24"/>
              </w:rPr>
            </w:pPr>
            <w:del w:id="31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ENGL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9"/>
              <w:rPr>
                <w:del w:id="318" w:author="aamankwa" w:date="2011-06-07T09:02:00Z"/>
                <w:rFonts w:ascii="Times New Roman" w:hAnsi="Times New Roman"/>
                <w:sz w:val="24"/>
                <w:szCs w:val="24"/>
              </w:rPr>
            </w:pPr>
            <w:del w:id="31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2"/>
              <w:rPr>
                <w:del w:id="320" w:author="aamankwa" w:date="2011-06-07T09:02:00Z"/>
                <w:rFonts w:ascii="Times New Roman" w:hAnsi="Times New Roman"/>
                <w:sz w:val="24"/>
                <w:szCs w:val="24"/>
              </w:rPr>
            </w:pPr>
            <w:del w:id="32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orld Literature I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632"/>
              <w:rPr>
                <w:del w:id="322" w:author="aamankwa" w:date="2011-06-07T09:02:00Z"/>
                <w:rFonts w:ascii="Times New Roman" w:hAnsi="Times New Roman"/>
                <w:sz w:val="24"/>
                <w:szCs w:val="24"/>
              </w:rPr>
            </w:pPr>
            <w:del w:id="32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73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2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2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26" w:author="aamankwa" w:date="2011-06-07T09:02:00Z"/>
                <w:rFonts w:ascii="Times New Roman" w:hAnsi="Times New Roman"/>
                <w:sz w:val="24"/>
                <w:szCs w:val="24"/>
              </w:rPr>
            </w:pPr>
            <w:del w:id="32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20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TH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28" w:author="aamankwa" w:date="2011-06-07T09:02:00Z"/>
                <w:rFonts w:ascii="Times New Roman" w:hAnsi="Times New Roman"/>
                <w:sz w:val="24"/>
                <w:szCs w:val="24"/>
              </w:rPr>
            </w:pPr>
            <w:del w:id="32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24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30" w:author="aamankwa" w:date="2011-06-07T09:02:00Z"/>
                <w:rFonts w:ascii="Times New Roman" w:hAnsi="Times New Roman"/>
                <w:sz w:val="24"/>
                <w:szCs w:val="24"/>
              </w:rPr>
            </w:pPr>
            <w:del w:id="33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Basic Statistics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32" w:author="aamankwa" w:date="2011-06-07T09:02:00Z"/>
                <w:rFonts w:ascii="Times New Roman" w:hAnsi="Times New Roman"/>
                <w:sz w:val="24"/>
                <w:szCs w:val="24"/>
              </w:rPr>
            </w:pPr>
            <w:del w:id="33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3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3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36" w:author="aamankwa" w:date="2011-06-07T09:02:00Z"/>
                <w:rFonts w:ascii="Times New Roman" w:hAnsi="Times New Roman"/>
                <w:sz w:val="24"/>
                <w:szCs w:val="24"/>
              </w:rPr>
            </w:pPr>
            <w:del w:id="33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HIST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38" w:author="aamankwa" w:date="2011-06-07T09:02:00Z"/>
                <w:rFonts w:ascii="Times New Roman" w:hAnsi="Times New Roman"/>
                <w:sz w:val="24"/>
                <w:szCs w:val="24"/>
              </w:rPr>
            </w:pPr>
            <w:del w:id="33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1111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40" w:author="aamankwa" w:date="2011-06-07T09:02:00Z"/>
                <w:rFonts w:ascii="Times New Roman" w:hAnsi="Times New Roman"/>
                <w:sz w:val="24"/>
                <w:szCs w:val="24"/>
              </w:rPr>
            </w:pPr>
            <w:del w:id="34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Survey of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orld History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del w:id="342" w:author="aamankwa" w:date="2011-06-07T09:02:00Z"/>
                <w:rFonts w:ascii="Times New Roman" w:hAnsi="Times New Roman"/>
                <w:sz w:val="24"/>
                <w:szCs w:val="24"/>
              </w:rPr>
            </w:pPr>
            <w:del w:id="34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del w:id="34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4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46" w:author="aamankwa" w:date="2011-06-07T09:02:00Z"/>
                <w:rFonts w:ascii="Times New Roman" w:hAnsi="Times New Roman"/>
                <w:sz w:val="24"/>
                <w:szCs w:val="24"/>
              </w:rPr>
            </w:pPr>
            <w:del w:id="34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48" w:author="aamankwa" w:date="2011-06-07T09:02:00Z"/>
                <w:rFonts w:ascii="Times New Roman" w:hAnsi="Times New Roman"/>
                <w:sz w:val="24"/>
                <w:szCs w:val="24"/>
              </w:rPr>
            </w:pPr>
            <w:del w:id="34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20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50" w:author="aamankwa" w:date="2011-06-07T09:02:00Z"/>
                <w:rFonts w:ascii="Times New Roman" w:hAnsi="Times New Roman"/>
                <w:sz w:val="24"/>
                <w:szCs w:val="24"/>
              </w:rPr>
            </w:pPr>
            <w:del w:id="35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Principles of Sociology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52" w:author="aamankwa" w:date="2011-06-07T09:02:00Z"/>
                <w:rFonts w:ascii="Times New Roman" w:hAnsi="Times New Roman"/>
                <w:sz w:val="24"/>
                <w:szCs w:val="24"/>
              </w:rPr>
            </w:pPr>
            <w:del w:id="35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5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5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56" w:author="aamankwa" w:date="2011-06-07T09:02:00Z"/>
                <w:rFonts w:ascii="Times New Roman" w:hAnsi="Times New Roman"/>
                <w:sz w:val="24"/>
                <w:szCs w:val="24"/>
              </w:rPr>
            </w:pPr>
            <w:del w:id="35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PSYC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58" w:author="aamankwa" w:date="2011-06-07T09:02:00Z"/>
                <w:rFonts w:ascii="Times New Roman" w:hAnsi="Times New Roman"/>
                <w:sz w:val="24"/>
                <w:szCs w:val="24"/>
              </w:rPr>
            </w:pPr>
            <w:del w:id="35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60" w:author="aamankwa" w:date="2011-06-07T09:02:00Z"/>
                <w:rFonts w:ascii="Times New Roman" w:hAnsi="Times New Roman"/>
                <w:sz w:val="24"/>
                <w:szCs w:val="24"/>
              </w:rPr>
            </w:pPr>
            <w:del w:id="36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General Psychology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del w:id="362" w:author="aamankwa" w:date="2011-06-07T09:02:00Z"/>
                <w:rFonts w:ascii="Times New Roman" w:hAnsi="Times New Roman"/>
                <w:sz w:val="24"/>
                <w:szCs w:val="24"/>
              </w:rPr>
            </w:pPr>
            <w:del w:id="36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1"/>
              <w:rPr>
                <w:del w:id="36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6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66" w:author="aamankwa" w:date="2011-06-07T09:02:00Z"/>
                <w:rFonts w:ascii="Times New Roman" w:hAnsi="Times New Roman"/>
                <w:sz w:val="24"/>
                <w:szCs w:val="24"/>
              </w:rPr>
            </w:pPr>
            <w:del w:id="36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HEDP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68" w:author="aamankwa" w:date="2011-06-07T09:02:00Z"/>
                <w:rFonts w:ascii="Times New Roman" w:hAnsi="Times New Roman"/>
                <w:sz w:val="24"/>
                <w:szCs w:val="24"/>
              </w:rPr>
            </w:pPr>
            <w:del w:id="36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1001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70" w:author="aamankwa" w:date="2011-06-07T09:02:00Z"/>
                <w:rFonts w:ascii="Times New Roman" w:hAnsi="Times New Roman"/>
                <w:sz w:val="24"/>
                <w:szCs w:val="24"/>
              </w:rPr>
            </w:pPr>
            <w:del w:id="371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Introduction to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ellness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72" w:author="aamankwa" w:date="2011-06-07T09:02:00Z"/>
                <w:rFonts w:ascii="Times New Roman" w:hAnsi="Times New Roman"/>
                <w:sz w:val="24"/>
                <w:szCs w:val="24"/>
              </w:rPr>
            </w:pPr>
            <w:del w:id="37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73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632"/>
              <w:rPr>
                <w:del w:id="37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375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76" w:author="aamankwa" w:date="2011-06-07T09:02:00Z"/>
                <w:rFonts w:ascii="Times New Roman" w:hAnsi="Times New Roman"/>
                <w:sz w:val="24"/>
                <w:szCs w:val="24"/>
              </w:rPr>
            </w:pPr>
            <w:del w:id="377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ECON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78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79" w:author="aamankwa" w:date="2011-06-07T09:02:00Z"/>
                <w:rFonts w:ascii="Times New Roman" w:hAnsi="Times New Roman"/>
                <w:sz w:val="24"/>
                <w:szCs w:val="24"/>
              </w:rPr>
            </w:pPr>
            <w:del w:id="38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any course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8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382" w:author="aamankwa" w:date="2011-06-07T09:02:00Z"/>
                <w:rFonts w:ascii="Times New Roman" w:hAnsi="Times New Roman"/>
                <w:sz w:val="24"/>
                <w:szCs w:val="24"/>
              </w:rPr>
            </w:pPr>
            <w:del w:id="38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384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85" w:author="aamankwa" w:date="2011-06-07T09:02:00Z"/>
                <w:rFonts w:ascii="Times New Roman" w:hAnsi="Times New Roman"/>
                <w:sz w:val="24"/>
                <w:szCs w:val="24"/>
              </w:rPr>
            </w:pPr>
            <w:del w:id="38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87" w:author="aamankwa" w:date="2011-06-07T09:02:00Z"/>
                <w:rFonts w:ascii="Times New Roman" w:hAnsi="Times New Roman"/>
                <w:sz w:val="24"/>
                <w:szCs w:val="24"/>
              </w:rPr>
            </w:pPr>
            <w:del w:id="38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1385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89" w:author="aamankwa" w:date="2011-06-07T09:02:00Z"/>
                <w:rFonts w:ascii="Times New Roman" w:hAnsi="Times New Roman"/>
                <w:sz w:val="24"/>
                <w:szCs w:val="24"/>
              </w:rPr>
            </w:pPr>
            <w:del w:id="39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Careers in 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39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392" w:author="aamankwa" w:date="2011-06-07T09:02:00Z"/>
                <w:rFonts w:ascii="Times New Roman" w:hAnsi="Times New Roman"/>
                <w:sz w:val="24"/>
                <w:szCs w:val="24"/>
              </w:rPr>
            </w:pPr>
            <w:del w:id="39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394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395" w:author="aamankwa" w:date="2011-06-07T09:02:00Z"/>
                <w:rFonts w:ascii="Times New Roman" w:hAnsi="Times New Roman"/>
                <w:sz w:val="24"/>
                <w:szCs w:val="24"/>
              </w:rPr>
            </w:pPr>
            <w:del w:id="39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397" w:author="aamankwa" w:date="2011-06-07T09:02:00Z"/>
                <w:rFonts w:ascii="Times New Roman" w:hAnsi="Times New Roman"/>
                <w:sz w:val="24"/>
                <w:szCs w:val="24"/>
              </w:rPr>
            </w:pPr>
            <w:del w:id="39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2601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399" w:author="aamankwa" w:date="2011-06-07T09:02:00Z"/>
                <w:rFonts w:ascii="Times New Roman" w:hAnsi="Times New Roman"/>
                <w:sz w:val="24"/>
                <w:szCs w:val="24"/>
              </w:rPr>
            </w:pPr>
            <w:del w:id="40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Urban Social Problems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0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402" w:author="aamankwa" w:date="2011-06-07T09:02:00Z"/>
                <w:rFonts w:ascii="Times New Roman" w:hAnsi="Times New Roman"/>
                <w:sz w:val="24"/>
                <w:szCs w:val="24"/>
              </w:rPr>
            </w:pPr>
            <w:del w:id="40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404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05" w:author="aamankwa" w:date="2011-06-07T09:02:00Z"/>
                <w:rFonts w:ascii="Times New Roman" w:hAnsi="Times New Roman"/>
                <w:sz w:val="24"/>
                <w:szCs w:val="24"/>
              </w:rPr>
            </w:pPr>
            <w:del w:id="40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HIST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07" w:author="aamankwa" w:date="2011-06-07T09:02:00Z"/>
                <w:rFonts w:ascii="Times New Roman" w:hAnsi="Times New Roman"/>
                <w:sz w:val="24"/>
                <w:szCs w:val="24"/>
              </w:rPr>
            </w:pPr>
            <w:del w:id="40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12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"/>
              <w:rPr>
                <w:del w:id="409" w:author="aamankwa" w:date="2011-06-07T09:02:00Z"/>
                <w:rFonts w:ascii="Times New Roman" w:hAnsi="Times New Roman"/>
                <w:sz w:val="24"/>
                <w:szCs w:val="24"/>
              </w:rPr>
            </w:pPr>
            <w:del w:id="41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orld History II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1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412" w:author="aamankwa" w:date="2011-06-07T09:02:00Z"/>
                <w:rFonts w:ascii="Times New Roman" w:hAnsi="Times New Roman"/>
                <w:sz w:val="24"/>
                <w:szCs w:val="24"/>
              </w:rPr>
            </w:pPr>
            <w:del w:id="41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4"/>
          <w:del w:id="414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15" w:author="aamankwa" w:date="2011-06-07T09:02:00Z"/>
                <w:rFonts w:ascii="Times New Roman" w:hAnsi="Times New Roman"/>
                <w:sz w:val="24"/>
                <w:szCs w:val="24"/>
              </w:rPr>
            </w:pPr>
            <w:del w:id="41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HEDP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 w:right="-25"/>
              <w:rPr>
                <w:del w:id="417" w:author="aamankwa" w:date="2011-06-07T09:02:00Z"/>
                <w:rFonts w:ascii="Times New Roman" w:hAnsi="Times New Roman"/>
                <w:sz w:val="24"/>
                <w:szCs w:val="24"/>
              </w:rPr>
            </w:pPr>
            <w:del w:id="41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(1001-1007)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Any</w:delText>
              </w:r>
            </w:del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3"/>
              <w:rPr>
                <w:del w:id="419" w:author="aamankwa" w:date="2011-06-07T09:02:00Z"/>
                <w:rFonts w:ascii="Times New Roman" w:hAnsi="Times New Roman"/>
                <w:sz w:val="24"/>
                <w:szCs w:val="24"/>
              </w:rPr>
            </w:pPr>
            <w:del w:id="42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Courses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3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vailable</w:delText>
              </w:r>
            </w:del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2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422" w:author="aamankwa" w:date="2011-06-07T09:02:00Z"/>
                <w:rFonts w:ascii="Times New Roman" w:hAnsi="Times New Roman"/>
                <w:sz w:val="24"/>
                <w:szCs w:val="24"/>
              </w:rPr>
            </w:pPr>
            <w:del w:id="42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</w:delText>
              </w:r>
            </w:del>
          </w:p>
        </w:tc>
      </w:tr>
      <w:tr w:rsidR="00A62DD6" w:rsidRPr="007A7452" w:rsidDel="00B813A0" w:rsidTr="00ED7A91">
        <w:trPr>
          <w:trHeight w:hRule="exact" w:val="296"/>
          <w:del w:id="424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del w:id="425" w:author="aamankwa" w:date="2011-06-07T09:02:00Z"/>
                <w:rFonts w:ascii="Times New Roman" w:hAnsi="Times New Roman"/>
                <w:sz w:val="24"/>
                <w:szCs w:val="24"/>
              </w:rPr>
            </w:pPr>
            <w:del w:id="426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O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1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AL</w:delText>
              </w:r>
            </w:del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27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3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28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61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631"/>
              <w:rPr>
                <w:del w:id="429" w:author="aamankwa" w:date="2011-06-07T09:02:00Z"/>
                <w:rFonts w:ascii="Times New Roman" w:hAnsi="Times New Roman"/>
                <w:sz w:val="24"/>
                <w:szCs w:val="24"/>
              </w:rPr>
            </w:pPr>
            <w:del w:id="430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15-16</w:delText>
              </w:r>
            </w:del>
          </w:p>
        </w:tc>
        <w:tc>
          <w:tcPr>
            <w:tcW w:w="73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del w:id="431" w:author="aamankwa" w:date="2011-06-07T09:02:00Z"/>
                <w:rFonts w:ascii="Times New Roman" w:hAnsi="Times New Roman"/>
                <w:sz w:val="24"/>
                <w:szCs w:val="24"/>
              </w:rPr>
            </w:pPr>
            <w:del w:id="432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14</w:delText>
              </w:r>
            </w:del>
          </w:p>
        </w:tc>
      </w:tr>
    </w:tbl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8" w:after="0" w:line="120" w:lineRule="exact"/>
        <w:rPr>
          <w:del w:id="433" w:author="aamankwa" w:date="2011-06-07T09:02:00Z"/>
          <w:rFonts w:ascii="Times New Roman" w:hAnsi="Times New Roman"/>
          <w:sz w:val="12"/>
          <w:szCs w:val="12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del w:id="434" w:author="aamankwa" w:date="2011-06-07T09:02:00Z"/>
          <w:rFonts w:ascii="Times New Roman" w:hAnsi="Times New Roman"/>
          <w:color w:val="000000"/>
          <w:sz w:val="18"/>
          <w:szCs w:val="18"/>
        </w:rPr>
      </w:pPr>
      <w:del w:id="435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Junior</w:delText>
        </w:r>
        <w:r w:rsidDel="00B813A0">
          <w:rPr>
            <w:rFonts w:ascii="Times New Roman" w:hAnsi="Times New Roman"/>
            <w:b/>
            <w:bCs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pacing w:val="-20"/>
            <w:sz w:val="18"/>
            <w:szCs w:val="18"/>
          </w:rPr>
          <w:delText>Y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ear</w:delText>
        </w:r>
      </w:del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83"/>
        <w:gridCol w:w="953"/>
        <w:gridCol w:w="4516"/>
        <w:gridCol w:w="1798"/>
        <w:gridCol w:w="850"/>
      </w:tblGrid>
      <w:tr w:rsidR="00A62DD6" w:rsidRPr="007A7452" w:rsidDel="00B813A0" w:rsidTr="00ED7A91">
        <w:trPr>
          <w:trHeight w:hRule="exact" w:val="235"/>
          <w:del w:id="43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del w:id="437" w:author="aamankwa" w:date="2011-06-07T09:02:00Z"/>
                <w:rFonts w:ascii="Times New Roman" w:hAnsi="Times New Roman"/>
                <w:sz w:val="24"/>
                <w:szCs w:val="24"/>
              </w:rPr>
            </w:pPr>
            <w:del w:id="43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29"/>
              <w:rPr>
                <w:del w:id="439" w:author="aamankwa" w:date="2011-06-07T09:02:00Z"/>
                <w:rFonts w:ascii="Times New Roman" w:hAnsi="Times New Roman"/>
                <w:sz w:val="24"/>
                <w:szCs w:val="24"/>
              </w:rPr>
            </w:pPr>
            <w:del w:id="44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3381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64"/>
              <w:rPr>
                <w:del w:id="441" w:author="aamankwa" w:date="2011-06-07T09:02:00Z"/>
                <w:rFonts w:ascii="Times New Roman" w:hAnsi="Times New Roman"/>
                <w:sz w:val="24"/>
                <w:szCs w:val="24"/>
              </w:rPr>
            </w:pPr>
            <w:del w:id="44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Human Behavior &amp; Social Environment 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5" w:right="686"/>
              <w:jc w:val="center"/>
              <w:rPr>
                <w:del w:id="443" w:author="aamankwa" w:date="2011-06-07T09:02:00Z"/>
                <w:rFonts w:ascii="Times New Roman" w:hAnsi="Times New Roman"/>
                <w:sz w:val="24"/>
                <w:szCs w:val="24"/>
              </w:rPr>
            </w:pPr>
            <w:del w:id="44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4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44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47" w:author="aamankwa" w:date="2011-06-07T09:02:00Z"/>
                <w:rFonts w:ascii="Times New Roman" w:hAnsi="Times New Roman"/>
                <w:sz w:val="24"/>
                <w:szCs w:val="24"/>
              </w:rPr>
            </w:pPr>
            <w:del w:id="44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49" w:author="aamankwa" w:date="2011-06-07T09:02:00Z"/>
                <w:rFonts w:ascii="Times New Roman" w:hAnsi="Times New Roman"/>
                <w:sz w:val="24"/>
                <w:szCs w:val="24"/>
              </w:rPr>
            </w:pPr>
            <w:del w:id="45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24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451" w:author="aamankwa" w:date="2011-06-07T09:02:00Z"/>
                <w:rFonts w:ascii="Times New Roman" w:hAnsi="Times New Roman"/>
                <w:sz w:val="24"/>
                <w:szCs w:val="24"/>
              </w:rPr>
            </w:pPr>
            <w:del w:id="45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Introduction to 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53" w:author="aamankwa" w:date="2011-06-07T09:02:00Z"/>
                <w:rFonts w:ascii="Times New Roman" w:hAnsi="Times New Roman"/>
                <w:sz w:val="24"/>
                <w:szCs w:val="24"/>
              </w:rPr>
            </w:pPr>
            <w:del w:id="45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5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45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57" w:author="aamankwa" w:date="2011-06-07T09:02:00Z"/>
                <w:rFonts w:ascii="Times New Roman" w:hAnsi="Times New Roman"/>
                <w:sz w:val="24"/>
                <w:szCs w:val="24"/>
              </w:rPr>
            </w:pPr>
            <w:del w:id="45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59" w:author="aamankwa" w:date="2011-06-07T09:02:00Z"/>
                <w:rFonts w:ascii="Times New Roman" w:hAnsi="Times New Roman"/>
                <w:sz w:val="24"/>
                <w:szCs w:val="24"/>
              </w:rPr>
            </w:pPr>
            <w:del w:id="46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22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461" w:author="aamankwa" w:date="2011-06-07T09:02:00Z"/>
                <w:rFonts w:ascii="Times New Roman" w:hAnsi="Times New Roman"/>
                <w:sz w:val="24"/>
                <w:szCs w:val="24"/>
              </w:rPr>
            </w:pPr>
            <w:del w:id="46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 Policy 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63" w:author="aamankwa" w:date="2011-06-07T09:02:00Z"/>
                <w:rFonts w:ascii="Times New Roman" w:hAnsi="Times New Roman"/>
                <w:sz w:val="24"/>
                <w:szCs w:val="24"/>
              </w:rPr>
            </w:pPr>
            <w:del w:id="46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6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46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67" w:author="aamankwa" w:date="2011-06-07T09:02:00Z"/>
                <w:rFonts w:ascii="Times New Roman" w:hAnsi="Times New Roman"/>
                <w:sz w:val="24"/>
                <w:szCs w:val="24"/>
              </w:rPr>
            </w:pPr>
            <w:del w:id="46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69" w:author="aamankwa" w:date="2011-06-07T09:02:00Z"/>
                <w:rFonts w:ascii="Times New Roman" w:hAnsi="Times New Roman"/>
                <w:sz w:val="24"/>
                <w:szCs w:val="24"/>
              </w:rPr>
            </w:pPr>
            <w:del w:id="47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3441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471" w:author="aamankwa" w:date="2011-06-07T09:02:00Z"/>
                <w:rFonts w:ascii="Times New Roman" w:hAnsi="Times New Roman"/>
                <w:sz w:val="24"/>
                <w:szCs w:val="24"/>
              </w:rPr>
            </w:pPr>
            <w:del w:id="47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Practice 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73" w:author="aamankwa" w:date="2011-06-07T09:02:00Z"/>
                <w:rFonts w:ascii="Times New Roman" w:hAnsi="Times New Roman"/>
                <w:sz w:val="24"/>
                <w:szCs w:val="24"/>
              </w:rPr>
            </w:pPr>
            <w:del w:id="47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6"/>
              <w:jc w:val="center"/>
              <w:rPr>
                <w:del w:id="47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47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77" w:author="aamankwa" w:date="2011-06-07T09:02:00Z"/>
                <w:rFonts w:ascii="Times New Roman" w:hAnsi="Times New Roman"/>
                <w:sz w:val="24"/>
                <w:szCs w:val="24"/>
              </w:rPr>
            </w:pPr>
            <w:del w:id="47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79" w:author="aamankwa" w:date="2011-06-07T09:02:00Z"/>
                <w:rFonts w:ascii="Times New Roman" w:hAnsi="Times New Roman"/>
                <w:sz w:val="24"/>
                <w:szCs w:val="24"/>
              </w:rPr>
            </w:pPr>
            <w:del w:id="48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2310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481" w:author="aamankwa" w:date="2011-06-07T09:02:00Z"/>
                <w:rFonts w:ascii="Times New Roman" w:hAnsi="Times New Roman"/>
                <w:sz w:val="24"/>
                <w:szCs w:val="24"/>
              </w:rPr>
            </w:pPr>
            <w:del w:id="48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Self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0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7"/>
                  <w:sz w:val="18"/>
                  <w:szCs w:val="18"/>
                </w:rPr>
                <w:delText>A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wareness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del w:id="483" w:author="aamankwa" w:date="2011-06-07T09:02:00Z"/>
                <w:rFonts w:ascii="Times New Roman" w:hAnsi="Times New Roman"/>
                <w:sz w:val="24"/>
                <w:szCs w:val="24"/>
              </w:rPr>
            </w:pPr>
            <w:del w:id="48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954" w:right="687"/>
              <w:jc w:val="center"/>
              <w:rPr>
                <w:del w:id="48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48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87" w:author="aamankwa" w:date="2011-06-07T09:02:00Z"/>
                <w:rFonts w:ascii="Times New Roman" w:hAnsi="Times New Roman"/>
                <w:sz w:val="24"/>
                <w:szCs w:val="24"/>
              </w:rPr>
            </w:pPr>
            <w:del w:id="48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89" w:author="aamankwa" w:date="2011-06-07T09:02:00Z"/>
                <w:rFonts w:ascii="Times New Roman" w:hAnsi="Times New Roman"/>
                <w:sz w:val="24"/>
                <w:szCs w:val="24"/>
              </w:rPr>
            </w:pPr>
            <w:del w:id="49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3382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491" w:author="aamankwa" w:date="2011-06-07T09:02:00Z"/>
                <w:rFonts w:ascii="Times New Roman" w:hAnsi="Times New Roman"/>
                <w:sz w:val="24"/>
                <w:szCs w:val="24"/>
              </w:rPr>
            </w:pPr>
            <w:del w:id="49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Human Behavior &amp; Social Environment II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49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494" w:author="aamankwa" w:date="2011-06-07T09:02:00Z"/>
                <w:rFonts w:ascii="Times New Roman" w:hAnsi="Times New Roman"/>
                <w:sz w:val="24"/>
                <w:szCs w:val="24"/>
              </w:rPr>
            </w:pPr>
            <w:del w:id="49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49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497" w:author="aamankwa" w:date="2011-06-07T09:02:00Z"/>
                <w:rFonts w:ascii="Times New Roman" w:hAnsi="Times New Roman"/>
                <w:sz w:val="24"/>
                <w:szCs w:val="24"/>
              </w:rPr>
            </w:pPr>
            <w:del w:id="49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499" w:author="aamankwa" w:date="2011-06-07T09:02:00Z"/>
                <w:rFonts w:ascii="Times New Roman" w:hAnsi="Times New Roman"/>
                <w:sz w:val="24"/>
                <w:szCs w:val="24"/>
              </w:rPr>
            </w:pPr>
            <w:del w:id="50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3442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501" w:author="aamankwa" w:date="2011-06-07T09:02:00Z"/>
                <w:rFonts w:ascii="Times New Roman" w:hAnsi="Times New Roman"/>
                <w:sz w:val="24"/>
                <w:szCs w:val="24"/>
              </w:rPr>
            </w:pPr>
            <w:del w:id="50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Practice II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0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504" w:author="aamankwa" w:date="2011-06-07T09:02:00Z"/>
                <w:rFonts w:ascii="Times New Roman" w:hAnsi="Times New Roman"/>
                <w:sz w:val="24"/>
                <w:szCs w:val="24"/>
              </w:rPr>
            </w:pPr>
            <w:del w:id="50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50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07" w:author="aamankwa" w:date="2011-06-07T09:02:00Z"/>
                <w:rFonts w:ascii="Times New Roman" w:hAnsi="Times New Roman"/>
                <w:sz w:val="24"/>
                <w:szCs w:val="24"/>
              </w:rPr>
            </w:pPr>
            <w:del w:id="50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509" w:author="aamankwa" w:date="2011-06-07T09:02:00Z"/>
                <w:rFonts w:ascii="Times New Roman" w:hAnsi="Times New Roman"/>
                <w:sz w:val="24"/>
                <w:szCs w:val="24"/>
              </w:rPr>
            </w:pPr>
            <w:del w:id="51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3343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511" w:author="aamankwa" w:date="2011-06-07T09:02:00Z"/>
                <w:rFonts w:ascii="Times New Roman" w:hAnsi="Times New Roman"/>
                <w:sz w:val="24"/>
                <w:szCs w:val="24"/>
              </w:rPr>
            </w:pPr>
            <w:del w:id="51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Interview and Recording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1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514" w:author="aamankwa" w:date="2011-06-07T09:02:00Z"/>
                <w:rFonts w:ascii="Times New Roman" w:hAnsi="Times New Roman"/>
                <w:sz w:val="24"/>
                <w:szCs w:val="24"/>
              </w:rPr>
            </w:pPr>
            <w:del w:id="51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6"/>
          <w:del w:id="51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17" w:author="aamankwa" w:date="2011-06-07T09:02:00Z"/>
                <w:rFonts w:ascii="Times New Roman" w:hAnsi="Times New Roman"/>
                <w:sz w:val="24"/>
                <w:szCs w:val="24"/>
              </w:rPr>
            </w:pPr>
            <w:del w:id="51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519" w:author="aamankwa" w:date="2011-06-07T09:02:00Z"/>
                <w:rFonts w:ascii="Times New Roman" w:hAnsi="Times New Roman"/>
                <w:sz w:val="24"/>
                <w:szCs w:val="24"/>
              </w:rPr>
            </w:pPr>
            <w:del w:id="52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3444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521" w:author="aamankwa" w:date="2011-06-07T09:02:00Z"/>
                <w:rFonts w:ascii="Times New Roman" w:hAnsi="Times New Roman"/>
                <w:sz w:val="24"/>
                <w:szCs w:val="24"/>
              </w:rPr>
            </w:pPr>
            <w:del w:id="52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Research Methods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2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524" w:author="aamankwa" w:date="2011-06-07T09:02:00Z"/>
                <w:rFonts w:ascii="Times New Roman" w:hAnsi="Times New Roman"/>
                <w:sz w:val="24"/>
                <w:szCs w:val="24"/>
              </w:rPr>
            </w:pPr>
            <w:del w:id="52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4"/>
          <w:del w:id="52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27" w:author="aamankwa" w:date="2011-06-07T09:02:00Z"/>
                <w:rFonts w:ascii="Times New Roman" w:hAnsi="Times New Roman"/>
                <w:sz w:val="24"/>
                <w:szCs w:val="24"/>
              </w:rPr>
            </w:pPr>
            <w:del w:id="52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9"/>
              <w:rPr>
                <w:del w:id="529" w:author="aamankwa" w:date="2011-06-07T09:02:00Z"/>
                <w:rFonts w:ascii="Times New Roman" w:hAnsi="Times New Roman"/>
                <w:sz w:val="24"/>
                <w:szCs w:val="24"/>
              </w:rPr>
            </w:pPr>
            <w:del w:id="53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32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7"/>
                  <w:sz w:val="18"/>
                  <w:szCs w:val="18"/>
                </w:rPr>
                <w:delText>1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</w:delText>
              </w:r>
            </w:del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64"/>
              <w:rPr>
                <w:del w:id="531" w:author="aamankwa" w:date="2011-06-07T09:02:00Z"/>
                <w:rFonts w:ascii="Times New Roman" w:hAnsi="Times New Roman"/>
                <w:sz w:val="24"/>
                <w:szCs w:val="24"/>
              </w:rPr>
            </w:pPr>
            <w:del w:id="53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 Policy II</w:delText>
              </w:r>
            </w:del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3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534" w:author="aamankwa" w:date="2011-06-07T09:02:00Z"/>
                <w:rFonts w:ascii="Times New Roman" w:hAnsi="Times New Roman"/>
                <w:sz w:val="24"/>
                <w:szCs w:val="24"/>
              </w:rPr>
            </w:pPr>
            <w:del w:id="53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96"/>
          <w:del w:id="536" w:author="aamankwa" w:date="2011-06-07T09:02:00Z"/>
        </w:trPr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del w:id="537" w:author="aamankwa" w:date="2011-06-07T09:02:00Z"/>
                <w:rFonts w:ascii="Times New Roman" w:hAnsi="Times New Roman"/>
                <w:sz w:val="24"/>
                <w:szCs w:val="24"/>
              </w:rPr>
            </w:pPr>
            <w:del w:id="538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O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1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AL</w:delText>
              </w:r>
            </w:del>
          </w:p>
        </w:tc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39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4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954" w:right="596"/>
              <w:jc w:val="center"/>
              <w:rPr>
                <w:del w:id="541" w:author="aamankwa" w:date="2011-06-07T09:02:00Z"/>
                <w:rFonts w:ascii="Times New Roman" w:hAnsi="Times New Roman"/>
                <w:sz w:val="24"/>
                <w:szCs w:val="24"/>
              </w:rPr>
            </w:pPr>
            <w:del w:id="542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del w:id="543" w:author="aamankwa" w:date="2011-06-07T09:02:00Z"/>
                <w:rFonts w:ascii="Times New Roman" w:hAnsi="Times New Roman"/>
                <w:sz w:val="24"/>
                <w:szCs w:val="24"/>
              </w:rPr>
            </w:pPr>
            <w:del w:id="544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</w:p>
        </w:tc>
      </w:tr>
    </w:tbl>
    <w:p w:rsidR="00A62DD6" w:rsidDel="00B813A0" w:rsidRDefault="00A62DD6" w:rsidP="00A62DD6">
      <w:pPr>
        <w:widowControl w:val="0"/>
        <w:autoSpaceDE w:val="0"/>
        <w:autoSpaceDN w:val="0"/>
        <w:adjustRightInd w:val="0"/>
        <w:spacing w:before="5" w:after="0" w:line="120" w:lineRule="exact"/>
        <w:rPr>
          <w:del w:id="545" w:author="aamankwa" w:date="2011-06-07T09:02:00Z"/>
          <w:rFonts w:ascii="Times New Roman" w:hAnsi="Times New Roman"/>
          <w:sz w:val="12"/>
          <w:szCs w:val="12"/>
        </w:rPr>
      </w:pPr>
    </w:p>
    <w:p w:rsidR="00A62DD6" w:rsidDel="00B813A0" w:rsidRDefault="00A62DD6" w:rsidP="00A62DD6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del w:id="546" w:author="aamankwa" w:date="2011-06-07T09:02:00Z"/>
          <w:rFonts w:ascii="Times New Roman" w:hAnsi="Times New Roman"/>
          <w:color w:val="000000"/>
          <w:sz w:val="18"/>
          <w:szCs w:val="18"/>
        </w:rPr>
      </w:pPr>
      <w:del w:id="547" w:author="aamankwa" w:date="2011-06-07T09:02:00Z"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Senior</w:delText>
        </w:r>
        <w:r w:rsidDel="00B813A0">
          <w:rPr>
            <w:rFonts w:ascii="Times New Roman" w:hAnsi="Times New Roman"/>
            <w:b/>
            <w:bCs/>
            <w:color w:val="191919"/>
            <w:spacing w:val="-10"/>
            <w:sz w:val="18"/>
            <w:szCs w:val="18"/>
          </w:rPr>
          <w:delText xml:space="preserve"> </w:delText>
        </w:r>
        <w:r w:rsidDel="00B813A0">
          <w:rPr>
            <w:rFonts w:ascii="Times New Roman" w:hAnsi="Times New Roman"/>
            <w:b/>
            <w:bCs/>
            <w:color w:val="191919"/>
            <w:spacing w:val="-20"/>
            <w:sz w:val="18"/>
            <w:szCs w:val="18"/>
          </w:rPr>
          <w:delText>Y</w:delText>
        </w:r>
        <w:r w:rsidDel="00B813A0">
          <w:rPr>
            <w:rFonts w:ascii="Times New Roman" w:hAnsi="Times New Roman"/>
            <w:b/>
            <w:bCs/>
            <w:color w:val="191919"/>
            <w:sz w:val="18"/>
            <w:szCs w:val="18"/>
          </w:rPr>
          <w:delText>ear</w:delText>
        </w:r>
      </w:del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916"/>
        <w:gridCol w:w="4165"/>
        <w:gridCol w:w="1969"/>
        <w:gridCol w:w="850"/>
      </w:tblGrid>
      <w:tr w:rsidR="00A62DD6" w:rsidRPr="007A7452" w:rsidDel="00B813A0" w:rsidTr="00ED7A91">
        <w:trPr>
          <w:trHeight w:hRule="exact" w:val="237"/>
          <w:del w:id="548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del w:id="549" w:author="aamankwa" w:date="2011-06-07T09:02:00Z"/>
                <w:rFonts w:ascii="Times New Roman" w:hAnsi="Times New Roman"/>
                <w:sz w:val="24"/>
                <w:szCs w:val="24"/>
              </w:rPr>
            </w:pPr>
            <w:del w:id="55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tab/>
                <w:delText>4441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4"/>
              <w:rPr>
                <w:del w:id="551" w:author="aamankwa" w:date="2011-06-07T09:02:00Z"/>
                <w:rFonts w:ascii="Times New Roman" w:hAnsi="Times New Roman"/>
                <w:sz w:val="24"/>
                <w:szCs w:val="24"/>
              </w:rPr>
            </w:pPr>
            <w:del w:id="55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Practice III</w:delText>
              </w:r>
            </w:del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26" w:right="686"/>
              <w:jc w:val="center"/>
              <w:rPr>
                <w:del w:id="553" w:author="aamankwa" w:date="2011-06-07T09:02:00Z"/>
                <w:rFonts w:ascii="Times New Roman" w:hAnsi="Times New Roman"/>
                <w:sz w:val="24"/>
                <w:szCs w:val="24"/>
              </w:rPr>
            </w:pPr>
            <w:del w:id="554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55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556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57" w:author="aamankwa" w:date="2011-06-07T09:02:00Z"/>
                <w:rFonts w:ascii="Times New Roman" w:hAnsi="Times New Roman"/>
                <w:sz w:val="24"/>
                <w:szCs w:val="24"/>
              </w:rPr>
            </w:pPr>
            <w:del w:id="55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tab/>
                <w:delText>4304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del w:id="559" w:author="aamankwa" w:date="2011-06-07T09:02:00Z"/>
                <w:rFonts w:ascii="Times New Roman" w:hAnsi="Times New Roman"/>
                <w:sz w:val="24"/>
                <w:szCs w:val="24"/>
              </w:rPr>
            </w:pPr>
            <w:del w:id="56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Measurement in 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Practice</w:delText>
              </w:r>
            </w:del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61" w:author="aamankwa" w:date="2011-06-07T09:02:00Z"/>
                <w:rFonts w:ascii="Times New Roman" w:hAnsi="Times New Roman"/>
                <w:sz w:val="24"/>
                <w:szCs w:val="24"/>
              </w:rPr>
            </w:pPr>
            <w:del w:id="56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6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564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65" w:author="aamankwa" w:date="2011-06-07T09:02:00Z"/>
                <w:rFonts w:ascii="Times New Roman" w:hAnsi="Times New Roman"/>
                <w:sz w:val="24"/>
                <w:szCs w:val="24"/>
              </w:rPr>
            </w:pPr>
            <w:del w:id="56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Social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3"/>
                  <w:sz w:val="18"/>
                  <w:szCs w:val="18"/>
                </w:rPr>
                <w:delText xml:space="preserve"> </w:delText>
              </w:r>
              <w:r w:rsidRPr="007A7452" w:rsidDel="00B813A0">
                <w:rPr>
                  <w:rFonts w:ascii="Times New Roman" w:hAnsi="Times New Roman"/>
                  <w:color w:val="191919"/>
                  <w:spacing w:val="-14"/>
                  <w:sz w:val="18"/>
                  <w:szCs w:val="18"/>
                </w:rPr>
                <w:delText>W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ork Electives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67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68" w:author="aamankwa" w:date="2011-06-07T09:02:00Z"/>
                <w:rFonts w:ascii="Times New Roman" w:hAnsi="Times New Roman"/>
                <w:sz w:val="24"/>
                <w:szCs w:val="24"/>
              </w:rPr>
            </w:pPr>
            <w:del w:id="569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6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70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571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72" w:author="aamankwa" w:date="2011-06-07T09:02:00Z"/>
                <w:rFonts w:ascii="Times New Roman" w:hAnsi="Times New Roman"/>
                <w:sz w:val="24"/>
                <w:szCs w:val="24"/>
              </w:rPr>
            </w:pPr>
            <w:del w:id="57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Free Electives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74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75" w:author="aamankwa" w:date="2011-06-07T09:02:00Z"/>
                <w:rFonts w:ascii="Times New Roman" w:hAnsi="Times New Roman"/>
                <w:sz w:val="24"/>
                <w:szCs w:val="24"/>
              </w:rPr>
            </w:pPr>
            <w:del w:id="576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26" w:right="686"/>
              <w:jc w:val="center"/>
              <w:rPr>
                <w:del w:id="577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</w:tr>
      <w:tr w:rsidR="00A62DD6" w:rsidRPr="007A7452" w:rsidDel="00B813A0" w:rsidTr="00ED7A91">
        <w:trPr>
          <w:trHeight w:hRule="exact" w:val="216"/>
          <w:del w:id="578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79" w:author="aamankwa" w:date="2011-06-07T09:02:00Z"/>
                <w:rFonts w:ascii="Times New Roman" w:hAnsi="Times New Roman"/>
                <w:sz w:val="24"/>
                <w:szCs w:val="24"/>
              </w:rPr>
            </w:pPr>
            <w:del w:id="58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tab/>
                <w:delText>4470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del w:id="581" w:author="aamankwa" w:date="2011-06-07T09:02:00Z"/>
                <w:rFonts w:ascii="Times New Roman" w:hAnsi="Times New Roman"/>
                <w:sz w:val="24"/>
                <w:szCs w:val="24"/>
              </w:rPr>
            </w:pPr>
            <w:del w:id="582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Seminar</w:delText>
              </w:r>
            </w:del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83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del w:id="584" w:author="aamankwa" w:date="2011-06-07T09:02:00Z"/>
                <w:rFonts w:ascii="Times New Roman" w:hAnsi="Times New Roman"/>
                <w:sz w:val="24"/>
                <w:szCs w:val="24"/>
              </w:rPr>
            </w:pPr>
            <w:del w:id="585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3</w:delText>
              </w:r>
            </w:del>
          </w:p>
        </w:tc>
      </w:tr>
      <w:tr w:rsidR="00A62DD6" w:rsidRPr="007A7452" w:rsidDel="00B813A0" w:rsidTr="00ED7A91">
        <w:trPr>
          <w:trHeight w:hRule="exact" w:val="214"/>
          <w:del w:id="586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tabs>
                <w:tab w:val="left" w:pos="9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del w:id="587" w:author="aamankwa" w:date="2011-06-07T09:02:00Z"/>
                <w:rFonts w:ascii="Times New Roman" w:hAnsi="Times New Roman"/>
                <w:sz w:val="24"/>
                <w:szCs w:val="24"/>
              </w:rPr>
            </w:pPr>
            <w:del w:id="588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SOWK</w:delText>
              </w:r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tab/>
                <w:delText>4472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4"/>
              <w:rPr>
                <w:del w:id="589" w:author="aamankwa" w:date="2011-06-07T09:02:00Z"/>
                <w:rFonts w:ascii="Times New Roman" w:hAnsi="Times New Roman"/>
                <w:sz w:val="24"/>
                <w:szCs w:val="24"/>
              </w:rPr>
            </w:pPr>
            <w:del w:id="590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Field Instruction</w:delText>
              </w:r>
            </w:del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91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del w:id="592" w:author="aamankwa" w:date="2011-06-07T09:02:00Z"/>
                <w:rFonts w:ascii="Times New Roman" w:hAnsi="Times New Roman"/>
                <w:sz w:val="24"/>
                <w:szCs w:val="24"/>
              </w:rPr>
            </w:pPr>
            <w:del w:id="593" w:author="aamankwa" w:date="2011-06-07T09:02:00Z">
              <w:r w:rsidRPr="007A7452" w:rsidDel="00B813A0">
                <w:rPr>
                  <w:rFonts w:ascii="Times New Roman" w:hAnsi="Times New Roman"/>
                  <w:color w:val="191919"/>
                  <w:sz w:val="18"/>
                  <w:szCs w:val="18"/>
                </w:rPr>
                <w:delText>12</w:delText>
              </w:r>
            </w:del>
          </w:p>
        </w:tc>
      </w:tr>
      <w:tr w:rsidR="00A62DD6" w:rsidRPr="007A7452" w:rsidDel="00B813A0" w:rsidTr="00ED7A91">
        <w:trPr>
          <w:trHeight w:hRule="exact" w:val="296"/>
          <w:del w:id="594" w:author="aamankwa" w:date="2011-06-07T09:02:00Z"/>
        </w:trPr>
        <w:tc>
          <w:tcPr>
            <w:tcW w:w="1916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del w:id="595" w:author="aamankwa" w:date="2011-06-07T09:02:00Z"/>
                <w:rFonts w:ascii="Times New Roman" w:hAnsi="Times New Roman"/>
                <w:sz w:val="24"/>
                <w:szCs w:val="24"/>
              </w:rPr>
            </w:pPr>
            <w:del w:id="596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O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pacing w:val="-13"/>
                  <w:sz w:val="18"/>
                  <w:szCs w:val="18"/>
                </w:rPr>
                <w:delText>T</w:delText>
              </w:r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AL</w:delText>
              </w:r>
            </w:del>
          </w:p>
        </w:tc>
        <w:tc>
          <w:tcPr>
            <w:tcW w:w="4165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del w:id="597" w:author="aamankwa" w:date="2011-06-07T09:02:00Z"/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159"/>
              <w:rPr>
                <w:del w:id="598" w:author="aamankwa" w:date="2011-06-07T09:02:00Z"/>
                <w:rFonts w:ascii="Times New Roman" w:hAnsi="Times New Roman"/>
                <w:sz w:val="24"/>
                <w:szCs w:val="24"/>
              </w:rPr>
            </w:pPr>
            <w:del w:id="599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A62DD6" w:rsidRPr="007A7452" w:rsidDel="00B813A0" w:rsidRDefault="00A62DD6" w:rsidP="00ED7A91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del w:id="600" w:author="aamankwa" w:date="2011-06-07T09:02:00Z"/>
                <w:rFonts w:ascii="Times New Roman" w:hAnsi="Times New Roman"/>
                <w:sz w:val="24"/>
                <w:szCs w:val="24"/>
              </w:rPr>
            </w:pPr>
            <w:del w:id="601" w:author="aamankwa" w:date="2011-06-07T09:02:00Z">
              <w:r w:rsidRPr="007A7452" w:rsidDel="00B813A0">
                <w:rPr>
                  <w:rFonts w:ascii="Times New Roman" w:hAnsi="Times New Roman"/>
                  <w:b/>
                  <w:bCs/>
                  <w:color w:val="191919"/>
                  <w:sz w:val="18"/>
                  <w:szCs w:val="18"/>
                </w:rPr>
                <w:delText>15</w:delText>
              </w:r>
            </w:del>
          </w:p>
        </w:tc>
      </w:tr>
    </w:tbl>
    <w:p w:rsidR="00A62DD6" w:rsidRDefault="00B813A0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ins w:id="602" w:author="aamankwa" w:date="2011-06-07T09:02:00Z">
        <w:r>
          <w:rPr>
            <w:rFonts w:ascii="Times New Roman" w:hAnsi="Times New Roman"/>
            <w:b/>
            <w:bCs/>
            <w:color w:val="191919"/>
            <w:sz w:val="32"/>
            <w:szCs w:val="32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sz w:val="24"/>
          <w:szCs w:val="24"/>
        </w:rPr>
      </w:pPr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A62DD6" w:rsidP="00A62DD6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  <w:sectPr w:rsidR="00A62DD6">
          <w:pgSz w:w="12240" w:h="15840"/>
          <w:pgMar w:top="420" w:right="1480" w:bottom="280" w:left="420" w:header="720" w:footer="720" w:gutter="0"/>
          <w:cols w:space="720" w:equalWidth="0">
            <w:col w:w="10340"/>
          </w:cols>
          <w:noEndnote/>
        </w:sect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56" w:after="0" w:line="195" w:lineRule="exact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930AD1">
        <w:rPr>
          <w:noProof/>
          <w:lang w:eastAsia="zh-CN"/>
        </w:rPr>
        <w:lastRenderedPageBreak/>
        <w:pict>
          <v:group id="_x0000_s1530" style="position:absolute;left:0;text-align:left;margin-left:381.5pt;margin-top:-16.75pt;width:156.05pt;height:796.35pt;z-index:-251538432" coordorigin="9107,-57" coordsize="3121,15840">
            <v:group id="_x0000_s1531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32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533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34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35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36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37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38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3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4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4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4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4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4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4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4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4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4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4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5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5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5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5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5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5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56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57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58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58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59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59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60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60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61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61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62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62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563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563" inset="0,0,0,0">
                <w:txbxContent>
                  <w:p w:rsidR="00ED7A91" w:rsidRDefault="00ED7A91" w:rsidP="008C0977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564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564">
                <w:txbxContent>
                  <w:p w:rsidR="00ED7A91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ED7A91" w:rsidRPr="007A3E3A" w:rsidRDefault="00ED7A91" w:rsidP="008C0977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565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565">
                <w:txbxContent>
                  <w:p w:rsidR="00ED7A91" w:rsidRPr="00BD3FD8" w:rsidRDefault="00ED7A91" w:rsidP="008C0977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  <w:r w:rsidRPr="00930AD1">
        <w:rPr>
          <w:noProof/>
          <w:lang w:eastAsia="zh-CN"/>
        </w:rPr>
        <w:pict>
          <v:rect id="Rectangle 3378" o:spid="_x0000_s1280" style="position:absolute;left:0;text-align:left;margin-left:386.05pt;margin-top:1.8pt;width:116pt;height:19.95pt;z-index:-251553792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inMYA&#10;AADdAAAADwAAAGRycy9kb3ducmV2LnhtbESPQWvCQBSE70L/w/IK3swmQiVNXUUKlVpyUXPp7SX7&#10;mgSzb0N2jem/7xYEj8PMfMOst5PpxEiDay0rSKIYBHFldcu1guL8sUhBOI+ssbNMCn7JwXbzNFtj&#10;pu2NjzSefC0ChF2GChrv+0xKVzVk0EW2Jw7ejx0M+iCHWuoBbwFuOrmM45U02HJYaLCn94aqy+lq&#10;FJSH/Oj3X8V+TMu672z5neT2Ran587R7A+Fp8o/wvf2pFazi1wT+34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TinMYAAADdAAAADwAAAAAAAAAAAAAAAACYAgAAZHJz&#10;L2Rvd25yZXYueG1sUEsFBgAAAAAEAAQA9QAAAIsDAAAAAA==&#10;" stroked="f">
            <v:path arrowok="t"/>
          </v:rect>
        </w:pict>
      </w:r>
      <w:r w:rsidRPr="00930AD1">
        <w:rPr>
          <w:noProof/>
        </w:rPr>
        <w:pict>
          <v:shape id="Text Box 3368" o:spid="_x0000_s1310" type="#_x0000_t202" style="position:absolute;left:0;text-align:left;margin-left:579.25pt;margin-top:128.05pt;width:12pt;height:85.8pt;z-index:-251584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XPstQIAALg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" o:allowincell="f" filled="f" stroked="f">
            <v:textbox style="layout-flow:vertical" inset="0,0,0,0">
              <w:txbxContent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del w:id="603" w:author="aamankwa" w:date="2011-06-07T09:08:00Z">
        <w:r w:rsidR="00A62DD6" w:rsidDel="00B813A0">
          <w:rPr>
            <w:rFonts w:ascii="Century Gothic" w:hAnsi="Century Gothic" w:cs="Century Gothic"/>
            <w:b/>
            <w:bCs/>
            <w:color w:val="191919"/>
            <w:sz w:val="16"/>
            <w:szCs w:val="16"/>
          </w:rPr>
          <w:delText>Social Work</w:delText>
        </w:r>
      </w:del>
      <w:ins w:id="604" w:author="aamankwa" w:date="2011-06-07T09:08:00Z">
        <w:r w:rsidR="00B813A0">
          <w:rPr>
            <w:noProof/>
            <w:lang w:eastAsia="zh-CN"/>
          </w:rPr>
          <w:t xml:space="preserve"> </w:t>
        </w:r>
      </w:ins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2" o:spid="_x0000_s1304" style="position:absolute;margin-left:-36.75pt;margin-top:2.6pt;width:505pt;height:685pt;z-index:-251539456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RyscA&#10;AADdAAAADwAAAGRycy9kb3ducmV2LnhtbESPS2vDMBCE74X+B7GF3hrZhQbbiWJMHyTHPAppbou1&#10;tU2tlbHU2MmvjwKBHIeZ+YaZ56NpxZF611hWEE8iEMSl1Q1XCr53Xy8JCOeRNbaWScGJHOSLx4c5&#10;ZtoOvKHj1lciQNhlqKD2vsukdGVNBt3EdsTB+7W9QR9kX0nd4xDgppWvUTSVBhsOCzV29F5T+bf9&#10;NwqWSVf8rOx5qNrPw3K/3qcfu9Qr9fw0FjMQnkZ/D9/aK61gGsdvcH0Tn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rkcrHAAAA3QAAAA8AAAAAAAAAAAAAAAAAmAIAAGRy&#10;cy9kb3ducmV2LnhtbFBLBQYAAAAABAAEAPUAAACMAwAAAAA=&#10;" filled="f" stroked="f">
            <v:textbox inset="0,0,0,0">
              <w:txbxContent>
                <w:p w:rsidR="00ED7A91" w:rsidRDefault="00ED7A91" w:rsidP="00A62DD6">
                  <w:pPr>
                    <w:spacing w:after="0" w:line="1370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drawing>
                      <wp:inline distT="0" distB="0" distL="0" distR="0">
                        <wp:extent cx="6419850" cy="8705850"/>
                        <wp:effectExtent l="19050" t="0" r="0" b="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19850" cy="8705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D7A91" w:rsidRDefault="00ED7A91" w:rsidP="00A62DD6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>
        <w:rPr>
          <w:rFonts w:ascii="Century Gothic" w:hAnsi="Century Gothic" w:cs="Century Gothic"/>
          <w:noProof/>
          <w:color w:val="000000"/>
          <w:sz w:val="20"/>
          <w:szCs w:val="20"/>
          <w:lang w:eastAsia="zh-CN"/>
        </w:rPr>
        <w:pict>
          <v:rect id="Rectangle 3401" o:spid="_x0000_s1303" style="position:absolute;margin-left:-36pt;margin-top:3.45pt;width:7in;height:684pt;z-index:-251540480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4vccA&#10;AADdAAAADwAAAGRycy9kb3ducmV2LnhtbESPT2sCMRTE7wW/Q3iCl1KzK7rYrVFKQWrBi39Kr6+b&#10;192lm5ewSTV++0YQPA4z8xtmsYqmEyfqfWtZQT7OQBBXVrdcKzge1k9zED4ga+wsk4ILeVgtBw8L&#10;LLU9845O+1CLBGFfooImBFdK6auGDPqxdcTJ+7G9wZBkX0vd4znBTScnWVZIgy2nhQYdvTVU/e7/&#10;jILPePx43n47t3ncFRzX5r2azb6UGg3j6wuIQDHcw7f2Riso8nwK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+L3HAAAA3QAAAA8AAAAAAAAAAAAAAAAAmAIAAGRy&#10;cy9kb3ducmV2LnhtbFBLBQYAAAAABAAEAPUAAACMAwAAAAA=&#10;" fillcolor="#e8e8e8" stroked="f">
            <v:path arrowok="t"/>
          </v:rect>
        </w:pict>
      </w: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A62DD6" w:rsidP="00A62DD6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A62DD6" w:rsidRDefault="00930AD1" w:rsidP="00A62DD6">
      <w:pPr>
        <w:widowControl w:val="0"/>
        <w:autoSpaceDE w:val="0"/>
        <w:autoSpaceDN w:val="0"/>
        <w:adjustRightInd w:val="0"/>
        <w:spacing w:before="7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  <w:r>
        <w:rPr>
          <w:rFonts w:ascii="Century Gothic" w:hAnsi="Century Gothic" w:cs="Century Gothic"/>
          <w:noProof/>
          <w:color w:val="000000"/>
          <w:sz w:val="26"/>
          <w:szCs w:val="26"/>
          <w:lang w:eastAsia="zh-CN"/>
        </w:rPr>
        <w:pict>
          <v:rect id="Rectangle 3399" o:spid="_x0000_s1301" style="position:absolute;margin-left:486.9pt;margin-top:12.8pt;width:32pt;height:32pt;z-index:-251542528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RwLMYA&#10;AADdAAAADwAAAGRycy9kb3ducmV2LnhtbESPwWrDMBBE74H+g9hCb7FsQ0Nwo5hSaGhLLkl86W1t&#10;bWQTa2Us1XH/PgoUehxm5g2zKWfbi4lG3zlWkCUpCOLG6Y6Ngur0vlyD8AFZY++YFPySh3L7sNhg&#10;od2VDzQdgxERwr5ABW0IQyGlb1qy6BM3EEfv7EaLIcrRSD3iNcJtL/M0XUmLHceFFgd6a6m5HH+s&#10;gvpzfwi7r2o3rWsz9K7+zvbuWamnx/n1BUSgOfyH/9ofWsEqy3K4v4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RwLMYAAADdAAAADwAAAAAAAAAAAAAAAACYAgAAZHJz&#10;L2Rvd25yZXYueG1sUEsFBgAAAAAEAAQA9QAAAIsDAAAAAA==&#10;" stroked="f">
            <v:path arrowok="t"/>
          </v:rect>
        </w:pict>
      </w:r>
    </w:p>
    <w:p w:rsidR="00A62DD6" w:rsidRDefault="00930AD1" w:rsidP="00A62DD6">
      <w:pPr>
        <w:rPr>
          <w:rFonts w:ascii="Times New Roman" w:hAnsi="Times New Roman"/>
          <w:color w:val="191919"/>
          <w:position w:val="-5"/>
          <w:sz w:val="20"/>
          <w:szCs w:val="20"/>
        </w:r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noProof/>
          <w:color w:val="191919"/>
          <w:position w:val="-5"/>
          <w:sz w:val="20"/>
          <w:szCs w:val="20"/>
          <w:lang w:eastAsia="zh-CN"/>
        </w:rPr>
        <w:pict>
          <v:polyline id="Freeform 3398" o:spid="_x0000_s1300" style="position:absolute;z-index:-251543552;visibility:visible;mso-wrap-style:square;v-text-anchor:top" points="486.1pt,10.5pt,486.1pt,12.5pt" coordsize="0,40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FoqMUA&#10;AADdAAAADwAAAGRycy9kb3ducmV2LnhtbESPQUsDMRSE70L/Q3gFL9JmV2Fb1qaliEqvrSJ4e26e&#10;yeLmJSSx3f57IxR6HGbmG2a1Gd0gjhRT71lBPa9AEHde92wUvL+9zJYgUkbWOHgmBWdKsFlPblbY&#10;an/iPR0P2YgC4dSiAptzaKVMnSWHae4DcfG+fXSYi4xG6oinAneDvK+qRjrsuSxYDPRkqfs5/DoF&#10;+8Xii8LuzpjmIfav522wzx+fSt1Ox+0jiExjvoYv7Z1W0NR1Df9vy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WioxQAAAN0AAAAPAAAAAAAAAAAAAAAAAJgCAABkcnMv&#10;ZG93bnJldi54bWxQSwUGAAAAAAQABAD1AAAAigMAAAAA&#10;" filled="f" strokecolor="#191919" strokeweight="2pt">
            <v:path arrowok="t" o:connecttype="custom" o:connectlocs="0,0;0,40" o:connectangles="0,0"/>
          </v:polyline>
        </w:pic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 w:rsidR="00A62DD6"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 xml:space="preserve">graduate </w:t>
      </w:r>
      <w:proofErr w:type="gramStart"/>
      <w:r w:rsidR="00A62DD6">
        <w:rPr>
          <w:rFonts w:ascii="Times New Roman" w:hAnsi="Times New Roman"/>
          <w:color w:val="191919"/>
          <w:position w:val="-5"/>
          <w:sz w:val="20"/>
          <w:szCs w:val="20"/>
        </w:rPr>
        <w:t>Catalog</w:t>
      </w:r>
      <w:proofErr w:type="gramEnd"/>
    </w:p>
    <w:p w:rsidR="00A62DD6" w:rsidRDefault="00930AD1" w:rsidP="00A62DD6">
      <w:r>
        <w:rPr>
          <w:noProof/>
          <w:lang w:eastAsia="zh-CN"/>
        </w:rPr>
        <w:lastRenderedPageBreak/>
        <w:pict>
          <v:group id="_x0000_s1313" style="position:absolute;margin-left:-72.75pt;margin-top:-21.5pt;width:156pt;height:798.6pt;z-index:251735040" coordorigin=",-57" coordsize="3120,15840">
            <v:group id="Group 2700" o:spid="_x0000_s1314" style="position:absolute;top:-57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31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31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31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31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31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32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32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32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32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32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32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32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32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32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32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33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33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33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33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33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33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33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33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33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33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34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341" type="#_x0000_t202" style="position:absolute;left:377;top:1347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341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42" type="#_x0000_t202" style="position:absolute;left:377;top:820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342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43" type="#_x0000_t202" style="position:absolute;left:397;top:1175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343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44" type="#_x0000_t202" style="position:absolute;left:397;top:1007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344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45" type="#_x0000_t202" style="position:absolute;left:417;top:6453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" o:allowincell="f" filled="f" stroked="f">
              <v:textbox style="layout-flow:vertical;mso-layout-flow-alt:bottom-to-top;mso-next-textbox:#_x0000_s1345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shape id="_x0000_s1346" type="#_x0000_t202" style="position:absolute;left:400;top:59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346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347" style="position:absolute;top:4238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7">
                <w:txbxContent>
                  <w:p w:rsidR="00ED7A91" w:rsidRDefault="00ED7A91" w:rsidP="00A62DD6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t xml:space="preserve">  </w:t>
                    </w:r>
                  </w:p>
                  <w:p w:rsidR="00ED7A91" w:rsidRPr="007A3E3A" w:rsidRDefault="00ED7A91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7A3E3A"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48" style="position:absolute;top:2453;width:1060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348">
                <w:txbxContent>
                  <w:p w:rsidR="00ED7A91" w:rsidRPr="007A3E3A" w:rsidRDefault="00ED7A91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7A3E3A">
                      <w:rPr>
                        <w:b/>
                        <w:color w:val="FFFFFF" w:themeColor="background1"/>
                      </w:rPr>
                      <w:t xml:space="preserve">  Arts &amp; Humanities</w:t>
                    </w:r>
                  </w:p>
                </w:txbxContent>
              </v:textbox>
            </v:rect>
          </v:group>
        </w:pict>
      </w:r>
    </w:p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/>
    <w:p w:rsidR="00A62DD6" w:rsidRDefault="00A62DD6" w:rsidP="00A62DD6">
      <w:pPr>
        <w:sectPr w:rsidR="00A62DD6" w:rsidSect="00A62DD6">
          <w:pgSz w:w="12240" w:h="15840"/>
          <w:pgMar w:top="360" w:right="1440" w:bottom="540" w:left="1440" w:header="720" w:footer="720" w:gutter="0"/>
          <w:cols w:space="720"/>
          <w:docGrid w:linePitch="360"/>
        </w:sectPr>
      </w:pPr>
    </w:p>
    <w:p w:rsidR="00ED7A91" w:rsidRDefault="00930AD1" w:rsidP="00A62DD6">
      <w:r>
        <w:rPr>
          <w:noProof/>
          <w:lang w:eastAsia="zh-CN"/>
        </w:rPr>
        <w:lastRenderedPageBreak/>
        <w:pict>
          <v:group id="_x0000_s1349" style="position:absolute;margin-left:386.15pt;margin-top:-16.8pt;width:156.05pt;height:796.35pt;z-index:251736064" coordorigin="9107,-57" coordsize="3121,15840">
            <v:group id="_x0000_s1350" style="position:absolute;left:9107;top:-57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35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</v:rect>
              <v:rect id="Rectangle 2737" o:spid="_x0000_s135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35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35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35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35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35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35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35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36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36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36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36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36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36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36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36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36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36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37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37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37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37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37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37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37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377" type="#_x0000_t202" style="position:absolute;left:11175;top:800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377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378" type="#_x0000_t202" style="position:absolute;left:11395;top:972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378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379" type="#_x0000_t202" style="position:absolute;left:11375;top:1156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379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380" type="#_x0000_t202" style="position:absolute;left:11355;top:1341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380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381" type="#_x0000_t202" style="position:absolute;left:11487;top:57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381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shape id="_x0000_s1382" type="#_x0000_t202" style="position:absolute;left:11595;top:6111;width:240;height:10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sAswIAALc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" o:allowincell="f" filled="f" stroked="f">
              <v:textbox style="layout-flow:vertical;mso-next-textbox:#_x0000_s1382" inset="0,0,0,0">
                <w:txbxContent>
                  <w:p w:rsidR="00ED7A91" w:rsidRDefault="00ED7A91" w:rsidP="00A62DD6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Education</w:t>
                    </w:r>
                  </w:p>
                </w:txbxContent>
              </v:textbox>
            </v:shape>
            <v:rect id="_x0000_s1383" style="position:absolute;left:11133;top:4264;width:1095;height:1784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383">
                <w:txbxContent>
                  <w:p w:rsidR="00ED7A91" w:rsidRDefault="00ED7A91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</w:p>
                  <w:p w:rsidR="00ED7A91" w:rsidRPr="007A3E3A" w:rsidRDefault="00ED7A91" w:rsidP="00A62DD6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>
                      <w:rPr>
                        <w:b/>
                        <w:color w:val="000000" w:themeColor="text1"/>
                      </w:rPr>
                      <w:t>Business</w:t>
                    </w:r>
                  </w:p>
                </w:txbxContent>
              </v:textbox>
            </v:rect>
            <v:rect id="_x0000_s1384" style="position:absolute;left:11148;top:2431;width:1060;height:1784" fillcolor="#404040 [2429]" strokecolor="#f2f2f2 [3041]" strokeweight="3pt">
              <v:shadow on="t" type="perspective" color="#7f7f7f [1601]" opacity=".5" offset="1pt" offset2="-1pt"/>
              <v:textbox style="layout-flow:vertical;mso-next-textbox:#_x0000_s1384">
                <w:txbxContent>
                  <w:p w:rsidR="00ED7A91" w:rsidRPr="00BD3FD8" w:rsidRDefault="00ED7A91" w:rsidP="00A62DD6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 w:rsidRPr="00BD3FD8">
                      <w:rPr>
                        <w:b/>
                        <w:color w:val="FFFFFF" w:themeColor="background1"/>
                      </w:rPr>
                      <w:t>Arts &amp; Humanities</w:t>
                    </w:r>
                  </w:p>
                </w:txbxContent>
              </v:textbox>
            </v:rect>
          </v:group>
        </w:pict>
      </w:r>
    </w:p>
    <w:sectPr w:rsidR="00ED7A91" w:rsidSect="00A62DD6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A62DD6"/>
    <w:rsid w:val="00066AA8"/>
    <w:rsid w:val="001D6456"/>
    <w:rsid w:val="002836CB"/>
    <w:rsid w:val="00373953"/>
    <w:rsid w:val="004A790F"/>
    <w:rsid w:val="005658E4"/>
    <w:rsid w:val="006B75DF"/>
    <w:rsid w:val="008C0977"/>
    <w:rsid w:val="00930AD1"/>
    <w:rsid w:val="00944436"/>
    <w:rsid w:val="00A62DD6"/>
    <w:rsid w:val="00B6725E"/>
    <w:rsid w:val="00B813A0"/>
    <w:rsid w:val="00DF59EE"/>
    <w:rsid w:val="00ED7A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DD6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DD6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2241</Words>
  <Characters>12775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ASU-GA</Company>
  <LinksUpToDate>false</LinksUpToDate>
  <CharactersWithSpaces>14987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whu</dc:creator>
  <cp:lastModifiedBy>aamankwa</cp:lastModifiedBy>
  <cp:revision>3</cp:revision>
  <dcterms:created xsi:type="dcterms:W3CDTF">2011-06-07T13:11:00Z</dcterms:created>
  <dcterms:modified xsi:type="dcterms:W3CDTF">2011-06-07T13:15:00Z</dcterms:modified>
</cp:coreProperties>
</file>