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DD6" w:rsidRDefault="00176511" w:rsidP="008C0977">
      <w:pPr>
        <w:widowControl w:val="0"/>
        <w:tabs>
          <w:tab w:val="left" w:pos="2610"/>
        </w:tabs>
        <w:autoSpaceDE w:val="0"/>
        <w:autoSpaceDN w:val="0"/>
        <w:adjustRightInd w:val="0"/>
        <w:spacing w:before="59" w:after="0" w:line="240" w:lineRule="auto"/>
        <w:ind w:left="270" w:right="8520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112" style="position:absolute;left:0;text-align:left;margin-left:-21.75pt;margin-top:-15.1pt;width:156pt;height:11in;z-index:-251560960" coordorigin=",-57" coordsize="3120,15840">
            <v:group id="Group 2700" o:spid="_x0000_s1113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114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115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116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117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118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119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120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121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12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1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124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12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1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127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12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1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130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13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1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133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13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1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136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137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138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139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40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14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141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14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142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14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143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143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144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144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145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145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146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146">
                <w:txbxContent>
                  <w:p w:rsidR="00714CB2" w:rsidRDefault="00714CB2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147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147">
                <w:txbxContent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  <w:lang w:eastAsia="zh-CN"/>
        </w:rPr>
        <w:pict>
          <v:rect id="Rectangle 3124" o:spid="_x0000_s1107" style="position:absolute;left:0;text-align:left;margin-left:17.15pt;margin-top:3.75pt;width:116pt;height:19.95pt;z-index:-2515763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ppMYA&#10;AADdAAAADwAAAGRycy9kb3ducmV2LnhtbESPQWvCQBSE7wX/w/IEb83GWiVEV5FCpS1ejLl4e8k+&#10;k2D2bchuY/rvu4WCx2FmvmE2u9G0YqDeNZYVzKMYBHFpdcOVgvz8/pyAcB5ZY2uZFPyQg9128rTB&#10;VNs7n2jIfCUChF2KCmrvu1RKV9Zk0EW2Iw7e1fYGfZB9JXWP9wA3rXyJ45U02HBYqLGjt5rKW/Zt&#10;FBSfx5M/fOWHISmqrrXFZX60S6Vm03G/BuFp9I/wf/tDK1gtXp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qppMYAAADdAAAADwAAAAAAAAAAAAAAAACYAgAAZHJz&#10;L2Rvd25yZXYueG1sUEsFBgAAAAAEAAQA9QAAAIsDAAAAAA==&#10;" stroked="f">
            <v:path arrowok="t"/>
          </v:rect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176511" w:rsidP="008C0977">
      <w:pPr>
        <w:widowControl w:val="0"/>
        <w:autoSpaceDE w:val="0"/>
        <w:autoSpaceDN w:val="0"/>
        <w:adjustRightInd w:val="0"/>
        <w:spacing w:after="0" w:line="191" w:lineRule="exact"/>
        <w:ind w:left="360" w:right="9167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rect id="Rectangle 3148" o:spid="_x0000_s1111" style="position:absolute;left:0;text-align:left;margin-left:50.2pt;margin-top:12.8pt;width:505pt;height:361pt;z-index:-25156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GU8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SGU8YAAADdAAAADwAAAAAAAAAAAAAAAACYAgAAZHJz&#10;L2Rvd25yZXYueG1sUEsFBgAAAAAEAAQA9QAAAIsDAAAAAA==&#10;" filled="f" stroked="f">
            <v:textbox style="mso-next-textbox:#Rectangle 3148" inset="0,0,0,0">
              <w:txbxContent>
                <w:p w:rsidR="00714CB2" w:rsidRDefault="00714CB2" w:rsidP="00A62DD6">
                  <w:pPr>
                    <w:spacing w:after="0" w:line="722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6438900" cy="4600575"/>
                        <wp:effectExtent l="1905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38900" cy="460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 w:rsidRPr="00176511">
        <w:rPr>
          <w:noProof/>
          <w:lang w:eastAsia="zh-CN"/>
        </w:rPr>
        <w:pict>
          <v:rect id="Rectangle 3147" o:spid="_x0000_s1110" style="position:absolute;left:0;text-align:left;margin-left:51pt;margin-top:13.5pt;width:7in;height:5in;z-index:-2515630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vJMMA&#10;AADdAAAADwAAAGRycy9kb3ducmV2LnhtbERPTWsCMRC9C/6HMIIX0awWF7saRQSpQi9aS6/Tzbi7&#10;uJmETarpvzeHQo+P973aRNOKO3W+saxgOslAEJdWN1wpuHzsxwsQPiBrbC2Tgl/ysFn3eysstH3w&#10;ie7nUIkUwr5ABXUIrpDSlzUZ9BPriBN3tZ3BkGBXSd3hI4WbVs6yLJcGG04NNTra1VTezj9GwWe8&#10;HF/fv507jE45x715K+fzL6WGg7hdgggUw7/4z33QCvKXPM1Nb9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zvJMMAAADdAAAADwAAAAAAAAAAAAAAAACYAgAAZHJzL2Rv&#10;d25yZXYueG1sUEsFBgAAAAAEAAQA9QAAAIgDAAAAAA==&#10;" fillcolor="#e8e8e8" stroked="f">
            <v:path arrowok="t"/>
          </v:rect>
        </w:pict>
      </w:r>
      <w:r w:rsidRPr="00176511">
        <w:rPr>
          <w:noProof/>
        </w:rPr>
        <w:pict>
          <v:shape id="Text Box 3152" o:spid="_x0000_s1026" type="#_x0000_t202" style="position:absolute;left:0;text-align:left;margin-left:21.05pt;margin-top:99.2pt;width:12pt;height:85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7EtwIAALs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768" w:lineRule="exact"/>
        <w:ind w:left="1780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SYCHOLOG</w:t>
      </w:r>
      <w:r>
        <w:rPr>
          <w:rFonts w:ascii="Times New Roman" w:hAnsi="Times New Roman"/>
          <w:color w:val="191919"/>
          <w:spacing w:val="-69"/>
          <w:sz w:val="54"/>
          <w:szCs w:val="54"/>
        </w:rPr>
        <w:t>Y</w:t>
      </w:r>
      <w:r>
        <w:rPr>
          <w:rFonts w:ascii="Times New Roman" w:hAnsi="Times New Roman"/>
          <w:color w:val="191919"/>
          <w:sz w:val="72"/>
          <w:szCs w:val="72"/>
        </w:rPr>
        <w:t>,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822" w:lineRule="exact"/>
        <w:ind w:left="1701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OCIOLOGY</w:t>
      </w:r>
      <w:r>
        <w:rPr>
          <w:rFonts w:ascii="Times New Roman" w:hAnsi="Times New Roman"/>
          <w:color w:val="191919"/>
          <w:spacing w:val="-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AND</w:t>
      </w:r>
      <w:r>
        <w:rPr>
          <w:rFonts w:ascii="Times New Roman" w:hAnsi="Times New Roman"/>
          <w:color w:val="191919"/>
          <w:spacing w:val="4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OCIAL</w:t>
      </w:r>
      <w:r>
        <w:rPr>
          <w:rFonts w:ascii="Times New Roman" w:hAnsi="Times New Roman"/>
          <w:color w:val="191919"/>
          <w:spacing w:val="12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W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17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Department of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 degrees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 work.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8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gains a fundamental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the principles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 thought,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emotion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programs. In addition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 the program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em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hasis on psychological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factors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learning,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biological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social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determinants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 emphasized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well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research methods.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broad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training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evaluate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influence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own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oth- ers.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Because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relevant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numerous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fields,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job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such areas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health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hospitals,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(including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military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and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enforcement)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their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order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50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specialization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is a member of the Council of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Departments with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in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nstitu- tions accredited for such purposes by their regional accrediting association, are eligible for membership on the council.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76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Psychology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a minimum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“C” or above.</w:t>
      </w:r>
    </w:p>
    <w:p w:rsidR="00A62DD6" w:rsidRDefault="00176511" w:rsidP="00A62DD6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noProof/>
          <w:color w:val="000000"/>
          <w:sz w:val="19"/>
          <w:szCs w:val="19"/>
          <w:lang w:eastAsia="zh-CN"/>
        </w:rPr>
        <w:pict>
          <v:rect id="Rectangle 3145" o:spid="_x0000_s1109" style="position:absolute;margin-left:-.85pt;margin-top:2.25pt;width:32pt;height:32pt;z-index:-2515650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rs8UA&#10;AADdAAAADwAAAGRycy9kb3ducmV2LnhtbESPQYvCMBSE78L+h/AW9qapLhbpGmVZUFS8WL3s7bV5&#10;tsXmpTSx1n9vBMHjMDPfMPNlb2rRUesqywrGowgEcW51xYWC03E1nIFwHlljbZkU3MnBcvExmGOi&#10;7Y0P1KW+EAHCLkEFpfdNIqXLSzLoRrYhDt7ZtgZ9kG0hdYu3ADe1nERRLA1WHBZKbOivpPySXo2C&#10;bLs/+PXutO5mWdHUNvsf7+1Uqa/P/vcHhKfev8Ov9kYriL/jG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WuzxQAAAN0AAAAPAAAAAAAAAAAAAAAAAJgCAABkcnMv&#10;ZG93bnJldi54bWxQSwUGAAAAAAQABAD1AAAAigMAAAAA&#10;" stroked="f">
            <v:path arrowok="t"/>
          </v:rect>
        </w:pict>
      </w:r>
    </w:p>
    <w:p w:rsidR="00A62DD6" w:rsidRDefault="00176511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380" w:right="89" w:hanging="180"/>
        <w:rPr>
          <w:rFonts w:ascii="Times New Roman" w:hAnsi="Times New Roman"/>
          <w:color w:val="000000"/>
          <w:sz w:val="18"/>
          <w:szCs w:val="18"/>
        </w:rPr>
      </w:pPr>
      <w:r w:rsidRPr="00176511">
        <w:rPr>
          <w:rFonts w:ascii="Times New Roman" w:hAnsi="Times New Roman"/>
          <w:noProof/>
          <w:color w:val="191919"/>
          <w:sz w:val="18"/>
          <w:szCs w:val="18"/>
          <w:lang w:eastAsia="zh-CN"/>
        </w:rPr>
        <w:pict>
          <v:shape id="Freeform 3143" o:spid="_x0000_s1108" style="position:absolute;left:0;text-align:left;margin-left:31.15pt;margin-top:4.45pt;width:2.2pt;height:0;z-index:-251567104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TgsQA&#10;AADdAAAADwAAAGRycy9kb3ducmV2LnhtbESPQWvCQBSE7wX/w/KE3urGaoNEVxGbghcPieL5kX0m&#10;0ezbkF1N+u+7gtDjMDPfMKvNYBrxoM7VlhVMJxEI4sLqmksFp+PPxwKE88gaG8uk4JccbNajtxUm&#10;2vac0SP3pQgQdgkqqLxvEyldUZFBN7EtcfAutjPog+xKqTvsA9w08jOKYmmw5rBQYUu7iopbfjcK&#10;+jZ1170pdvlZ5oc0oyH9+s6Ueh8P2yUIT4P/D7/ae60gnsVzeL4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U4LEAAAA3QAAAA8AAAAAAAAAAAAAAAAAmAIAAGRycy9k&#10;b3ducmV2LnhtbFBLBQYAAAAABAAEAPUAAACJAwAAAAA=&#10;" path="m,l45,e" filled="f" strokecolor="#191919" strokeweight="2pt">
            <v:path arrowok="t" o:connecttype="custom" o:connectlocs="0,0;44,0" o:connectangles="0,0"/>
          </v:shape>
        </w:pict>
      </w:r>
      <w:r w:rsidR="00A62DD6">
        <w:rPr>
          <w:rFonts w:ascii="Times New Roman" w:hAnsi="Times New Roman"/>
          <w:color w:val="191919"/>
          <w:sz w:val="18"/>
          <w:szCs w:val="18"/>
        </w:rPr>
        <w:t>3.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Completion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all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required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examinations: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Psychology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Graduate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Records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(GRE),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Major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Field</w:t>
      </w:r>
      <w:r w:rsidR="00A62DD6"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Area</w:t>
      </w:r>
      <w:r w:rsidR="00A62DD6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62DD6">
        <w:rPr>
          <w:rFonts w:ascii="Times New Roman" w:hAnsi="Times New Roman"/>
          <w:color w:val="191919"/>
          <w:sz w:val="18"/>
          <w:szCs w:val="18"/>
        </w:rPr>
        <w:t>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and a departmental exit examination.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ab/>
      </w:r>
      <w:r>
        <w:rPr>
          <w:rFonts w:ascii="Times New Roman" w:hAnsi="Times New Roman"/>
          <w:color w:val="191919"/>
          <w:position w:val="-2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2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2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32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59" w:after="0" w:line="240" w:lineRule="auto"/>
        <w:ind w:right="63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369" style="position:absolute;left:0;text-align:left;margin-left:424.75pt;margin-top:-13.8pt;width:156.05pt;height:796.35pt;z-index:-251535360" coordorigin="9107,-57" coordsize="3121,15840">
            <v:group id="_x0000_s1370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7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7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7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7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7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7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7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7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7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8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8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8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8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8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8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8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8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8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8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9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9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9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9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9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9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9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97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97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98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98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99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99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00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40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01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40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402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40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403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403">
                <w:txbxContent>
                  <w:p w:rsidR="00714CB2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04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404">
                <w:txbxContent>
                  <w:p w:rsidR="00714CB2" w:rsidRPr="00BD3FD8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</w:rPr>
        <w:pict>
          <v:shape id="Text Box 3155" o:spid="_x0000_s1027" type="#_x0000_t202" style="position:absolute;left:0;text-align:left;margin-left:579.3pt;margin-top:127.95pt;width:12pt;height:85.8pt;z-index:-2516408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DstQIAALg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eLEIMeKkhy490qNGd+KIFn4UmR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IJgn&#10;YSvqJ+CwFEAxoCOsPxDMidEIqyTH6seeSIpR95HDHJi9MwtyFrazQHjVCthI8HgS13raT/tBsl0L&#10;yNOkcXELs9IwS2MzVFMUpwmD9WCzOa0ys3+e/1ury8Jd/QY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1yIOy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91" w:lineRule="exact"/>
        <w:ind w:right="9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hAnsi="Century Gothic" w:cs="Century Gothic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20" w:after="0" w:line="240" w:lineRule="auto"/>
        <w:ind w:left="120" w:right="9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variety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socio-cultura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behavio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contras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which </w:t>
      </w:r>
      <w:r>
        <w:rPr>
          <w:rFonts w:ascii="Times New Roman" w:hAnsi="Times New Roman"/>
          <w:color w:val="191919"/>
          <w:sz w:val="18"/>
          <w:szCs w:val="18"/>
        </w:rPr>
        <w:t>focuses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individual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human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group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Sociologists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attempt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explain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hy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society changes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over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anothe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adequate competencies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other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related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gerontology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religion.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some employment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carefully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allied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 possibilities. Sociology majors can also pursue a dual degree with either psychology or social work as the second majo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6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”C” or above.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480" w:right="9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examination.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96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40" w:lineRule="auto"/>
        <w:ind w:left="120" w:right="667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(Accredited by the Council on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Education, 2003)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February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2003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 xml:space="preserve">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was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awarded accreditation as a professional program by the Council of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primary purpose of 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 program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perspective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 that include, but is not limited to, practice in social work and social welfare, maximizing human development and dignit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al justice and equality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populations.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curriculum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comprises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liberal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ethics.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Prepa- ration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augmented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supervised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ificate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requires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internship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Family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Children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Services.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conjunction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being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re- cipient of the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Scholarship.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123 semester hours with a cumulative grade point average of at least 2.5.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“B” or above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 of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study—Psychology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Criminal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Justice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Comple- 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beyond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first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Arrangements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cleared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Chair of the Department and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Directo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6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eight- een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upper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prescribed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along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soci- ology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and/or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preparation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eighteen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ester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 of lower and upper level courses.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7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before="30" w:after="0" w:line="240" w:lineRule="auto"/>
        <w:ind w:left="120" w:right="82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54" w:lineRule="auto"/>
        <w:ind w:left="120" w:right="82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OCIOLOGY </w:t>
      </w:r>
      <w:r>
        <w:rPr>
          <w:rFonts w:ascii="Times New Roman" w:hAnsi="Times New Roman"/>
          <w:color w:val="191919"/>
          <w:sz w:val="18"/>
          <w:szCs w:val="18"/>
        </w:rPr>
        <w:t>Anthropology</w:t>
      </w:r>
      <w:r>
        <w:rPr>
          <w:rFonts w:ascii="Times New Roman" w:hAnsi="Times New Roman"/>
          <w:color w:val="191919"/>
          <w:sz w:val="18"/>
          <w:szCs w:val="18"/>
        </w:rPr>
        <w:tab/>
        <w:t>18 hours Gerontology</w:t>
      </w:r>
      <w:r>
        <w:rPr>
          <w:rFonts w:ascii="Times New Roman" w:hAnsi="Times New Roman"/>
          <w:color w:val="191919"/>
          <w:sz w:val="18"/>
          <w:szCs w:val="18"/>
        </w:rPr>
        <w:tab/>
        <w:t>18 hours Sociology</w:t>
      </w:r>
      <w:r>
        <w:rPr>
          <w:rFonts w:ascii="Times New Roman" w:hAnsi="Times New Roman"/>
          <w:color w:val="191919"/>
          <w:sz w:val="18"/>
          <w:szCs w:val="18"/>
        </w:rPr>
        <w:tab/>
        <w:t>18 hours Urban Studies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320" w:right="420" w:bottom="280" w:left="600" w:header="720" w:footer="720" w:gutter="0"/>
          <w:cols w:space="720"/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74" w:after="0" w:line="195" w:lineRule="exact"/>
        <w:ind w:left="1045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rFonts w:ascii="Century Gothic" w:hAnsi="Century Gothic" w:cs="Century Gothic"/>
          <w:b/>
          <w:bCs/>
          <w:noProof/>
          <w:color w:val="191919"/>
          <w:sz w:val="16"/>
          <w:szCs w:val="16"/>
          <w:lang w:eastAsia="zh-CN"/>
        </w:rPr>
        <w:pict>
          <v:group id="_x0000_s1148" style="position:absolute;left:0;text-align:left;margin-left:-20.5pt;margin-top:-18.35pt;width:156pt;height:11in;z-index:-251559936" coordorigin=",-57" coordsize="3120,15840">
            <v:group id="Group 2700" o:spid="_x0000_s1149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150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151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152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153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154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155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156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157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15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15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160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16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16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163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16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16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166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16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16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169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17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17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172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173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174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175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176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176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177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177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178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178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179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179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180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18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181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18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182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182">
                <w:txbxContent>
                  <w:p w:rsidR="00714CB2" w:rsidRDefault="00714CB2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183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183">
                <w:txbxContent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HILD</w:t>
      </w:r>
      <w:r>
        <w:rPr>
          <w:rFonts w:ascii="Times New Roman" w:hAnsi="Times New Roman"/>
          <w:b/>
          <w:bCs/>
          <w:color w:val="191919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EL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TIFIC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(T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ITLE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pacing w:val="-24"/>
          <w:sz w:val="32"/>
          <w:szCs w:val="32"/>
        </w:rPr>
        <w:t>V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-E)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 accepted in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can apply for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Program. Interested students must contact the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Pro- gram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Coordinato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electives must be completed in conjunction with an internship with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De- partment of Family and Children Services.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three courses are:</w:t>
      </w:r>
    </w:p>
    <w:p w:rsidR="00A62DD6" w:rsidRDefault="00176511" w:rsidP="00A62DD6">
      <w:pPr>
        <w:widowControl w:val="0"/>
        <w:autoSpaceDE w:val="0"/>
        <w:autoSpaceDN w:val="0"/>
        <w:adjustRightInd w:val="0"/>
        <w:spacing w:after="0" w:line="250" w:lineRule="auto"/>
        <w:ind w:left="1740" w:right="6297"/>
        <w:rPr>
          <w:rFonts w:ascii="Times New Roman" w:hAnsi="Times New Roman"/>
          <w:color w:val="000000"/>
          <w:sz w:val="18"/>
          <w:szCs w:val="18"/>
        </w:rPr>
      </w:pPr>
      <w:r w:rsidRPr="00176511">
        <w:rPr>
          <w:noProof/>
        </w:rPr>
        <w:pict>
          <v:shape id="Text Box 3222" o:spid="_x0000_s1028" type="#_x0000_t202" style="position:absolute;left:0;text-align:left;margin-left:21.05pt;margin-top:13.7pt;width:12pt;height:85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u0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0xIiTDrr0REeN7sWIroMg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A62DD6">
        <w:rPr>
          <w:rFonts w:ascii="Times New Roman" w:hAnsi="Times New Roman"/>
          <w:color w:val="191919"/>
          <w:sz w:val="18"/>
          <w:szCs w:val="18"/>
        </w:rPr>
        <w:t>SOWK 3291 – Family &amp; Child</w:t>
      </w:r>
      <w:r w:rsidR="00A62DD6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A62DD6">
        <w:rPr>
          <w:rFonts w:ascii="Times New Roman" w:hAnsi="Times New Roman"/>
          <w:color w:val="191919"/>
          <w:sz w:val="18"/>
          <w:szCs w:val="18"/>
        </w:rPr>
        <w:t>elfare SOWK 3383 – Social</w:t>
      </w:r>
      <w:r w:rsidR="00A62DD6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A62DD6">
        <w:rPr>
          <w:rFonts w:ascii="Times New Roman" w:hAnsi="Times New Roman"/>
          <w:color w:val="191919"/>
          <w:sz w:val="18"/>
          <w:szCs w:val="18"/>
        </w:rPr>
        <w:t>ork with Families SOWK 3275 – Forensic Interviewing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tabs>
          <w:tab w:val="left" w:pos="9860"/>
        </w:tabs>
        <w:autoSpaceDE w:val="0"/>
        <w:autoSpaceDN w:val="0"/>
        <w:adjustRightInd w:val="0"/>
        <w:spacing w:before="5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 Courses Related to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(18 hrs)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1000-2000 level Grade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09"/>
        <w:gridCol w:w="1034"/>
        <w:gridCol w:w="5147"/>
        <w:gridCol w:w="2910"/>
      </w:tblGrid>
      <w:tr w:rsidR="00A62DD6" w:rsidRPr="007A7452" w:rsidTr="00714CB2">
        <w:trPr>
          <w:trHeight w:hRule="exact" w:val="234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2295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98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2270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Choice (Select 6 hours) </w:t>
      </w:r>
      <w:r>
        <w:rPr>
          <w:rFonts w:ascii="Times New Roman" w:hAnsi="Times New Roman"/>
          <w:color w:val="191919"/>
          <w:sz w:val="18"/>
          <w:szCs w:val="18"/>
        </w:rPr>
        <w:t>Grade of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48"/>
        <w:gridCol w:w="995"/>
        <w:gridCol w:w="5597"/>
        <w:gridCol w:w="2460"/>
      </w:tblGrid>
      <w:tr w:rsidR="00A62DD6" w:rsidRPr="007A7452" w:rsidTr="00714CB2">
        <w:trPr>
          <w:trHeight w:hRule="exact" w:val="234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Study Management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98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4400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Applied Health Psychology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4305</w:t>
      </w:r>
      <w:r>
        <w:rPr>
          <w:rFonts w:ascii="Times New Roman" w:hAnsi="Times New Roman"/>
          <w:color w:val="191919"/>
          <w:sz w:val="18"/>
          <w:szCs w:val="18"/>
        </w:rPr>
        <w:tab/>
        <w:t>Experimental Psychology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4465</w:t>
      </w:r>
      <w:r>
        <w:rPr>
          <w:rFonts w:ascii="Times New Roman" w:hAnsi="Times New Roman"/>
          <w:color w:val="191919"/>
          <w:sz w:val="18"/>
          <w:szCs w:val="18"/>
        </w:rPr>
        <w:tab/>
        <w:t>History and Systems (req.)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4499</w:t>
      </w:r>
      <w:r>
        <w:rPr>
          <w:rFonts w:ascii="Times New Roman" w:hAnsi="Times New Roman"/>
          <w:color w:val="191919"/>
          <w:sz w:val="18"/>
          <w:szCs w:val="18"/>
        </w:rPr>
        <w:tab/>
        <w:t>Psychological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0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political science, social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 Hours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720" w:bottom="280" w:left="420" w:header="720" w:footer="720" w:gutter="0"/>
          <w:cols w:space="720" w:equalWidth="0">
            <w:col w:w="1110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74" w:after="0" w:line="195" w:lineRule="exact"/>
        <w:ind w:right="106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333" style="position:absolute;left:0;text-align:left;margin-left:426.6pt;margin-top:-18.55pt;width:156.05pt;height:796.35pt;z-index:-251536384" coordorigin="9107,-57" coordsize="3121,15840">
            <v:group id="_x0000_s1334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35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36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37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38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39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40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41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4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4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4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4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4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4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4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4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5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5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5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5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5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5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5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5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5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59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60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61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6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62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6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63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63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64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64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65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65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66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66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367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367">
                <w:txbxContent>
                  <w:p w:rsidR="00714CB2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68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68">
                <w:txbxContent>
                  <w:p w:rsidR="00714CB2" w:rsidRPr="00BD3FD8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</w:rPr>
        <w:pict>
          <v:shape id="Text Box 3227" o:spid="_x0000_s1029" type="#_x0000_t202" style="position:absolute;left:0;text-align:left;margin-left:579.3pt;margin-top:127.95pt;width:12pt;height:85.8pt;z-index:-251622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7I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EUYMRJB116oqNG92JE10GwN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8k8&#10;CVtRPQOHpQCKAR1h/YFgTowGWCUZVj/2RFKM2o8c5sDsnVmQs7CdBcLLRsBGgseTuNbTftr3ku0a&#10;QJ4mjYs7mJWaWRqboZqiOE4YrAebzXGVmf1z+W+tzgt39Rs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e/jsi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5"/>
        <w:gridCol w:w="4352"/>
        <w:gridCol w:w="1553"/>
        <w:gridCol w:w="1020"/>
      </w:tblGrid>
      <w:tr w:rsidR="00A62DD6" w:rsidRPr="007A7452" w:rsidTr="00714CB2">
        <w:trPr>
          <w:trHeight w:hRule="exact" w:val="66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79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PSYC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COMM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 1200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 (1001 - 1007)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(any courses available)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Option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MUSC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Music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2031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A62DD6" w:rsidRPr="007A7452" w:rsidTr="00714CB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PHYS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 PHYS 1001K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Physical Science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 2402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Science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 Econ.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 2101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Political Science 3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53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2203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Profession of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  <w:tr w:rsidR="00A62DD6" w:rsidRPr="007A7452" w:rsidTr="00714CB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Learning and Motivation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2601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Interviewing Strategies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Statistics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714CB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714CB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4304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Experimental Psyc.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4499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Psychological Seminar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Practicum in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4465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History and Systems (Req.)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714CB2">
        <w:trPr>
          <w:trHeight w:hRule="exact" w:val="29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72" w:after="0" w:line="195" w:lineRule="exact"/>
        <w:ind w:left="1106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184" style="position:absolute;left:0;text-align:left;margin-left:-21pt;margin-top:-19.1pt;width:156pt;height:11in;z-index:-251558912" coordorigin=",-57" coordsize="3120,15840">
            <v:group id="Group 2700" o:spid="_x0000_s1185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186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187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188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189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190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191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192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193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19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19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196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19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19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199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20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20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202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20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20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205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20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20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208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20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21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21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212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21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213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213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214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214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215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215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216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216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217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217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218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218">
                <w:txbxContent>
                  <w:p w:rsidR="00714CB2" w:rsidRDefault="00714CB2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219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219">
                <w:txbxContent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</w:rPr>
        <w:pict>
          <v:shape id="Text Box 3261" o:spid="_x0000_s1031" type="#_x0000_t202" style="position:absolute;left:0;text-align:left;margin-left:20.95pt;margin-top:127.85pt;width:12pt;height:85.8pt;z-index:-2516111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 w:right="414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176511" w:rsidP="00A62DD6">
      <w:pPr>
        <w:widowControl w:val="0"/>
        <w:tabs>
          <w:tab w:val="left" w:pos="3160"/>
          <w:tab w:val="left" w:pos="10120"/>
          <w:tab w:val="left" w:pos="10200"/>
        </w:tabs>
        <w:autoSpaceDE w:val="0"/>
        <w:autoSpaceDN w:val="0"/>
        <w:adjustRightInd w:val="0"/>
        <w:spacing w:before="52" w:after="0" w:line="252" w:lineRule="auto"/>
        <w:ind w:left="1020" w:right="122"/>
        <w:jc w:val="both"/>
        <w:rPr>
          <w:rFonts w:ascii="Times New Roman" w:hAnsi="Times New Roman"/>
          <w:color w:val="000000"/>
          <w:sz w:val="18"/>
          <w:szCs w:val="18"/>
        </w:rPr>
      </w:pPr>
      <w:r w:rsidRPr="00176511">
        <w:rPr>
          <w:noProof/>
        </w:rPr>
        <w:pict>
          <v:shape id="Text Box 3295" o:spid="_x0000_s1030" type="#_x0000_t202" style="position:absolute;left:0;text-align:left;margin-left:70pt;margin-top:34.85pt;width:490pt;height:48.2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05"/>
                    <w:gridCol w:w="1035"/>
                    <w:gridCol w:w="5177"/>
                    <w:gridCol w:w="2783"/>
                  </w:tblGrid>
                  <w:tr w:rsidR="00714CB2" w:rsidRPr="007A7452">
                    <w:trPr>
                      <w:trHeight w:hRule="exact" w:val="234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7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Principles of Sociology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714CB2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2601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Urban Social Problems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714CB2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2031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Introduction to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0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Anthropology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714CB2" w:rsidRPr="007A7452">
                    <w:trPr>
                      <w:trHeight w:hRule="exact" w:val="298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PSYC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2203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The Profession of Psychology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714CB2" w:rsidRPr="007A7452" w:rsidRDefault="00714CB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62DD6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 w:rsidR="00A62DD6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 xml:space="preserve">Spring </w:t>
      </w:r>
      <w:r w:rsidR="00A62DD6">
        <w:rPr>
          <w:rFonts w:ascii="Times New Roman" w:hAnsi="Times New Roman"/>
          <w:color w:val="191919"/>
          <w:sz w:val="18"/>
          <w:szCs w:val="18"/>
        </w:rPr>
        <w:t>Area F Courses Related to the Major</w:t>
      </w:r>
      <w:r w:rsidR="00A62DD6">
        <w:rPr>
          <w:rFonts w:ascii="Times New Roman" w:hAnsi="Times New Roman"/>
          <w:color w:val="191919"/>
          <w:sz w:val="18"/>
          <w:szCs w:val="18"/>
        </w:rPr>
        <w:tab/>
        <w:t>18 hours Grade of “C” or better 1000-2000 level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74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F - Choices (Select 6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SSCI</w:t>
      </w:r>
      <w:r>
        <w:rPr>
          <w:rFonts w:ascii="Times New Roman" w:hAnsi="Times New Roman"/>
          <w:color w:val="191919"/>
          <w:sz w:val="18"/>
          <w:szCs w:val="18"/>
        </w:rPr>
        <w:tab/>
        <w:t>2402</w:t>
      </w:r>
      <w:r>
        <w:rPr>
          <w:rFonts w:ascii="Times New Roman" w:hAnsi="Times New Roman"/>
          <w:color w:val="191919"/>
          <w:sz w:val="18"/>
          <w:szCs w:val="18"/>
        </w:rPr>
        <w:tab/>
        <w:t>Microcomputers in the Social Sciences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2201</w:t>
      </w:r>
      <w:r>
        <w:rPr>
          <w:rFonts w:ascii="Times New Roman" w:hAnsi="Times New Roman"/>
          <w:color w:val="191919"/>
          <w:sz w:val="18"/>
          <w:szCs w:val="18"/>
        </w:rPr>
        <w:tab/>
        <w:t>Survey of 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Political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MDLG</w:t>
      </w:r>
      <w:r>
        <w:rPr>
          <w:rFonts w:ascii="Times New Roman" w:hAnsi="Times New Roman"/>
          <w:color w:val="191919"/>
          <w:sz w:val="18"/>
          <w:szCs w:val="18"/>
        </w:rPr>
        <w:tab/>
        <w:t>Foreign Language (Choice of Language)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2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Theory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4454</w:t>
      </w:r>
      <w:r>
        <w:rPr>
          <w:rFonts w:ascii="Times New Roman" w:hAnsi="Times New Roman"/>
          <w:color w:val="191919"/>
          <w:sz w:val="18"/>
          <w:szCs w:val="18"/>
        </w:rPr>
        <w:tab/>
        <w:t>Sociology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3321</w:t>
      </w:r>
      <w:r>
        <w:rPr>
          <w:rFonts w:ascii="Times New Roman" w:hAnsi="Times New Roman"/>
          <w:color w:val="191919"/>
          <w:sz w:val="18"/>
          <w:szCs w:val="18"/>
        </w:rPr>
        <w:tab/>
        <w:t>Population Problems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Major Electives (3000-4000 Level)</w:t>
      </w:r>
    </w:p>
    <w:p w:rsidR="00A62DD6" w:rsidRDefault="00A62DD6" w:rsidP="00A62DD6">
      <w:pPr>
        <w:widowControl w:val="0"/>
        <w:tabs>
          <w:tab w:val="left" w:pos="10540"/>
        </w:tabs>
        <w:autoSpaceDE w:val="0"/>
        <w:autoSpaceDN w:val="0"/>
        <w:adjustRightInd w:val="0"/>
        <w:spacing w:before="6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 social work,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</w:t>
      </w:r>
      <w:r>
        <w:rPr>
          <w:rFonts w:ascii="Times New Roman" w:hAnsi="Times New Roman"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8200"/>
          <w:tab w:val="left" w:pos="96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5"/>
        <w:gridCol w:w="1030"/>
        <w:gridCol w:w="4402"/>
        <w:gridCol w:w="1753"/>
        <w:gridCol w:w="850"/>
      </w:tblGrid>
      <w:tr w:rsidR="00A62DD6" w:rsidRPr="007A7452" w:rsidTr="00714CB2">
        <w:trPr>
          <w:trHeight w:hRule="exact" w:val="237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Biological Sciences*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CSCI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Computers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9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17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5"/>
        <w:gridCol w:w="1073"/>
        <w:gridCol w:w="4526"/>
        <w:gridCol w:w="1626"/>
        <w:gridCol w:w="1090"/>
      </w:tblGrid>
      <w:tr w:rsidR="00A62DD6" w:rsidRPr="007A7452" w:rsidTr="00714CB2">
        <w:trPr>
          <w:trHeight w:hRule="exact" w:val="237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198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34"/>
        </w:trPr>
        <w:tc>
          <w:tcPr>
            <w:tcW w:w="80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(1001 - 1007) (any course available)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Problems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Pol. Sci.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511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II/Area D-Science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3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63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</w:tbl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4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4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920" w:bottom="280" w:left="420" w:header="720" w:footer="720" w:gutter="0"/>
          <w:cols w:space="720" w:equalWidth="0">
            <w:col w:w="1090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72" w:after="0" w:line="195" w:lineRule="exact"/>
        <w:ind w:right="637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297" style="position:absolute;left:0;text-align:left;margin-left:426.25pt;margin-top:-18.75pt;width:156.05pt;height:796.35pt;z-index:-251537408" coordorigin="9107,-57" coordsize="3121,15840">
            <v:group id="_x0000_s1298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29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0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0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0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0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0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0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0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0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0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0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1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1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1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1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1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1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1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1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1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1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2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2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2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2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2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25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25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26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26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27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27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28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28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29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29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30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3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331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331">
                <w:txbxContent>
                  <w:p w:rsidR="00714CB2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32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32">
                <w:txbxContent>
                  <w:p w:rsidR="00714CB2" w:rsidRPr="00BD3FD8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</w:rPr>
        <w:pict>
          <v:shape id="Text Box 3298" o:spid="_x0000_s1032" type="#_x0000_t202" style="position:absolute;left:0;text-align:left;margin-left:579.25pt;margin-top:127.85pt;width:12pt;height:85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RE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iY8RJB116oqNG92JE10ES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" o:allowincell="f" filled="f" stroked="f">
            <v:textbox style="layout-flow:vertical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Sociology/Social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2"/>
        <w:gridCol w:w="808"/>
        <w:gridCol w:w="3850"/>
        <w:gridCol w:w="2771"/>
        <w:gridCol w:w="2006"/>
      </w:tblGrid>
      <w:tr w:rsidR="00A62DD6" w:rsidRPr="007A7452" w:rsidTr="00714CB2">
        <w:trPr>
          <w:trHeight w:hRule="exact" w:val="431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4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Stats.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3317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Culture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3329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Community Mental Health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Population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Family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Black Church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32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714CB2">
        <w:trPr>
          <w:trHeight w:hRule="exact" w:val="32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Theory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5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18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3371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Juvenile Delinquency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Psychology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714CB2">
        <w:trPr>
          <w:trHeight w:hRule="exact" w:val="29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tabs>
          <w:tab w:val="left" w:pos="9000"/>
        </w:tabs>
        <w:autoSpaceDE w:val="0"/>
        <w:autoSpaceDN w:val="0"/>
        <w:adjustRightInd w:val="0"/>
        <w:spacing w:before="5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(APPROPRI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 MAJOR-15 HOURS)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1"/>
        <w:gridCol w:w="1005"/>
        <w:gridCol w:w="6103"/>
        <w:gridCol w:w="1961"/>
      </w:tblGrid>
      <w:tr w:rsidR="00A62DD6" w:rsidRPr="007A7452" w:rsidTr="00714CB2">
        <w:trPr>
          <w:trHeight w:hRule="exact" w:val="237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3  or 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 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 Basic Statistics I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Economics or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S0WK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 Computers in Social Science or any course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98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(REQUIRED MAJOR COURSES-51 HOURS)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2310</w:t>
      </w:r>
      <w:r>
        <w:rPr>
          <w:rFonts w:ascii="Times New Roman" w:hAnsi="Times New Roman"/>
          <w:color w:val="191919"/>
          <w:sz w:val="18"/>
          <w:szCs w:val="18"/>
        </w:rPr>
        <w:tab/>
        <w:t>Self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wareness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2412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3381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3382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3442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3443</w:t>
      </w:r>
      <w:r>
        <w:rPr>
          <w:rFonts w:ascii="Times New Roman" w:hAnsi="Times New Roman"/>
          <w:color w:val="191919"/>
          <w:sz w:val="18"/>
          <w:szCs w:val="18"/>
        </w:rPr>
        <w:tab/>
        <w:t>Interviewing and Recording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3444</w:t>
      </w:r>
      <w:r>
        <w:rPr>
          <w:rFonts w:ascii="Times New Roman" w:hAnsi="Times New Roman"/>
          <w:color w:val="191919"/>
          <w:sz w:val="18"/>
          <w:szCs w:val="18"/>
        </w:rPr>
        <w:tab/>
        <w:t>Research Methods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Research Measurements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4470</w:t>
      </w:r>
      <w:r>
        <w:rPr>
          <w:rFonts w:ascii="Times New Roman" w:hAnsi="Times New Roman"/>
          <w:color w:val="191919"/>
          <w:sz w:val="18"/>
          <w:szCs w:val="18"/>
        </w:rPr>
        <w:tab/>
        <w:t>Field Integrative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6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4472</w:t>
      </w:r>
      <w:r>
        <w:rPr>
          <w:rFonts w:ascii="Times New Roman" w:hAnsi="Times New Roman"/>
          <w:color w:val="191919"/>
          <w:sz w:val="18"/>
          <w:szCs w:val="18"/>
        </w:rPr>
        <w:tab/>
        <w:t>Field Practicum</w:t>
      </w:r>
      <w:r>
        <w:rPr>
          <w:rFonts w:ascii="Times New Roman" w:hAnsi="Times New Roman"/>
          <w:color w:val="191919"/>
          <w:sz w:val="18"/>
          <w:szCs w:val="18"/>
        </w:rPr>
        <w:tab/>
        <w:t>12</w:t>
      </w:r>
    </w:p>
    <w:p w:rsidR="00A62DD6" w:rsidRDefault="00A62DD6" w:rsidP="00A62DD6">
      <w:pPr>
        <w:widowControl w:val="0"/>
        <w:tabs>
          <w:tab w:val="left" w:pos="9700"/>
        </w:tabs>
        <w:autoSpaceDE w:val="0"/>
        <w:autoSpaceDN w:val="0"/>
        <w:adjustRightInd w:val="0"/>
        <w:spacing w:before="6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</w:t>
      </w:r>
    </w:p>
    <w:p w:rsidR="00A62DD6" w:rsidRDefault="00A62DD6" w:rsidP="00A62DD6">
      <w:pPr>
        <w:widowControl w:val="0"/>
        <w:tabs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social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“D”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tabs>
          <w:tab w:val="left" w:pos="964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ork/General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6-9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 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56" w:after="0" w:line="195" w:lineRule="exact"/>
        <w:ind w:left="1037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220" style="position:absolute;left:0;text-align:left;margin-left:-20.5pt;margin-top:-20.15pt;width:156pt;height:11in;z-index:-251557888" coordorigin=",-57" coordsize="3120,15840">
            <v:group id="Group 2700" o:spid="_x0000_s1221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222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223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224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225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226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227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228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229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23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23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232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23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23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235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23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23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238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23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24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241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24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24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244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245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246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247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248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248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249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249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250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25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251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25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252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25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253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253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254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254">
                <w:txbxContent>
                  <w:p w:rsidR="00714CB2" w:rsidRDefault="00714CB2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255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255">
                <w:txbxContent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</w:rPr>
        <w:pict>
          <v:shape id="Text Box 3334" o:spid="_x0000_s1033" type="#_x0000_t202" style="position:absolute;left:0;text-align:left;margin-left:19.95pt;margin-top:128.05pt;width:12pt;height:85.8pt;z-index:-251594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Xt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2I8ijDjpoUuP9KjRnTiixWIRmh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50" w:lineRule="auto"/>
        <w:ind w:left="1020" w:right="1632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del w:id="0" w:author="spearman" w:date="2011-06-07T09:51:00Z">
        <w:r w:rsidDel="00714CB2">
          <w:rPr>
            <w:rFonts w:ascii="Times New Roman" w:hAnsi="Times New Roman"/>
            <w:b/>
            <w:bCs/>
            <w:color w:val="191919"/>
            <w:sz w:val="32"/>
            <w:szCs w:val="32"/>
          </w:rPr>
          <w:delText>A</w:delText>
        </w:r>
        <w:r w:rsidDel="00714CB2">
          <w:rPr>
            <w:rFonts w:ascii="Times New Roman" w:hAnsi="Times New Roman"/>
            <w:b/>
            <w:bCs/>
            <w:color w:val="191919"/>
            <w:spacing w:val="-8"/>
            <w:sz w:val="24"/>
            <w:szCs w:val="24"/>
          </w:rPr>
          <w:delText>R</w:delText>
        </w:r>
        <w:r w:rsidDel="00714CB2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TS</w:delText>
        </w:r>
        <w:r w:rsidDel="00714CB2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</w:del>
      <w:ins w:id="1" w:author="spearman" w:date="2011-06-07T09:51:00Z">
        <w:r w:rsidR="00714CB2">
          <w:rPr>
            <w:rFonts w:ascii="Times New Roman" w:hAnsi="Times New Roman"/>
            <w:b/>
            <w:bCs/>
            <w:color w:val="191919"/>
            <w:sz w:val="32"/>
            <w:szCs w:val="32"/>
          </w:rPr>
          <w:t>Science</w:t>
        </w:r>
        <w:r w:rsidR="00714CB2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t xml:space="preserve"> </w:t>
        </w:r>
      </w:ins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del w:id="2" w:author="spearman" w:date="2011-06-07T09:51:00Z">
        <w:r w:rsidDel="00714CB2">
          <w:rPr>
            <w:rFonts w:ascii="Times New Roman" w:hAnsi="Times New Roman"/>
            <w:color w:val="191919"/>
            <w:sz w:val="18"/>
            <w:szCs w:val="18"/>
          </w:rPr>
          <w:delText xml:space="preserve">125 </w:delText>
        </w:r>
      </w:del>
      <w:ins w:id="3" w:author="spearman" w:date="2011-06-07T09:51:00Z">
        <w:r w:rsidR="00714CB2">
          <w:rPr>
            <w:rFonts w:ascii="Times New Roman" w:hAnsi="Times New Roman"/>
            <w:color w:val="191919"/>
            <w:sz w:val="18"/>
            <w:szCs w:val="18"/>
          </w:rPr>
          <w:t>12</w:t>
        </w:r>
      </w:ins>
      <w:ins w:id="4" w:author="spearman" w:date="2011-06-07T09:52:00Z">
        <w:r w:rsidR="00714CB2">
          <w:rPr>
            <w:rFonts w:ascii="Times New Roman" w:hAnsi="Times New Roman"/>
            <w:color w:val="191919"/>
            <w:sz w:val="18"/>
            <w:szCs w:val="18"/>
          </w:rPr>
          <w:t>3</w:t>
        </w:r>
      </w:ins>
      <w:ins w:id="5" w:author="spearman" w:date="2011-06-07T09:51:00Z">
        <w:r w:rsidR="00714CB2">
          <w:rPr>
            <w:rFonts w:ascii="Times New Roman" w:hAnsi="Times New Roman"/>
            <w:color w:val="191919"/>
            <w:sz w:val="18"/>
            <w:szCs w:val="18"/>
          </w:rPr>
          <w:t xml:space="preserve">  </w:t>
        </w:r>
      </w:ins>
      <w:r>
        <w:rPr>
          <w:rFonts w:ascii="Times New Roman" w:hAnsi="Times New Roman"/>
          <w:color w:val="191919"/>
          <w:sz w:val="18"/>
          <w:szCs w:val="18"/>
        </w:rPr>
        <w:t>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011"/>
        <w:gridCol w:w="4503"/>
        <w:gridCol w:w="1813"/>
        <w:gridCol w:w="1130"/>
      </w:tblGrid>
      <w:tr w:rsidR="00A62DD6" w:rsidRPr="007A7452" w:rsidTr="00714CB2">
        <w:trPr>
          <w:trHeight w:hRule="exact" w:val="300"/>
        </w:trPr>
        <w:tc>
          <w:tcPr>
            <w:tcW w:w="62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62DD6" w:rsidRDefault="00A62DD6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ins w:id="6" w:author="spearman" w:date="2011-06-07T09:59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  <w:p w:rsidR="00FF2F3A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ins w:id="7" w:author="spearman" w:date="2011-06-07T09:59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</w:p>
          <w:p w:rsidR="00FF2F3A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ins w:id="8" w:author="spearman" w:date="2011-06-07T09:59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</w:p>
          <w:p w:rsidR="00FF2F3A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ins w:id="9" w:author="spearman" w:date="2011-06-07T09:59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</w:p>
          <w:p w:rsidR="00FF2F3A" w:rsidRPr="007A7452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9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FF2F3A" w:rsidRPr="007A7452" w:rsidTr="00714CB2">
        <w:trPr>
          <w:trHeight w:hRule="exact" w:val="300"/>
          <w:ins w:id="10" w:author="spearman" w:date="2011-06-07T10:04:00Z"/>
        </w:trPr>
        <w:tc>
          <w:tcPr>
            <w:tcW w:w="62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F2F3A" w:rsidRPr="007A7452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ins w:id="11" w:author="spearman" w:date="2011-06-07T10:04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  <w:ins w:id="12" w:author="spearman" w:date="2011-06-07T10:04:00Z">
              <w:r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HEDP       (100</w:t>
              </w:r>
            </w:ins>
            <w:ins w:id="13" w:author="spearman" w:date="2011-06-07T10:05:00Z">
              <w:r w:rsidR="00D43304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0</w:t>
              </w:r>
            </w:ins>
            <w:ins w:id="14" w:author="spearman" w:date="2011-06-07T10:04:00Z">
              <w:r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-1007</w:t>
              </w:r>
            </w:ins>
            <w:ins w:id="15" w:author="spearman" w:date="2011-06-07T10:05:00Z">
              <w:r w:rsidR="00D43304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)</w:t>
              </w:r>
            </w:ins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FF2F3A" w:rsidRPr="007A7452" w:rsidRDefault="00FF2F3A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943"/>
              <w:rPr>
                <w:ins w:id="16" w:author="spearman" w:date="2011-06-07T10:04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FF2F3A" w:rsidRPr="007A7452" w:rsidRDefault="00D43304" w:rsidP="00714CB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ins w:id="17" w:author="spearman" w:date="2011-06-07T10:04:00Z"/>
                <w:rFonts w:ascii="Times New Roman" w:hAnsi="Times New Roman"/>
                <w:b/>
                <w:bCs/>
                <w:color w:val="191919"/>
                <w:sz w:val="18"/>
                <w:szCs w:val="18"/>
              </w:rPr>
            </w:pPr>
            <w:ins w:id="18" w:author="spearman" w:date="2011-06-07T10:05:00Z">
              <w:r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1</w:t>
              </w:r>
            </w:ins>
          </w:p>
        </w:tc>
      </w:tr>
      <w:tr w:rsidR="00A62DD6" w:rsidRPr="007A7452" w:rsidTr="00714CB2">
        <w:trPr>
          <w:trHeight w:hRule="exact" w:val="21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19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34"/>
        </w:trPr>
        <w:tc>
          <w:tcPr>
            <w:tcW w:w="92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 Option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U.S. Government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ins w:id="19" w:author="spearman" w:date="2011-06-07T09:59:00Z"/>
                <w:rFonts w:ascii="Times New Roman" w:hAnsi="Times New Roman"/>
                <w:color w:val="191919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  <w:p w:rsidR="00FF2F3A" w:rsidRPr="007A7452" w:rsidRDefault="00FF2F3A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65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del w:id="20" w:author="spearman" w:date="2011-06-07T10:05:00Z">
              <w:r w:rsidRPr="007A7452" w:rsidDel="00D43304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  <w:ins w:id="21" w:author="spearman" w:date="2011-06-07T10:05:00Z">
              <w:r w:rsidR="00D43304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16</w:t>
              </w:r>
            </w:ins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ins w:id="22" w:author="spearman" w:date="2011-06-07T09:55:00Z"/>
          <w:rFonts w:ascii="Times New Roman" w:hAnsi="Times New Roman"/>
          <w:b/>
          <w:bCs/>
          <w:color w:val="191919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FF2F3A" w:rsidRDefault="00FF2F3A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ins w:id="23" w:author="spearman" w:date="2011-06-07T09:55:00Z"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>AREA D Option</w:t>
        </w:r>
      </w:ins>
      <w:ins w:id="24" w:author="spearman" w:date="2011-06-07T09:57:00Z"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</w:r>
        <w:r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  <w:t xml:space="preserve"> 3</w:t>
        </w:r>
      </w:ins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395"/>
        <w:gridCol w:w="3431"/>
        <w:gridCol w:w="2561"/>
        <w:gridCol w:w="730"/>
      </w:tblGrid>
      <w:tr w:rsidR="00A62DD6" w:rsidRPr="007A7452" w:rsidTr="00714CB2">
        <w:trPr>
          <w:trHeight w:hRule="exact" w:val="237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 course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(1001-1007)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Courses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vailable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Default="00FF2F3A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ins w:id="25" w:author="spearman" w:date="2011-06-07T09:55:00Z"/>
                <w:rFonts w:ascii="Times New Roman" w:hAnsi="Times New Roman"/>
                <w:color w:val="191919"/>
                <w:sz w:val="18"/>
                <w:szCs w:val="18"/>
              </w:rPr>
            </w:pPr>
            <w:ins w:id="26" w:author="spearman" w:date="2011-06-07T09:58:00Z">
              <w:r>
                <w:rPr>
                  <w:rFonts w:ascii="Times New Roman" w:hAnsi="Times New Roman"/>
                  <w:color w:val="191919"/>
                  <w:sz w:val="18"/>
                  <w:szCs w:val="18"/>
                </w:rPr>
                <w:t>1</w:t>
              </w:r>
            </w:ins>
            <w:del w:id="27" w:author="spearman" w:date="2011-06-07T09:58:00Z">
              <w:r w:rsidR="00A62DD6" w:rsidRPr="007A7452" w:rsidDel="00FF2F3A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</w:delText>
              </w:r>
            </w:del>
          </w:p>
          <w:p w:rsidR="00FF2F3A" w:rsidRPr="007A7452" w:rsidRDefault="00FF2F3A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del w:id="28" w:author="spearman" w:date="2011-06-07T09:59:00Z">
              <w:r w:rsidRPr="007A7452" w:rsidDel="00FF2F3A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14</w:delText>
              </w:r>
            </w:del>
            <w:ins w:id="29" w:author="spearman" w:date="2011-06-07T09:59:00Z">
              <w:r w:rsidR="00FF2F3A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t>16</w:t>
              </w:r>
            </w:ins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Junior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953"/>
        <w:gridCol w:w="4516"/>
        <w:gridCol w:w="1798"/>
        <w:gridCol w:w="850"/>
      </w:tblGrid>
      <w:tr w:rsidR="00A62DD6" w:rsidRPr="007A7452" w:rsidTr="00714CB2">
        <w:trPr>
          <w:trHeight w:hRule="exact" w:val="235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5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2310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wareness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3343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 and Recording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3444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Research Methods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54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Senior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16"/>
        <w:gridCol w:w="4165"/>
        <w:gridCol w:w="1969"/>
        <w:gridCol w:w="850"/>
      </w:tblGrid>
      <w:tr w:rsidR="00A62DD6" w:rsidRPr="007A7452" w:rsidTr="00714CB2">
        <w:trPr>
          <w:trHeight w:hRule="exact" w:val="237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4441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III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4304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Measurement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Free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714CB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4470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Seminar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714CB2">
        <w:trPr>
          <w:trHeight w:hRule="exact" w:val="214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4472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Field Instruction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</w:tr>
      <w:tr w:rsidR="00A62DD6" w:rsidRPr="007A7452" w:rsidTr="00714CB2">
        <w:trPr>
          <w:trHeight w:hRule="exact" w:val="29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1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714CB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20" w:right="1480" w:bottom="280" w:left="420" w:header="720" w:footer="720" w:gutter="0"/>
          <w:cols w:space="720" w:equalWidth="0">
            <w:col w:w="10340"/>
          </w:cols>
          <w:noEndnote/>
        </w:sect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56" w:after="0" w:line="195" w:lineRule="exact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176511">
        <w:rPr>
          <w:noProof/>
          <w:lang w:eastAsia="zh-CN"/>
        </w:rPr>
        <w:pict>
          <v:group id="_x0000_s1261" style="position:absolute;left:0;text-align:left;margin-left:381.5pt;margin-top:-16.75pt;width:156.05pt;height:796.35pt;z-index:-251538432" coordorigin="9107,-57" coordsize="3121,15840">
            <v:group id="_x0000_s1262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263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264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265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266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267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268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269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270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27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27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273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27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27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276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27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27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279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28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28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282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28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28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285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286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287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288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289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289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290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290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291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291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292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292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293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293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294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294" inset="0,0,0,0">
                <w:txbxContent>
                  <w:p w:rsidR="00714CB2" w:rsidRDefault="00714CB2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295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295">
                <w:txbxContent>
                  <w:p w:rsidR="00714CB2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714CB2" w:rsidRPr="007A3E3A" w:rsidRDefault="00714CB2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296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296">
                <w:txbxContent>
                  <w:p w:rsidR="00714CB2" w:rsidRPr="00BD3FD8" w:rsidRDefault="00714CB2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176511">
        <w:rPr>
          <w:noProof/>
          <w:lang w:eastAsia="zh-CN"/>
        </w:rPr>
        <w:pict>
          <v:rect id="Rectangle 3378" o:spid="_x0000_s1256" style="position:absolute;left:0;text-align:left;margin-left:386.05pt;margin-top:1.8pt;width:116pt;height:19.95pt;z-index:-251553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inMYA&#10;AADdAAAADwAAAGRycy9kb3ducmV2LnhtbESPQWvCQBSE70L/w/IK3swmQiVNXUUKlVpyUXPp7SX7&#10;mgSzb0N2jem/7xYEj8PMfMOst5PpxEiDay0rSKIYBHFldcu1guL8sUhBOI+ssbNMCn7JwXbzNFtj&#10;pu2NjzSefC0ChF2GChrv+0xKVzVk0EW2Jw7ejx0M+iCHWuoBbwFuOrmM45U02HJYaLCn94aqy+lq&#10;FJSH/Oj3X8V+TMu672z5neT2Ran587R7A+Fp8o/wvf2pFazi1wT+34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TinMYAAADdAAAADwAAAAAAAAAAAAAAAACYAgAAZHJz&#10;L2Rvd25yZXYueG1sUEsFBgAAAAAEAAQA9QAAAIsDAAAAAA==&#10;" stroked="f">
            <v:path arrowok="t"/>
          </v:rect>
        </w:pict>
      </w:r>
      <w:r w:rsidRPr="00176511">
        <w:rPr>
          <w:noProof/>
        </w:rPr>
        <w:pict>
          <v:shape id="Text Box 3368" o:spid="_x0000_s1034" type="#_x0000_t202" style="position:absolute;left:0;text-align:left;margin-left:579.25pt;margin-top:128.05pt;width:12pt;height:85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XPs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gY8RJB116oqNG92JE19dRb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" o:allowincell="f" filled="f" stroked="f">
            <v:textbox style="layout-flow:vertical" inset="0,0,0,0">
              <w:txbxContent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2" o:spid="_x0000_s1260" style="position:absolute;margin-left:-36.75pt;margin-top:2.6pt;width:505pt;height:685pt;z-index:-2515394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<v:textbox inset="0,0,0,0">
              <w:txbxContent>
                <w:p w:rsidR="00714CB2" w:rsidRDefault="00714CB2" w:rsidP="00A62DD6">
                  <w:pPr>
                    <w:spacing w:after="0" w:line="137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6419850" cy="8705850"/>
                        <wp:effectExtent l="1905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19850" cy="870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14CB2" w:rsidRDefault="00714CB2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1" o:spid="_x0000_s1259" style="position:absolute;margin-left:-36pt;margin-top:3.45pt;width:7in;height:684pt;z-index:-251540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4vccA&#10;AADdAAAADwAAAGRycy9kb3ducmV2LnhtbESPT2sCMRTE7wW/Q3iCl1KzK7rYrVFKQWrBi39Kr6+b&#10;192lm5ewSTV++0YQPA4z8xtmsYqmEyfqfWtZQT7OQBBXVrdcKzge1k9zED4ga+wsk4ILeVgtBw8L&#10;LLU9845O+1CLBGFfooImBFdK6auGDPqxdcTJ+7G9wZBkX0vd4znBTScnWVZIgy2nhQYdvTVU/e7/&#10;jILPePx43n47t3ncFRzX5r2azb6UGg3j6wuIQDHcw7f2Riso8nwK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+L3HAAAA3QAAAA8AAAAAAAAAAAAAAAAAmAIAAGRy&#10;cy9kb3ducmV2LnhtbFBLBQYAAAAABAAEAPUAAACMAwAAAAA=&#10;" fillcolor="#e8e8e8" stroked="f">
            <v:path arrowok="t"/>
          </v:rect>
        </w:pic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176511" w:rsidP="00A62DD6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  <w:r>
        <w:rPr>
          <w:rFonts w:ascii="Century Gothic" w:hAnsi="Century Gothic" w:cs="Century Gothic"/>
          <w:noProof/>
          <w:color w:val="000000"/>
          <w:sz w:val="26"/>
          <w:szCs w:val="26"/>
          <w:lang w:eastAsia="zh-CN"/>
        </w:rPr>
        <w:pict>
          <v:rect id="Rectangle 3399" o:spid="_x0000_s1258" style="position:absolute;margin-left:486.9pt;margin-top:12.8pt;width:32pt;height:32pt;z-index:-2515425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wLMYA&#10;AADdAAAADwAAAGRycy9kb3ducmV2LnhtbESPwWrDMBBE74H+g9hCb7FsQ0Nwo5hSaGhLLkl86W1t&#10;bWQTa2Us1XH/PgoUehxm5g2zKWfbi4lG3zlWkCUpCOLG6Y6Ngur0vlyD8AFZY++YFPySh3L7sNhg&#10;od2VDzQdgxERwr5ABW0IQyGlb1qy6BM3EEfv7EaLIcrRSD3iNcJtL/M0XUmLHceFFgd6a6m5HH+s&#10;gvpzfwi7r2o3rWsz9K7+zvbuWamnx/n1BUSgOfyH/9ofWsEqy3K4v4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wLMYAAADdAAAADwAAAAAAAAAAAAAAAACYAgAAZHJz&#10;L2Rvd25yZXYueG1sUEsFBgAAAAAEAAQA9QAAAIsDAAAAAA==&#10;" stroked="f">
            <v:path arrowok="t"/>
          </v:rect>
        </w:pict>
      </w:r>
    </w:p>
    <w:p w:rsidR="00A62DD6" w:rsidRDefault="00176511" w:rsidP="00A62DD6">
      <w:pPr>
        <w:rPr>
          <w:rFonts w:ascii="Times New Roman" w:hAnsi="Times New Roman"/>
          <w:color w:val="191919"/>
          <w:position w:val="-5"/>
          <w:sz w:val="20"/>
          <w:szCs w:val="20"/>
        </w:r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  <w:color w:val="191919"/>
          <w:position w:val="-5"/>
          <w:sz w:val="20"/>
          <w:szCs w:val="20"/>
          <w:lang w:eastAsia="zh-CN"/>
        </w:rPr>
        <w:pict>
          <v:polyline id="Freeform 3398" o:spid="_x0000_s1257" style="position:absolute;z-index:-251543552;visibility:visible;mso-wrap-style:square;v-text-anchor:top" points="486.1pt,10.5pt,486.1pt,12.5pt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oqMUA&#10;AADdAAAADwAAAGRycy9kb3ducmV2LnhtbESPQUsDMRSE70L/Q3gFL9JmV2Fb1qaliEqvrSJ4e26e&#10;yeLmJSSx3f57IxR6HGbmG2a1Gd0gjhRT71lBPa9AEHde92wUvL+9zJYgUkbWOHgmBWdKsFlPblbY&#10;an/iPR0P2YgC4dSiAptzaKVMnSWHae4DcfG+fXSYi4xG6oinAneDvK+qRjrsuSxYDPRkqfs5/DoF&#10;+8Xii8LuzpjmIfav522wzx+fSt1Ox+0jiExjvoYv7Z1W0NR1Df9vy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WioxQAAAN0AAAAPAAAAAAAAAAAAAAAAAJgCAABkcnMv&#10;ZG93bnJldi54bWxQSwUGAAAAAAQABAD1AAAAigMAAAAA&#10;" filled="f" strokecolor="#191919" strokeweight="2pt">
            <v:path arrowok="t" o:connecttype="custom" o:connectlocs="0,0;0,40" o:connectangles="0,0"/>
          </v:polyline>
        </w:pic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 w:rsidR="00A62DD6"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62DD6" w:rsidRDefault="00176511" w:rsidP="00A62DD6">
      <w:r>
        <w:rPr>
          <w:noProof/>
          <w:lang w:eastAsia="zh-CN"/>
        </w:rPr>
        <w:pict>
          <v:group id="_x0000_s1035" style="position:absolute;margin-left:-72.75pt;margin-top:-21.5pt;width:156pt;height:798.6pt;z-index:251735040" coordorigin=",-57" coordsize="3120,15840">
            <v:group id="Group 2700" o:spid="_x0000_s1036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037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038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039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040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041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042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043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044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04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04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047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04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04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050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05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05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053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05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05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056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05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05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059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060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061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062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063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063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064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064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065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065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066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066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067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067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068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068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069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069">
                <w:txbxContent>
                  <w:p w:rsidR="00714CB2" w:rsidRDefault="00714CB2" w:rsidP="00A62DD6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714CB2" w:rsidRPr="007A3E3A" w:rsidRDefault="00714CB2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070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070">
                <w:txbxContent>
                  <w:p w:rsidR="00714CB2" w:rsidRPr="007A3E3A" w:rsidRDefault="00714CB2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</w:p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>
      <w:p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</w:p>
    <w:p w:rsidR="00714CB2" w:rsidRDefault="00176511" w:rsidP="00A62DD6">
      <w:r>
        <w:rPr>
          <w:noProof/>
          <w:lang w:eastAsia="zh-CN"/>
        </w:rPr>
        <w:pict>
          <v:group id="_x0000_s1071" style="position:absolute;margin-left:386.15pt;margin-top:-16.8pt;width:156.05pt;height:796.35pt;z-index:251736064" coordorigin="9107,-57" coordsize="3121,15840">
            <v:group id="_x0000_s1072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073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074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075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076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077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078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079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080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08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08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083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08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08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086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08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08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089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09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09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092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09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09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095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096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097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098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099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099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100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100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101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101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102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102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103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103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104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104" inset="0,0,0,0">
                <w:txbxContent>
                  <w:p w:rsidR="00714CB2" w:rsidRDefault="00714CB2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105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105">
                <w:txbxContent>
                  <w:p w:rsidR="00714CB2" w:rsidRDefault="00714CB2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714CB2" w:rsidRPr="007A3E3A" w:rsidRDefault="00714CB2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106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106">
                <w:txbxContent>
                  <w:p w:rsidR="00714CB2" w:rsidRPr="00BD3FD8" w:rsidRDefault="00714CB2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</w:p>
    <w:sectPr w:rsidR="00714CB2" w:rsidSect="00A62DD6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A62DD6"/>
    <w:rsid w:val="00176511"/>
    <w:rsid w:val="002836CB"/>
    <w:rsid w:val="004A790F"/>
    <w:rsid w:val="005658E4"/>
    <w:rsid w:val="005A3413"/>
    <w:rsid w:val="006B75DF"/>
    <w:rsid w:val="00714CB2"/>
    <w:rsid w:val="0080422E"/>
    <w:rsid w:val="008C0977"/>
    <w:rsid w:val="00944436"/>
    <w:rsid w:val="00A62DD6"/>
    <w:rsid w:val="00B6725E"/>
    <w:rsid w:val="00D43304"/>
    <w:rsid w:val="00DF59EE"/>
    <w:rsid w:val="00FF2F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DD6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DD6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2240</Words>
  <Characters>12769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ASU-GA</Company>
  <LinksUpToDate>false</LinksUpToDate>
  <CharactersWithSpaces>14980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spearman</cp:lastModifiedBy>
  <cp:revision>5</cp:revision>
  <dcterms:created xsi:type="dcterms:W3CDTF">2011-03-17T17:48:00Z</dcterms:created>
  <dcterms:modified xsi:type="dcterms:W3CDTF">2011-06-07T14:05:00Z</dcterms:modified>
</cp:coreProperties>
</file>