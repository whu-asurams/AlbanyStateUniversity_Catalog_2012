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4DC4" w:rsidRDefault="00C9790A" w:rsidP="00924DC4">
      <w:pPr>
        <w:widowControl w:val="0"/>
        <w:autoSpaceDE w:val="0"/>
        <w:autoSpaceDN w:val="0"/>
        <w:adjustRightInd w:val="0"/>
        <w:spacing w:before="56" w:after="0" w:line="195" w:lineRule="exact"/>
        <w:ind w:left="677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noProof/>
          <w:lang w:eastAsia="zh-CN"/>
        </w:rPr>
        <w:pict>
          <v:group id="_x0000_s1512" style="position:absolute;left:0;text-align:left;margin-left:-57.5pt;margin-top:-21.25pt;width:191pt;height:795.85pt;z-index:-251503616" coordorigin="-720,-62" coordsize="3820,15917">
            <v:group id="_x0000_s1513" style="position:absolute;left:-720;top:-62;width:3820;height:15917" coordorigin="-720,-62" coordsize="3820,15839">
              <v:rect id="_x0000_s1514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515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516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517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518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519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520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521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52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52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524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52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52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527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52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52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530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53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53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533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53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53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536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537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538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539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99" o:spid="_x0000_s1540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541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542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543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544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545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546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547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Century Gothic" w:hAnsi="Century Gothic" w:cs="Century Gothic"/>
          <w:color w:val="000000"/>
          <w:sz w:val="14"/>
          <w:szCs w:val="1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29" w:lineRule="exact"/>
        <w:ind w:left="1020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45"/>
          <w:position w:val="-6"/>
          <w:sz w:val="128"/>
          <w:szCs w:val="128"/>
        </w:rPr>
        <w:t>F</w:t>
      </w:r>
      <w:r>
        <w:rPr>
          <w:rFonts w:ascii="Times New Roman" w:hAnsi="Times New Roman"/>
          <w:color w:val="191919"/>
          <w:spacing w:val="-45"/>
          <w:position w:val="-6"/>
          <w:sz w:val="96"/>
          <w:szCs w:val="96"/>
        </w:rPr>
        <w:t>INANCIAL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169" w:lineRule="exact"/>
        <w:ind w:left="1020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45"/>
          <w:position w:val="4"/>
          <w:sz w:val="128"/>
          <w:szCs w:val="128"/>
        </w:rPr>
        <w:t>I</w:t>
      </w:r>
      <w:r>
        <w:rPr>
          <w:rFonts w:ascii="Times New Roman" w:hAnsi="Times New Roman"/>
          <w:color w:val="191919"/>
          <w:spacing w:val="-45"/>
          <w:position w:val="4"/>
          <w:sz w:val="96"/>
          <w:szCs w:val="96"/>
        </w:rPr>
        <w:t>NFORM</w:t>
      </w:r>
      <w:r>
        <w:rPr>
          <w:rFonts w:ascii="Times New Roman" w:hAnsi="Times New Roman"/>
          <w:color w:val="191919"/>
          <w:spacing w:val="-151"/>
          <w:position w:val="4"/>
          <w:sz w:val="96"/>
          <w:szCs w:val="96"/>
        </w:rPr>
        <w:t>A</w:t>
      </w:r>
      <w:r>
        <w:rPr>
          <w:rFonts w:ascii="Times New Roman" w:hAnsi="Times New Roman"/>
          <w:color w:val="191919"/>
          <w:spacing w:val="-45"/>
          <w:position w:val="4"/>
          <w:sz w:val="96"/>
          <w:szCs w:val="96"/>
        </w:rPr>
        <w:t>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20" w:right="840" w:bottom="280" w:left="420" w:header="720" w:footer="720" w:gutter="0"/>
          <w:cols w:space="720" w:equalWidth="0">
            <w:col w:w="1098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" w:after="0" w:line="240" w:lineRule="auto"/>
        <w:ind w:left="1020"/>
        <w:rPr>
          <w:rFonts w:ascii="Times New Roman" w:hAnsi="Times New Roman"/>
          <w:color w:val="000000"/>
          <w:sz w:val="27"/>
          <w:szCs w:val="27"/>
        </w:rPr>
      </w:pPr>
      <w:r>
        <w:rPr>
          <w:rFonts w:ascii="Times New Roman" w:hAnsi="Times New Roman"/>
          <w:b/>
          <w:bCs/>
          <w:color w:val="191919"/>
          <w:sz w:val="36"/>
          <w:szCs w:val="36"/>
        </w:rPr>
        <w:t>C</w:t>
      </w:r>
      <w:r>
        <w:rPr>
          <w:rFonts w:ascii="Times New Roman" w:hAnsi="Times New Roman"/>
          <w:b/>
          <w:bCs/>
          <w:color w:val="191919"/>
          <w:sz w:val="27"/>
          <w:szCs w:val="27"/>
        </w:rPr>
        <w:t>ONTENTS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Financial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Aid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Application Procedures . . . . . . . . . . . . . . . . . . . . . . .27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Sources of Financial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Aid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Scholarships </w:t>
      </w:r>
      <w:r>
        <w:rPr>
          <w:rFonts w:ascii="Times New Roman" w:hAnsi="Times New Roman"/>
          <w:color w:val="191919"/>
          <w:spacing w:val="2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.29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Grants </w:t>
      </w:r>
      <w:r>
        <w:rPr>
          <w:rFonts w:ascii="Times New Roman" w:hAnsi="Times New Roman"/>
          <w:color w:val="191919"/>
          <w:spacing w:val="1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.31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Employment </w:t>
      </w:r>
      <w:r>
        <w:rPr>
          <w:rFonts w:ascii="Times New Roman" w:hAnsi="Times New Roman"/>
          <w:color w:val="191919"/>
          <w:spacing w:val="1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.32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Loan Programs </w:t>
      </w:r>
      <w:r>
        <w:rPr>
          <w:rFonts w:ascii="Times New Roman" w:hAnsi="Times New Roman"/>
          <w:color w:val="191919"/>
          <w:spacing w:val="2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.32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pacing w:val="-19"/>
          <w:sz w:val="17"/>
          <w:szCs w:val="17"/>
        </w:rPr>
        <w:t>V</w:t>
      </w:r>
      <w:r>
        <w:rPr>
          <w:rFonts w:ascii="Times New Roman" w:hAnsi="Times New Roman"/>
          <w:color w:val="191919"/>
          <w:sz w:val="17"/>
          <w:szCs w:val="17"/>
        </w:rPr>
        <w:t>eterans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Assistance</w:t>
      </w:r>
      <w:r>
        <w:rPr>
          <w:rFonts w:ascii="Times New Roman" w:hAnsi="Times New Roman"/>
          <w:color w:val="191919"/>
          <w:spacing w:val="20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 . . . . . . . .33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Refund Policy for Financial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Aid</w:t>
      </w:r>
      <w:r>
        <w:rPr>
          <w:rFonts w:ascii="Times New Roman" w:hAnsi="Times New Roman"/>
          <w:color w:val="191919"/>
          <w:spacing w:val="34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.33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pacing w:val="-7"/>
          <w:sz w:val="17"/>
          <w:szCs w:val="17"/>
        </w:rPr>
        <w:t>W</w:t>
      </w:r>
      <w:r>
        <w:rPr>
          <w:rFonts w:ascii="Times New Roman" w:hAnsi="Times New Roman"/>
          <w:color w:val="191919"/>
          <w:sz w:val="17"/>
          <w:szCs w:val="17"/>
        </w:rPr>
        <w:t>ithdrawal Policy for Financial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Aid </w:t>
      </w:r>
      <w:r>
        <w:rPr>
          <w:rFonts w:ascii="Times New Roman" w:hAnsi="Times New Roman"/>
          <w:color w:val="191919"/>
          <w:spacing w:val="36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.34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Student Fee Schedule </w:t>
      </w:r>
      <w:r>
        <w:rPr>
          <w:rFonts w:ascii="Times New Roman" w:hAnsi="Times New Roman"/>
          <w:color w:val="191919"/>
          <w:spacing w:val="20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.35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2" w:after="0" w:line="140" w:lineRule="exact"/>
        <w:rPr>
          <w:rFonts w:ascii="Times New Roman" w:hAnsi="Times New Roman"/>
          <w:color w:val="000000"/>
          <w:sz w:val="14"/>
          <w:szCs w:val="14"/>
        </w:rPr>
      </w:pPr>
      <w:r>
        <w:rPr>
          <w:rFonts w:ascii="Times New Roman" w:hAnsi="Times New Roman"/>
          <w:color w:val="000000"/>
          <w:sz w:val="17"/>
          <w:szCs w:val="17"/>
        </w:rPr>
        <w:br w:type="column"/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Definition of Full-</w:t>
      </w:r>
      <w:r>
        <w:rPr>
          <w:rFonts w:ascii="Times New Roman" w:hAnsi="Times New Roman"/>
          <w:color w:val="191919"/>
          <w:spacing w:val="-6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 xml:space="preserve">ime Student </w:t>
      </w:r>
      <w:r>
        <w:rPr>
          <w:rFonts w:ascii="Times New Roman" w:hAnsi="Times New Roman"/>
          <w:color w:val="191919"/>
          <w:spacing w:val="2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.35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Other Fees and Cha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r</w:t>
      </w:r>
      <w:r>
        <w:rPr>
          <w:rFonts w:ascii="Times New Roman" w:hAnsi="Times New Roman"/>
          <w:color w:val="191919"/>
          <w:sz w:val="17"/>
          <w:szCs w:val="17"/>
        </w:rPr>
        <w:t xml:space="preserve">ges </w:t>
      </w:r>
      <w:r>
        <w:rPr>
          <w:rFonts w:ascii="Times New Roman" w:hAnsi="Times New Roman"/>
          <w:color w:val="191919"/>
          <w:spacing w:val="37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.35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Citizens of Geo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r</w:t>
      </w:r>
      <w:r>
        <w:rPr>
          <w:rFonts w:ascii="Times New Roman" w:hAnsi="Times New Roman"/>
          <w:color w:val="191919"/>
          <w:sz w:val="17"/>
          <w:szCs w:val="17"/>
        </w:rPr>
        <w:t>gia 62 and Older</w:t>
      </w:r>
      <w:r>
        <w:rPr>
          <w:rFonts w:ascii="Times New Roman" w:hAnsi="Times New Roman"/>
          <w:color w:val="191919"/>
          <w:spacing w:val="42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Audit (Noncredit) Fee</w:t>
      </w:r>
      <w:r>
        <w:rPr>
          <w:rFonts w:ascii="Times New Roman" w:hAnsi="Times New Roman"/>
          <w:color w:val="191919"/>
          <w:spacing w:val="2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Payment of Fees and Cha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r</w:t>
      </w:r>
      <w:r>
        <w:rPr>
          <w:rFonts w:ascii="Times New Roman" w:hAnsi="Times New Roman"/>
          <w:color w:val="191919"/>
          <w:sz w:val="17"/>
          <w:szCs w:val="17"/>
        </w:rPr>
        <w:t>ges</w:t>
      </w:r>
      <w:r>
        <w:rPr>
          <w:rFonts w:ascii="Times New Roman" w:hAnsi="Times New Roman"/>
          <w:color w:val="191919"/>
          <w:spacing w:val="28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General Refunds </w:t>
      </w:r>
      <w:r>
        <w:rPr>
          <w:rFonts w:ascii="Times New Roman" w:hAnsi="Times New Roman"/>
          <w:color w:val="191919"/>
          <w:spacing w:val="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Room and Board Refunds</w:t>
      </w:r>
      <w:r>
        <w:rPr>
          <w:rFonts w:ascii="Times New Roman" w:hAnsi="Times New Roman"/>
          <w:color w:val="191919"/>
          <w:spacing w:val="1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Boarding Student Fees </w:t>
      </w:r>
      <w:r>
        <w:rPr>
          <w:rFonts w:ascii="Times New Roman" w:hAnsi="Times New Roman"/>
          <w:color w:val="191919"/>
          <w:spacing w:val="2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  <w:sectPr w:rsidR="00924DC4">
          <w:type w:val="continuous"/>
          <w:pgSz w:w="12240" w:h="15840"/>
          <w:pgMar w:top="1480" w:right="840" w:bottom="280" w:left="420" w:header="720" w:footer="720" w:gutter="0"/>
          <w:cols w:num="2" w:space="720" w:equalWidth="0">
            <w:col w:w="5701" w:space="479"/>
            <w:col w:w="480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Times New Roman" w:hAnsi="Times New Roman"/>
          <w:color w:val="000000"/>
          <w:sz w:val="18"/>
          <w:szCs w:val="18"/>
        </w:rPr>
      </w:pPr>
      <w:r w:rsidRPr="00C9790A">
        <w:rPr>
          <w:noProof/>
        </w:rPr>
        <w:pict>
          <v:shape id="Text Box 806" o:spid="_x0000_s1030" type="#_x0000_t202" style="position:absolute;margin-left:20.85pt;margin-top:49pt;width:12pt;height:63.8pt;z-index:-2516459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p9itQIAALk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" o:allowincell="f" filled="f" stroked="f">
            <v:textbox style="layout-flow:vertical;mso-layout-flow-alt:bottom-to-top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C9790A">
        <w:rPr>
          <w:noProof/>
        </w:rPr>
        <w:pict>
          <v:group id="Group 814" o:spid="_x0000_s1027" style="position:absolute;margin-left:71.9pt;margin-top:49.35pt;width:504.15pt;height:342.2pt;z-index:-251654144;mso-position-horizontal-relative:page;mso-position-vertical-relative:page" coordorigin="1438,987" coordsize="10083,6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" o:allowincell="f">
            <v:rect id="Rectangle 815" o:spid="_x0000_s1028" style="position:absolute;left:1440;top:989;width:10080;height:6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6cgcYA&#10;AADdAAAADwAAAGRycy9kb3ducmV2LnhtbESPT2vCQBTE74V+h+UVvNVNxcaYuooIluLF+o9eX7Ov&#10;SWj2bdjdmvjtXUHocZiZ3zCzRW8acSbna8sKXoYJCOLC6ppLBcfD+jkD4QOyxsYyKbiQh8X88WGG&#10;ubYd7+i8D6WIEPY5KqhCaHMpfVGRQT+0LXH0fqwzGKJ0pdQOuwg3jRwlSSoN1hwXKmxpVVHxu/8z&#10;CjrX0+t7qbdZujkdpl/fE2w/nVKDp375BiJQH/7D9/aHVpClkzHc3sQn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6cgcYAAADdAAAADwAAAAAAAAAAAAAAAACYAgAAZHJz&#10;L2Rvd25yZXYueG1sUEsFBgAAAAAEAAQA9QAAAIsDAAAAAA==&#10;" fillcolor="#dcdcdc" stroked="f">
              <v:path arrowok="t"/>
            </v:rect>
            <v:rect id="Rectangle 816" o:spid="_x0000_s1029" style="position:absolute;left:1428;top:973;width:10100;height:6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K4scA&#10;AADdAAAADwAAAGRycy9kb3ducmV2LnhtbESPQWvCQBSE74X+h+UVvDWbCrUxuorUFj1qLKTeHtln&#10;Esy+DdnVpP31XaHgcZiZb5j5cjCNuFLnassKXqIYBHFhdc2lgq/D53MCwnlkjY1lUvBDDpaLx4c5&#10;ptr2vKdr5ksRIOxSVFB536ZSuqIigy6yLXHwTrYz6IPsSqk77APcNHIcxxNpsOawUGFL7xUV5+xi&#10;FGySdvW9tb992XwcN/kun64PU6/U6GlYzUB4Gvw9/N/eagXJ5O0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GyuLHAAAA3QAAAA8AAAAAAAAAAAAAAAAAmAIAAGRy&#10;cy9kb3ducmV2LnhtbFBLBQYAAAAABAAEAPUAAACMAwAAAAA=&#10;" filled="f" stroked="f">
              <v:textbox inset="0,0,0,0">
                <w:txbxContent>
                  <w:p w:rsidR="00BD308D" w:rsidRDefault="00BD308D" w:rsidP="00924DC4">
                    <w:pPr>
                      <w:spacing w:after="0" w:line="68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6381750" cy="4343400"/>
                          <wp:effectExtent l="19050" t="0" r="0" b="0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381750" cy="4343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BD308D" w:rsidRDefault="00BD308D" w:rsidP="00924D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Pr="00C9790A">
        <w:rPr>
          <w:noProof/>
        </w:rPr>
        <w:pict>
          <v:polyline id="Freeform 817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562.8pt,8in,562.8pt" coordsize="100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" o:allowincell="f" filled="f" strokecolor="#191919" strokeweight=".04408mm">
            <v:path arrowok="t" o:connecttype="custom" o:connectlocs="0,0;6400800,0" o:connectangles="0,0"/>
            <w10:wrap anchorx="page" anchory="page"/>
          </v:polyline>
        </w:pic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26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  <w:sectPr w:rsidR="00924DC4">
          <w:type w:val="continuous"/>
          <w:pgSz w:w="12240" w:h="15840"/>
          <w:pgMar w:top="1480" w:right="840" w:bottom="280" w:left="420" w:header="720" w:footer="720" w:gutter="0"/>
          <w:cols w:space="720" w:equalWidth="0">
            <w:col w:w="1098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-128"/>
        <w:rPr>
          <w:rFonts w:ascii="Times New Roman" w:hAnsi="Times New Roman"/>
          <w:color w:val="000000"/>
          <w:sz w:val="72"/>
          <w:szCs w:val="72"/>
        </w:rPr>
      </w:pPr>
      <w:r>
        <w:rPr>
          <w:rFonts w:ascii="Times New Roman" w:hAnsi="Times New Roman"/>
          <w:color w:val="191919"/>
          <w:spacing w:val="-4"/>
          <w:sz w:val="72"/>
          <w:szCs w:val="72"/>
        </w:rPr>
        <w:t>Financia</w:t>
      </w:r>
      <w:r>
        <w:rPr>
          <w:rFonts w:ascii="Times New Roman" w:hAnsi="Times New Roman"/>
          <w:color w:val="191919"/>
          <w:sz w:val="72"/>
          <w:szCs w:val="72"/>
        </w:rPr>
        <w:t>l</w:t>
      </w:r>
      <w:r>
        <w:rPr>
          <w:rFonts w:ascii="Times New Roman" w:hAnsi="Times New Roman"/>
          <w:color w:val="191919"/>
          <w:spacing w:val="-46"/>
          <w:sz w:val="72"/>
          <w:szCs w:val="72"/>
        </w:rPr>
        <w:t xml:space="preserve"> </w:t>
      </w:r>
      <w:r>
        <w:rPr>
          <w:rFonts w:ascii="Times New Roman" w:hAnsi="Times New Roman"/>
          <w:color w:val="191919"/>
          <w:spacing w:val="-4"/>
          <w:sz w:val="72"/>
          <w:szCs w:val="72"/>
        </w:rPr>
        <w:t>Ai</w:t>
      </w:r>
      <w:r>
        <w:rPr>
          <w:rFonts w:ascii="Times New Roman" w:hAnsi="Times New Roman"/>
          <w:color w:val="191919"/>
          <w:sz w:val="72"/>
          <w:szCs w:val="72"/>
        </w:rPr>
        <w:t>d</w:t>
      </w:r>
      <w:r>
        <w:rPr>
          <w:rFonts w:ascii="Times New Roman" w:hAnsi="Times New Roman"/>
          <w:color w:val="191919"/>
          <w:spacing w:val="-7"/>
          <w:sz w:val="72"/>
          <w:szCs w:val="72"/>
        </w:rPr>
        <w:t xml:space="preserve"> </w:t>
      </w:r>
      <w:r>
        <w:rPr>
          <w:rFonts w:ascii="Times New Roman" w:hAnsi="Times New Roman"/>
          <w:color w:val="191919"/>
          <w:spacing w:val="-4"/>
          <w:sz w:val="72"/>
          <w:szCs w:val="72"/>
        </w:rPr>
        <w:t>Information</w:t>
      </w:r>
    </w:p>
    <w:p w:rsidR="00924DC4" w:rsidRDefault="00C9790A" w:rsidP="00924DC4">
      <w:pPr>
        <w:widowControl w:val="0"/>
        <w:autoSpaceDE w:val="0"/>
        <w:autoSpaceDN w:val="0"/>
        <w:adjustRightInd w:val="0"/>
        <w:spacing w:before="56" w:after="0" w:line="240" w:lineRule="auto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noProof/>
          <w:lang w:eastAsia="zh-CN"/>
        </w:rPr>
        <w:pict>
          <v:group id="_x0000_s1260" style="position:absolute;margin-left:427.45pt;margin-top:-86.9pt;width:156.05pt;height:11in;z-index:-251511808" coordorigin="9120,-15" coordsize="3121,15840">
            <v:group id="Group 2735" o:spid="_x0000_s1261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262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263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264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265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266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267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268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26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27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27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27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27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27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27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27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27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27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27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28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28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28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28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28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28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286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287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288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289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290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291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292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293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294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295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924DC4">
        <w:rPr>
          <w:rFonts w:ascii="Times New Roman" w:hAnsi="Times New Roman"/>
          <w:color w:val="000000"/>
          <w:sz w:val="72"/>
          <w:szCs w:val="72"/>
        </w:rPr>
        <w:br w:type="column"/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6" w:after="0" w:line="240" w:lineRule="auto"/>
        <w:rPr>
          <w:rFonts w:ascii="Century Gothic" w:hAnsi="Century Gothic" w:cs="Century Gothic"/>
          <w:color w:val="000000"/>
          <w:sz w:val="16"/>
          <w:szCs w:val="16"/>
        </w:rPr>
        <w:sectPr w:rsidR="00924DC4">
          <w:pgSz w:w="12240" w:h="15840"/>
          <w:pgMar w:top="420" w:right="420" w:bottom="280" w:left="600" w:header="720" w:footer="720" w:gutter="0"/>
          <w:cols w:num="2" w:space="720" w:equalWidth="0">
            <w:col w:w="7550" w:space="1347"/>
            <w:col w:w="2323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noProof/>
        </w:rPr>
        <w:pict>
          <v:shape id="Text Box 849" o:spid="_x0000_s1031" type="#_x0000_t202" style="position:absolute;margin-left:579.15pt;margin-top:49pt;width:12pt;height:63.8pt;z-index:-251639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" o:allowincell="f" filled="f" stroked="f">
            <v:textbox style="layout-flow:vertical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paren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of financin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customer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(actua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potential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custome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adequat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consume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adequat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package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individ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spellEnd"/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(direc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indirect)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 who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help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howeve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believe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principa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ncin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 lie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families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familie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contribut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6669"/>
        <w:jc w:val="both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9"/>
          <w:szCs w:val="19"/>
        </w:rPr>
        <w:t>INANCIA</w:t>
      </w:r>
      <w:r>
        <w:rPr>
          <w:rFonts w:ascii="Times New Roman" w:hAnsi="Times New Roman"/>
          <w:b/>
          <w:bCs/>
          <w:color w:val="191919"/>
          <w:sz w:val="19"/>
          <w:szCs w:val="19"/>
        </w:rPr>
        <w:t>L</w:t>
      </w:r>
      <w:r>
        <w:rPr>
          <w:rFonts w:ascii="Times New Roman" w:hAnsi="Times New Roman"/>
          <w:b/>
          <w:bCs/>
          <w:color w:val="191919"/>
          <w:spacing w:val="6"/>
          <w:sz w:val="19"/>
          <w:szCs w:val="19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9"/>
          <w:szCs w:val="19"/>
        </w:rPr>
        <w:t>I</w:t>
      </w:r>
      <w:r>
        <w:rPr>
          <w:rFonts w:ascii="Times New Roman" w:hAnsi="Times New Roman"/>
          <w:b/>
          <w:bCs/>
          <w:color w:val="191919"/>
          <w:sz w:val="19"/>
          <w:szCs w:val="19"/>
        </w:rPr>
        <w:t>D</w:t>
      </w:r>
      <w:r>
        <w:rPr>
          <w:rFonts w:ascii="Times New Roman" w:hAnsi="Times New Roman"/>
          <w:b/>
          <w:bCs/>
          <w:color w:val="191919"/>
          <w:spacing w:val="2"/>
          <w:sz w:val="19"/>
          <w:szCs w:val="19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9"/>
          <w:szCs w:val="19"/>
        </w:rPr>
        <w:t>PPLIC</w:t>
      </w:r>
      <w:r>
        <w:rPr>
          <w:rFonts w:ascii="Times New Roman" w:hAnsi="Times New Roman"/>
          <w:b/>
          <w:bCs/>
          <w:color w:val="191919"/>
          <w:spacing w:val="-17"/>
          <w:sz w:val="19"/>
          <w:szCs w:val="19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9"/>
          <w:szCs w:val="19"/>
        </w:rPr>
        <w:t>TIO</w:t>
      </w:r>
      <w:r>
        <w:rPr>
          <w:rFonts w:ascii="Times New Roman" w:hAnsi="Times New Roman"/>
          <w:b/>
          <w:bCs/>
          <w:color w:val="191919"/>
          <w:sz w:val="19"/>
          <w:szCs w:val="19"/>
        </w:rPr>
        <w:t>N</w:t>
      </w:r>
      <w:r>
        <w:rPr>
          <w:rFonts w:ascii="Times New Roman" w:hAnsi="Times New Roman"/>
          <w:b/>
          <w:bCs/>
          <w:color w:val="191919"/>
          <w:spacing w:val="36"/>
          <w:sz w:val="19"/>
          <w:szCs w:val="19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P</w:t>
      </w:r>
      <w:r>
        <w:rPr>
          <w:rFonts w:ascii="Times New Roman" w:hAnsi="Times New Roman"/>
          <w:b/>
          <w:bCs/>
          <w:color w:val="191919"/>
          <w:spacing w:val="-3"/>
          <w:w w:val="102"/>
          <w:sz w:val="19"/>
          <w:szCs w:val="19"/>
        </w:rPr>
        <w:t>ROCEDURES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desiring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financial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aid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should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Free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Federal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Aid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AFSA)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soon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possible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after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January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1. Students are 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ged to complete the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AFSA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hyperlink r:id="rId5" w:history="1">
        <w:r>
          <w:rPr>
            <w:rFonts w:ascii="Times New Roman" w:hAnsi="Times New Roman"/>
            <w:color w:val="191919"/>
            <w:sz w:val="18"/>
            <w:szCs w:val="18"/>
          </w:rPr>
          <w:t>online</w:t>
        </w:r>
      </w:hyperlink>
      <w:r>
        <w:rPr>
          <w:rFonts w:ascii="Times New Roman" w:hAnsi="Times New Roman"/>
          <w:color w:val="191919"/>
          <w:sz w:val="18"/>
          <w:szCs w:val="18"/>
        </w:rPr>
        <w:t xml:space="preserve"> at http://fafsa.ed.go</w:t>
      </w:r>
      <w:hyperlink r:id="rId6" w:history="1">
        <w:r>
          <w:rPr>
            <w:rFonts w:ascii="Times New Roman" w:hAnsi="Times New Roman"/>
            <w:color w:val="191919"/>
            <w:spacing w:val="-11"/>
            <w:sz w:val="18"/>
            <w:szCs w:val="18"/>
          </w:rPr>
          <w:t>v</w:t>
        </w:r>
      </w:hyperlink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Albany State University School Code is 001544.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of Financial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Aid will be processing completed applications for the academic year as soon as Federal regulations 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received and the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Board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Regents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determines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tuition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rates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academic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accepted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enrollment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(new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readmits) before he/she can be awarded.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Application processing can take six weeks or longer during peak processing periods.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Although the priority deadline is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April 15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each yea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 application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competed</w:t>
      </w:r>
      <w:proofErr w:type="spellEnd"/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following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deadlines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processed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beginning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 June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15; spring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November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15;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summer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April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15.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If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you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have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process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(this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included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iding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addi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tional</w:t>
      </w:r>
      <w:proofErr w:type="spellEnd"/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documentations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requested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Financial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Aid)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dates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given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above,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you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should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prepared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pay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educational costs assessed on your fee statement.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756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ROGRESS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toward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degree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assistance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evaluate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they 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measuremen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(Qualitativ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Quantitative).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82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Q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UALI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EASUREMENT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expecte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outline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catalo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receiving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baccalaureat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 xml:space="preserve">n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cu-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re- 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spring 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below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prescribe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560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NDERGRADU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ACCALAURE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480" w:right="1466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Probatio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480" w:right="1474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Probatio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meste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meet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scale.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500" w:lineRule="auto"/>
        <w:ind w:left="120" w:right="3024" w:firstLine="3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scale. 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Baccalaureat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</w:p>
    <w:p w:rsidR="00924DC4" w:rsidRDefault="00924DC4" w:rsidP="00924DC4">
      <w:pPr>
        <w:widowControl w:val="0"/>
        <w:tabs>
          <w:tab w:val="left" w:pos="3000"/>
        </w:tabs>
        <w:autoSpaceDE w:val="0"/>
        <w:autoSpaceDN w:val="0"/>
        <w:adjustRightInd w:val="0"/>
        <w:spacing w:before="5" w:after="0" w:line="240" w:lineRule="auto"/>
        <w:ind w:left="120" w:right="783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ollmen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</w:p>
    <w:p w:rsidR="00924DC4" w:rsidRDefault="00924DC4" w:rsidP="00924DC4">
      <w:pPr>
        <w:widowControl w:val="0"/>
        <w:tabs>
          <w:tab w:val="left" w:pos="3000"/>
        </w:tabs>
        <w:autoSpaceDE w:val="0"/>
        <w:autoSpaceDN w:val="0"/>
        <w:adjustRightInd w:val="0"/>
        <w:spacing w:before="12" w:after="0" w:line="240" w:lineRule="auto"/>
        <w:ind w:left="120" w:right="788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2"/>
          <w:sz w:val="18"/>
          <w:szCs w:val="18"/>
        </w:rPr>
        <w:t>2.50</w:t>
      </w:r>
    </w:p>
    <w:p w:rsidR="00924DC4" w:rsidRDefault="00924DC4" w:rsidP="00924DC4">
      <w:pPr>
        <w:widowControl w:val="0"/>
        <w:tabs>
          <w:tab w:val="left" w:pos="3000"/>
        </w:tabs>
        <w:autoSpaceDE w:val="0"/>
        <w:autoSpaceDN w:val="0"/>
        <w:adjustRightInd w:val="0"/>
        <w:spacing w:before="9" w:after="0" w:line="240" w:lineRule="auto"/>
        <w:ind w:left="120" w:right="788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3.00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27</w:t>
      </w: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68" w:after="0" w:line="195" w:lineRule="exact"/>
        <w:ind w:left="677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noProof/>
          <w:lang w:eastAsia="zh-CN"/>
        </w:rPr>
        <w:pict>
          <v:group id="_x0000_s1476" style="position:absolute;left:0;text-align:left;margin-left:-57.25pt;margin-top:-18.25pt;width:191pt;height:795.85pt;z-index:-251504640" coordorigin="-720,-62" coordsize="3820,15917">
            <v:group id="_x0000_s1477" style="position:absolute;left:-720;top:-62;width:3820;height:15917" coordorigin="-720,-62" coordsize="3820,15839">
              <v:rect id="_x0000_s1478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479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480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481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482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483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484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485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48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48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488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48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9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91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9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9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94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9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9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97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9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9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500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501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502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503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504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505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506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507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508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509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510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511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C9790A">
        <w:rPr>
          <w:noProof/>
        </w:rPr>
        <w:pict>
          <v:shape id="Text Box 882" o:spid="_x0000_s1032" type="#_x0000_t202" style="position:absolute;left:0;text-align:left;margin-left:20.85pt;margin-top:46.65pt;width:12pt;height:63.8pt;z-index:-2516275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70" w:lineRule="exact"/>
        <w:rPr>
          <w:rFonts w:ascii="Century Gothic" w:hAnsi="Century Gothic" w:cs="Century Gothic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807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RADU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132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Probatio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previous 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1375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21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Q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UANTI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EASUREMENT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measure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criteria: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142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1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percentage.)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remediatio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474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INIMU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ERCEN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OMPLETION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67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 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coursework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sum-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67</w:t>
      </w:r>
      <w:r>
        <w:rPr>
          <w:rFonts w:ascii="Times New Roman" w:hAnsi="Times New Roman"/>
          <w:color w:val="191919"/>
          <w:sz w:val="18"/>
          <w:szCs w:val="18"/>
        </w:rPr>
        <w:t xml:space="preserve">%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two term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terminate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nex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startin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re- viewe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themselve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Re-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peate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50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AXIMU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OMPLETION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frame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150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exampl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Albany 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completion; therefor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19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(graduate).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combine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cred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color w:val="191919"/>
          <w:sz w:val="18"/>
          <w:szCs w:val="18"/>
        </w:rPr>
        <w:t xml:space="preserve">g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longe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obtainin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avoi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jeopardizin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04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EMEDI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OURSEWORK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credit. 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beyon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remedia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begin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79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EINS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INANCIA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ID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395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reinstatemen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following: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71" w:hanging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 (graduate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3-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 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1636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Readmittin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brea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 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probationar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Accomplishin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describe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>28</w:t>
      </w: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ab/>
      </w: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360" w:right="620" w:bottom="280" w:left="420" w:header="720" w:footer="720" w:gutter="0"/>
          <w:cols w:space="720" w:equalWidth="0">
            <w:col w:w="1120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73" w:after="0" w:line="195" w:lineRule="exact"/>
        <w:ind w:right="103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rFonts w:ascii="Times New Roman" w:hAnsi="Times New Roman"/>
          <w:noProof/>
          <w:color w:val="000000"/>
          <w:sz w:val="24"/>
          <w:szCs w:val="24"/>
          <w:lang w:eastAsia="zh-CN"/>
        </w:rPr>
        <w:pict>
          <v:group id="_x0000_s1224" style="position:absolute;left:0;text-align:left;margin-left:427.25pt;margin-top:-20.05pt;width:156.05pt;height:11in;z-index:-251512832" coordorigin="9120,-15" coordsize="3121,15840">
            <v:group id="Group 2735" o:spid="_x0000_s1225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226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227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228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229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230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231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232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233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23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23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236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23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23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239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24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24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242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24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24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245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24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24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248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249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250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251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252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253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254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255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256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257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258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259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C9790A">
        <w:rPr>
          <w:noProof/>
        </w:rPr>
        <w:pict>
          <v:shape id="Text Box 924" o:spid="_x0000_s1033" type="#_x0000_t202" style="position:absolute;left:0;text-align:left;margin-left:579.15pt;margin-top:48.9pt;width:12pt;height:63.8pt;z-index:-2516244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" o:allowincell="f" filled="f" stroked="f">
            <v:textbox style="layout-flow:vertical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Scholarships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20" w:right="931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PPEAL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ROCESS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circumstance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must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Committee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petition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documents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indicat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reason(s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failur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progress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committe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revie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statemen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sup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documents, 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notifie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committee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aca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nex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6" w:after="0" w:line="240" w:lineRule="auto"/>
        <w:ind w:left="120" w:right="3191"/>
        <w:jc w:val="both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sz w:val="72"/>
          <w:szCs w:val="72"/>
        </w:rPr>
        <w:t>S</w:t>
      </w:r>
      <w:r>
        <w:rPr>
          <w:rFonts w:ascii="Times New Roman" w:hAnsi="Times New Roman"/>
          <w:color w:val="191919"/>
          <w:sz w:val="54"/>
          <w:szCs w:val="54"/>
        </w:rPr>
        <w:t>OURCES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54"/>
          <w:szCs w:val="54"/>
        </w:rPr>
        <w:t>OF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F</w:t>
      </w:r>
      <w:r>
        <w:rPr>
          <w:rFonts w:ascii="Times New Roman" w:hAnsi="Times New Roman"/>
          <w:color w:val="191919"/>
          <w:sz w:val="54"/>
          <w:szCs w:val="54"/>
        </w:rPr>
        <w:t>INANCIAL</w:t>
      </w:r>
      <w:r>
        <w:rPr>
          <w:rFonts w:ascii="Times New Roman" w:hAnsi="Times New Roman"/>
          <w:color w:val="191919"/>
          <w:spacing w:val="-1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A</w:t>
      </w:r>
      <w:r>
        <w:rPr>
          <w:rFonts w:ascii="Times New Roman" w:hAnsi="Times New Roman"/>
          <w:color w:val="191919"/>
          <w:sz w:val="54"/>
          <w:szCs w:val="54"/>
        </w:rPr>
        <w:t>ID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3" w:after="0" w:line="240" w:lineRule="auto"/>
        <w:ind w:left="120" w:right="8300"/>
        <w:jc w:val="both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sz w:val="48"/>
          <w:szCs w:val="48"/>
        </w:rPr>
        <w:t>S</w:t>
      </w:r>
      <w:r>
        <w:rPr>
          <w:rFonts w:ascii="Times New Roman" w:hAnsi="Times New Roman"/>
          <w:color w:val="191919"/>
          <w:sz w:val="36"/>
          <w:szCs w:val="36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8" w:after="0" w:line="240" w:lineRule="auto"/>
        <w:ind w:left="120" w:right="78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RESIDENTIA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his/he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competi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valedictorian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salutatorian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will 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letter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recommendatio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essa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visi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ebsit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7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.asurams.ed</w:t>
        </w:r>
      </w:hyperlink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procedures.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53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LBAN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OUND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$2000 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21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 w:right="3275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visi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ebsit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8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.asurams.ed</w:t>
        </w:r>
      </w:hyperlink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procedures.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67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J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AME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Porte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Jame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authorize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talente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renewal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$3,00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follows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(1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24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WCE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(3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established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visi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ebsit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9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.asurams.ed</w:t>
        </w:r>
      </w:hyperlink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procedures.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3073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’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HOP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ELPIN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UTS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UPIL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TIONAL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enrollin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publi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college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HOPE-approve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allowance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private college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$3,00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$1,50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(6-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hours).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funde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Lotter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enterin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"B</w:t>
      </w:r>
      <w:r>
        <w:rPr>
          <w:rFonts w:ascii="Times New Roman" w:hAnsi="Times New Roman"/>
          <w:color w:val="191919"/>
          <w:sz w:val="18"/>
          <w:szCs w:val="18"/>
        </w:rPr>
        <w:t>"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curriculum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immediatel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Schol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eligible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Evalua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spell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Reques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Form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receivin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HOPE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Schol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10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656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HOP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(teachers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seekin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$10,000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pub-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li</w:t>
      </w:r>
      <w:r>
        <w:rPr>
          <w:rFonts w:ascii="Times New Roman" w:hAnsi="Times New Roman"/>
          <w:color w:val="191919"/>
          <w:sz w:val="18"/>
          <w:szCs w:val="18"/>
        </w:rPr>
        <w:t>c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11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  <w:proofErr w:type="gramEnd"/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29</w:t>
      </w: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  <w:sectPr w:rsidR="00924DC4">
          <w:pgSz w:w="12240" w:h="15840"/>
          <w:pgMar w:top="40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73" w:after="0" w:line="195" w:lineRule="exact"/>
        <w:ind w:left="1008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noProof/>
          <w:lang w:eastAsia="zh-CN"/>
        </w:rPr>
        <w:pict>
          <v:group id="_x0000_s1440" style="position:absolute;left:0;text-align:left;margin-left:-57.5pt;margin-top:-21pt;width:191pt;height:795.85pt;z-index:-251505664" coordorigin="-720,-62" coordsize="3820,15917">
            <v:group id="_x0000_s1441" style="position:absolute;left:-720;top:-62;width:3820;height:15917" coordorigin="-720,-62" coordsize="3820,15839">
              <v:rect id="_x0000_s1442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443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444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445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446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447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448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449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450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45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452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453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5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55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56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5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58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59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6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61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62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6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64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65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66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67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468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469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470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471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472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473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474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475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C9790A">
        <w:rPr>
          <w:noProof/>
        </w:rPr>
        <w:pict>
          <v:shape id="Text Box 954" o:spid="_x0000_s1034" type="#_x0000_t202" style="position:absolute;left:0;text-align:left;margin-left:20.85pt;margin-top:48.9pt;width:12pt;height:63.8pt;z-index:-2516090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qbMtQIAALk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Scholarships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571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HOP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ROMIS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givabl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$3,00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 xml:space="preserve">e a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cumula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tive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3.0 or higher grade average after their sophomore year in college.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For more information on HOPE Promise Scholarship go to: </w:t>
      </w:r>
      <w:hyperlink r:id="rId12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  <w:proofErr w:type="gramEnd"/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4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HURGOO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ARSHAL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Thu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Marshal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must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attaine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1,10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itionall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recommende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his/he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06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LBAN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THLETI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20" w:right="475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Intercollegiat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Athletic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4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LBAN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USI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20" w:right="43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Chairperso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Arts.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1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ARI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IXO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Mari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Dixo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presente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Alumn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Associatio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perpetuat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eme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itus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eithe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143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Alumn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Associatio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annuall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proofErr w:type="gramEnd"/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Exhibi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events.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38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Alumn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(229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430-4658.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04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W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NFORCEMEN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ERSONNE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EPENDENT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$2,00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dependen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childre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forcemen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priso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guard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fireme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permanentl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disable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kille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dut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qu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con- 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13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  <w:proofErr w:type="gramEnd"/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85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UBLI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AFET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EMORIA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daughte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safet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kille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permanentl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disable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lin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grant. 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Lotter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post-secondar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institu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tion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Enforcemen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Personne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Dependent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Safety Memoria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14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1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OBE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YR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tabs>
          <w:tab w:val="left" w:pos="5820"/>
        </w:tabs>
        <w:autoSpaceDE w:val="0"/>
        <w:autoSpaceDN w:val="0"/>
        <w:adjustRightInd w:val="0"/>
        <w:spacing w:before="30" w:after="0" w:line="250" w:lineRule="auto"/>
        <w:ind w:left="1020" w:right="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outstandin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achievement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mot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exceptionall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recipi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receives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stipend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of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$1,500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for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the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academic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ab/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For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more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information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on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the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Robert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C.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Byrd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Scholarship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go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to: </w:t>
      </w:r>
      <w:hyperlink r:id="rId15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90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annuall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sophomores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seniors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resident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need,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posses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bette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obtaine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writing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Cob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Foundation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.O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Bo</w:t>
      </w:r>
      <w:r>
        <w:rPr>
          <w:rFonts w:ascii="Times New Roman" w:hAnsi="Times New Roman"/>
          <w:color w:val="191919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725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Park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GA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96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30051.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TUBB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WTHORN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Hawthorn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inspir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youth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odd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Business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marketin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management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>30</w:t>
      </w: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ab/>
      </w: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00" w:right="600" w:bottom="280" w:left="420" w:header="720" w:footer="720" w:gutter="0"/>
          <w:cols w:space="720"/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  <w:r w:rsidRPr="00C9790A">
        <w:rPr>
          <w:rFonts w:ascii="Times New Roman" w:hAnsi="Times New Roman"/>
          <w:noProof/>
          <w:color w:val="000000"/>
          <w:sz w:val="18"/>
          <w:szCs w:val="18"/>
          <w:lang w:eastAsia="zh-CN"/>
        </w:rPr>
        <w:pict>
          <v:group id="_x0000_s1188" style="position:absolute;margin-left:425.5pt;margin-top:-20pt;width:156.05pt;height:11in;z-index:-251513856" coordorigin="9120,-15" coordsize="3121,15840">
            <v:group id="Group 2735" o:spid="_x0000_s1189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190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191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192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193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194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195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196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197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19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19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200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20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20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203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20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20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206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20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20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209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21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21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212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213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214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215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216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217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218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219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220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221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222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223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0" w:right="856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XTERNA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Numerou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externa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source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churches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clubs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ganizations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privat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civi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librarie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guidanc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counselors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continuous 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ASU-INF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(e-mail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AO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resource 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searchin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reputabl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Times New Roman" w:hAnsi="Times New Roman"/>
          <w:color w:val="000000"/>
          <w:sz w:val="28"/>
          <w:szCs w:val="28"/>
        </w:rPr>
        <w:sectPr w:rsidR="00924DC4">
          <w:pgSz w:w="12240" w:h="15840"/>
          <w:pgMar w:top="400" w:right="440" w:bottom="280" w:left="620" w:header="720" w:footer="720" w:gutter="0"/>
          <w:cols w:space="720" w:equalWidth="0">
            <w:col w:w="1118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856" w:right="-16"/>
        <w:jc w:val="center"/>
        <w:rPr>
          <w:rFonts w:ascii="Times New Roman" w:hAnsi="Times New Roman"/>
          <w:color w:val="000000"/>
          <w:sz w:val="18"/>
          <w:szCs w:val="18"/>
        </w:rPr>
      </w:pPr>
      <w:hyperlink r:id="rId16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 w:rsidR="00924DC4"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.fastweb.com</w:t>
        </w:r>
      </w:hyperlink>
      <w:hyperlink r:id="rId17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 w:rsidR="00924DC4"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 w:rsidR="00924DC4"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 w:rsidR="00924DC4"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 w:rsidR="00924DC4">
          <w:rPr>
            <w:rFonts w:ascii="Times New Roman" w:hAnsi="Times New Roman"/>
            <w:color w:val="191919"/>
            <w:sz w:val="18"/>
            <w:szCs w:val="18"/>
          </w:rPr>
          <w:t>g</w:t>
        </w:r>
      </w:hyperlink>
      <w:r w:rsidR="00924DC4">
        <w:rPr>
          <w:rFonts w:ascii="Times New Roman" w:hAnsi="Times New Roman"/>
          <w:color w:val="191919"/>
          <w:sz w:val="18"/>
          <w:szCs w:val="18"/>
        </w:rPr>
        <w:t xml:space="preserve"> </w:t>
      </w:r>
      <w:hyperlink r:id="rId18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 w:rsidR="00924DC4"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.studentaid.ed.gov</w:t>
        </w:r>
      </w:hyperlink>
      <w:hyperlink r:id="rId19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 w:rsidR="00924DC4"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.dl.ed.gov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48"/>
          <w:szCs w:val="48"/>
        </w:rPr>
        <w:t>G</w:t>
      </w:r>
      <w:r>
        <w:rPr>
          <w:rFonts w:ascii="Times New Roman" w:hAnsi="Times New Roman"/>
          <w:b/>
          <w:bCs/>
          <w:color w:val="191919"/>
          <w:spacing w:val="-5"/>
          <w:sz w:val="36"/>
          <w:szCs w:val="36"/>
        </w:rPr>
        <w:t>RANTS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5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-16" w:right="-16" w:hanging="2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hyperlink r:id="rId20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.dlenote.ed.gov</w:t>
        </w:r>
      </w:hyperlink>
      <w:hyperlink r:id="rId21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.collegeispossible.o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z w:val="18"/>
            <w:szCs w:val="18"/>
          </w:rPr>
          <w:t>g</w:t>
        </w:r>
      </w:hyperlink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hyperlink r:id="rId22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.collegeboard.o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z w:val="18"/>
            <w:szCs w:val="18"/>
          </w:rPr>
          <w:t>g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-16" w:right="1769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hyperlink r:id="rId23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.freschinfo.com</w:t>
        </w:r>
      </w:hyperlink>
      <w:hyperlink r:id="rId24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.collegenet.com</w:t>
        </w:r>
      </w:hyperlink>
      <w:hyperlink r:id="rId25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.scholarships.com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-16" w:right="1769"/>
        <w:jc w:val="center"/>
        <w:rPr>
          <w:rFonts w:ascii="Times New Roman" w:hAnsi="Times New Roman"/>
          <w:color w:val="000000"/>
          <w:sz w:val="18"/>
          <w:szCs w:val="18"/>
        </w:rPr>
        <w:sectPr w:rsidR="00924DC4">
          <w:type w:val="continuous"/>
          <w:pgSz w:w="12240" w:h="15840"/>
          <w:pgMar w:top="1480" w:right="440" w:bottom="280" w:left="620" w:header="720" w:footer="720" w:gutter="0"/>
          <w:cols w:num="3" w:space="720" w:equalWidth="0">
            <w:col w:w="2527" w:space="1667"/>
            <w:col w:w="1892" w:space="1677"/>
            <w:col w:w="3417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 w:rsidRPr="00C9790A">
        <w:rPr>
          <w:noProof/>
        </w:rPr>
        <w:pict>
          <v:shape id="Text Box 993" o:spid="_x0000_s1035" type="#_x0000_t202" style="position:absolute;left:0;text-align:left;margin-left:579.15pt;margin-top:48.9pt;width:12pt;height:63.8pt;z-index:-2516029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" o:allowincell="f" filled="f" stroked="f">
            <v:textbox style="layout-flow:vertical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fun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make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924DC4">
        <w:rPr>
          <w:rFonts w:ascii="Times New Roman" w:hAnsi="Times New Roman"/>
          <w:color w:val="191919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 w:rsidR="00924DC4">
        <w:rPr>
          <w:rFonts w:ascii="Times New Roman" w:hAnsi="Times New Roman"/>
          <w:color w:val="191919"/>
          <w:sz w:val="18"/>
          <w:szCs w:val="18"/>
        </w:rPr>
        <w:t>g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post-hig</w:t>
      </w:r>
      <w:r w:rsidR="00924DC4">
        <w:rPr>
          <w:rFonts w:ascii="Times New Roman" w:hAnsi="Times New Roman"/>
          <w:color w:val="191919"/>
          <w:sz w:val="18"/>
          <w:szCs w:val="18"/>
        </w:rPr>
        <w:t>h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institutions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924DC4">
        <w:rPr>
          <w:rFonts w:ascii="Times New Roman" w:hAnsi="Times New Roman"/>
          <w:color w:val="191919"/>
          <w:spacing w:val="18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 w:rsidR="00924DC4">
        <w:rPr>
          <w:rFonts w:ascii="Times New Roman" w:hAnsi="Times New Roman"/>
          <w:color w:val="191919"/>
          <w:sz w:val="18"/>
          <w:szCs w:val="18"/>
        </w:rPr>
        <w:t>y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actua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amount o</w:t>
      </w:r>
      <w:r w:rsidR="00924DC4">
        <w:rPr>
          <w:rFonts w:ascii="Times New Roman" w:hAnsi="Times New Roman"/>
          <w:color w:val="191919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 w:rsidR="00924DC4">
        <w:rPr>
          <w:rFonts w:ascii="Times New Roman" w:hAnsi="Times New Roman"/>
          <w:color w:val="191919"/>
          <w:sz w:val="18"/>
          <w:szCs w:val="18"/>
        </w:rPr>
        <w:t>y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924DC4"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z w:val="18"/>
          <w:szCs w:val="18"/>
        </w:rPr>
        <w:t>a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need-base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m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 w:rsidR="00924DC4">
        <w:rPr>
          <w:rFonts w:ascii="Times New Roman" w:hAnsi="Times New Roman"/>
          <w:color w:val="191919"/>
          <w:sz w:val="18"/>
          <w:szCs w:val="18"/>
        </w:rPr>
        <w:t>r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 w:rsidR="00924DC4"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 w:rsidR="00924DC4">
        <w:rPr>
          <w:rFonts w:ascii="Times New Roman" w:hAnsi="Times New Roman"/>
          <w:color w:val="191919"/>
          <w:sz w:val="18"/>
          <w:szCs w:val="18"/>
        </w:rPr>
        <w:t>h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 w:rsidR="00924DC4">
        <w:rPr>
          <w:rFonts w:ascii="Times New Roman" w:hAnsi="Times New Roman"/>
          <w:color w:val="191919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t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required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.  </w:t>
      </w:r>
      <w:r w:rsidR="00924DC4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 xml:space="preserve">Completion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Fre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Applicatio</w:t>
      </w:r>
      <w:r w:rsidR="00924DC4">
        <w:rPr>
          <w:rFonts w:ascii="Times New Roman" w:hAnsi="Times New Roman"/>
          <w:color w:val="191919"/>
          <w:sz w:val="18"/>
          <w:szCs w:val="18"/>
        </w:rPr>
        <w:t>n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 w:rsidR="00924DC4">
        <w:rPr>
          <w:rFonts w:ascii="Times New Roman" w:hAnsi="Times New Roman"/>
          <w:color w:val="191919"/>
          <w:sz w:val="18"/>
          <w:szCs w:val="18"/>
        </w:rPr>
        <w:t>r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Federa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 w:rsidR="00924DC4">
        <w:rPr>
          <w:rFonts w:ascii="Times New Roman" w:hAnsi="Times New Roman"/>
          <w:color w:val="191919"/>
          <w:sz w:val="18"/>
          <w:szCs w:val="18"/>
        </w:rPr>
        <w:t>t</w:t>
      </w:r>
      <w:r w:rsidR="00924DC4"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Ai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(</w:t>
      </w:r>
      <w:r w:rsidR="00924DC4">
        <w:rPr>
          <w:rFonts w:ascii="Times New Roman" w:hAnsi="Times New Roman"/>
          <w:color w:val="191919"/>
          <w:spacing w:val="-17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AFSA</w:t>
      </w:r>
      <w:r w:rsidR="00924DC4">
        <w:rPr>
          <w:rFonts w:ascii="Times New Roman" w:hAnsi="Times New Roman"/>
          <w:color w:val="191919"/>
          <w:sz w:val="18"/>
          <w:szCs w:val="18"/>
        </w:rPr>
        <w:t>)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required</w:t>
      </w:r>
      <w:r w:rsidR="00924DC4">
        <w:rPr>
          <w:rFonts w:ascii="Times New Roman" w:hAnsi="Times New Roman"/>
          <w:color w:val="191919"/>
          <w:sz w:val="18"/>
          <w:szCs w:val="18"/>
        </w:rPr>
        <w:t>.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 w:rsidR="00924DC4">
        <w:rPr>
          <w:rFonts w:ascii="Times New Roman" w:hAnsi="Times New Roman"/>
          <w:color w:val="191919"/>
          <w:sz w:val="18"/>
          <w:szCs w:val="18"/>
        </w:rPr>
        <w:t>r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mor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informatio</w:t>
      </w:r>
      <w:r w:rsidR="00924DC4">
        <w:rPr>
          <w:rFonts w:ascii="Times New Roman" w:hAnsi="Times New Roman"/>
          <w:color w:val="191919"/>
          <w:sz w:val="18"/>
          <w:szCs w:val="18"/>
        </w:rPr>
        <w:t>n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z w:val="18"/>
          <w:szCs w:val="18"/>
        </w:rPr>
        <w:t>n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Federa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Pel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Gran</w:t>
      </w:r>
      <w:r w:rsidR="00924DC4">
        <w:rPr>
          <w:rFonts w:ascii="Times New Roman" w:hAnsi="Times New Roman"/>
          <w:color w:val="191919"/>
          <w:sz w:val="18"/>
          <w:szCs w:val="18"/>
        </w:rPr>
        <w:t>t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 w:rsidR="00924DC4">
        <w:rPr>
          <w:rFonts w:ascii="Times New Roman" w:hAnsi="Times New Roman"/>
          <w:color w:val="191919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to</w:t>
      </w:r>
      <w:r w:rsidR="00924DC4">
        <w:rPr>
          <w:rFonts w:ascii="Times New Roman" w:hAnsi="Times New Roman"/>
          <w:color w:val="191919"/>
          <w:sz w:val="18"/>
          <w:szCs w:val="18"/>
        </w:rPr>
        <w:t>: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hyperlink r:id="rId26" w:history="1">
        <w:r w:rsidR="00924DC4">
          <w:rPr>
            <w:rFonts w:ascii="Times New Roman" w:hAnsi="Times New Roman"/>
            <w:color w:val="191919"/>
            <w:spacing w:val="-3"/>
            <w:sz w:val="18"/>
            <w:szCs w:val="18"/>
          </w:rPr>
          <w:t>htt</w:t>
        </w:r>
        <w:r w:rsidR="00924DC4">
          <w:rPr>
            <w:rFonts w:ascii="Times New Roman" w:hAnsi="Times New Roman"/>
            <w:color w:val="191919"/>
            <w:spacing w:val="-4"/>
            <w:sz w:val="18"/>
            <w:szCs w:val="18"/>
          </w:rPr>
          <w:t>p</w:t>
        </w:r>
        <w:r w:rsidR="00924DC4">
          <w:rPr>
            <w:rFonts w:ascii="Times New Roman" w:hAnsi="Times New Roman"/>
            <w:color w:val="191919"/>
            <w:spacing w:val="-3"/>
            <w:sz w:val="18"/>
            <w:szCs w:val="18"/>
          </w:rPr>
          <w:t>://ww</w:t>
        </w:r>
        <w:r w:rsidR="00924DC4">
          <w:rPr>
            <w:rFonts w:ascii="Times New Roman" w:hAnsi="Times New Roman"/>
            <w:color w:val="191919"/>
            <w:spacing w:val="-15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3"/>
            <w:sz w:val="18"/>
            <w:szCs w:val="18"/>
          </w:rPr>
          <w:t>.fafsa.ed.gov</w:t>
        </w:r>
      </w:hyperlink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hyperlink r:id="rId27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 w:rsidR="00924DC4"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.pin.ed.gov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 w:right="4253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UPPLEMEN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TUNIT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(SEOG)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un- 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federally-funde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chelor'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degree.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$4,000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howeve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aus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limited funds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 w:right="6717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OMPETITIVENES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(ACG)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$75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$1,30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rigorous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Secretar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 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2006-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 xml:space="preserve">7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Januar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200</w:t>
      </w:r>
      <w:r>
        <w:rPr>
          <w:rFonts w:ascii="Times New Roman" w:hAnsi="Times New Roman"/>
          <w:color w:val="191919"/>
          <w:sz w:val="18"/>
          <w:szCs w:val="18"/>
        </w:rPr>
        <w:t xml:space="preserve">6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from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Januar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2005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an-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questions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potentiall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Januar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2005?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two-yea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 w:right="2373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THEM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CCES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ALEN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(SMA</w:t>
      </w:r>
      <w:r>
        <w:rPr>
          <w:rFonts w:ascii="Times New Roman" w:hAnsi="Times New Roman"/>
          <w:b/>
          <w:bCs/>
          <w:color w:val="191919"/>
          <w:spacing w:val="-1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0" w:right="21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$4,00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fourt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 U.S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citizens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majorin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physical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life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sciences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mathematics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technolog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engineerin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or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ward.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 w:right="280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answe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questions: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fourt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baccalaureat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50" w:lineRule="auto"/>
        <w:ind w:left="550" w:right="2266" w:hanging="27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categories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Engineering, Critica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Lif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echnolog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Multidisciplinar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Studies?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tabs>
          <w:tab w:val="left" w:pos="10660"/>
        </w:tabs>
        <w:autoSpaceDE w:val="0"/>
        <w:autoSpaceDN w:val="0"/>
        <w:adjustRightInd w:val="0"/>
        <w:spacing w:after="0" w:line="451" w:lineRule="exact"/>
        <w:ind w:left="411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31</w:t>
      </w:r>
    </w:p>
    <w:p w:rsidR="00924DC4" w:rsidRDefault="00924DC4" w:rsidP="00924DC4">
      <w:pPr>
        <w:widowControl w:val="0"/>
        <w:tabs>
          <w:tab w:val="left" w:pos="10660"/>
        </w:tabs>
        <w:autoSpaceDE w:val="0"/>
        <w:autoSpaceDN w:val="0"/>
        <w:adjustRightInd w:val="0"/>
        <w:spacing w:after="0" w:line="451" w:lineRule="exact"/>
        <w:ind w:left="4113"/>
        <w:rPr>
          <w:rFonts w:ascii="Century Gothic" w:hAnsi="Century Gothic" w:cs="Century Gothic"/>
          <w:color w:val="000000"/>
          <w:sz w:val="36"/>
          <w:szCs w:val="36"/>
        </w:rPr>
        <w:sectPr w:rsidR="00924DC4">
          <w:type w:val="continuous"/>
          <w:pgSz w:w="12240" w:h="15840"/>
          <w:pgMar w:top="1480" w:right="440" w:bottom="280" w:left="620" w:header="720" w:footer="720" w:gutter="0"/>
          <w:cols w:space="720" w:equalWidth="0">
            <w:col w:w="1118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57" w:after="0" w:line="195" w:lineRule="exact"/>
        <w:ind w:left="976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noProof/>
          <w:lang w:eastAsia="zh-CN"/>
        </w:rPr>
        <w:pict>
          <v:group id="_x0000_s1404" style="position:absolute;left:0;text-align:left;margin-left:-58pt;margin-top:-21.25pt;width:191pt;height:795.85pt;z-index:-251506688" coordorigin="-720,-62" coordsize="3820,15917">
            <v:group id="_x0000_s1405" style="position:absolute;left:-720;top:-62;width:3820;height:15917" coordorigin="-720,-62" coordsize="3820,15839">
              <v:rect id="_x0000_s1406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407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408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409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410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411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412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413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41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41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416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41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1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19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2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2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22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2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2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25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2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2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28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29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30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31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432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433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434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435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436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437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438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439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C9790A">
        <w:rPr>
          <w:noProof/>
        </w:rPr>
        <w:pict>
          <v:shape id="Text Box 1026" o:spid="_x0000_s1036" type="#_x0000_t202" style="position:absolute;left:0;text-align:left;margin-left:20.85pt;margin-top:49.1pt;width:12pt;height:63.8pt;z-index:-251591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Grants/Loans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22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’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LEA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EVERAGIN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SSIS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TNERSHIP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)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95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Purpose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substantia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public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privat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colleges/universitie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941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Eligibility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substantia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need-analysi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methodology;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50" w:lineRule="auto"/>
        <w:ind w:left="1470" w:right="1350" w:hanging="27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seekin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certificate/diploma;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term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permanen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alie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status;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7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complianc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Selectiv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8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complianc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Drug-Fre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Postsecondar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1990;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defaul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ow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583"/>
        <w:jc w:val="both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spacing w:val="-5"/>
          <w:sz w:val="48"/>
          <w:szCs w:val="48"/>
        </w:rPr>
        <w:t>E</w:t>
      </w:r>
      <w:r>
        <w:rPr>
          <w:rFonts w:ascii="Times New Roman" w:hAnsi="Times New Roman"/>
          <w:color w:val="191919"/>
          <w:spacing w:val="-5"/>
          <w:sz w:val="36"/>
          <w:szCs w:val="36"/>
        </w:rPr>
        <w:t>MPLOYMENT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8" w:after="0" w:line="240" w:lineRule="auto"/>
        <w:ind w:left="1020" w:right="685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ORK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ork-Stud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job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expenses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Stu- 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arrangin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program,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account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K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primaril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ork-Stud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757"/>
        <w:jc w:val="both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191919"/>
          <w:spacing w:val="-5"/>
          <w:sz w:val="48"/>
          <w:szCs w:val="48"/>
        </w:rPr>
        <w:t>L</w:t>
      </w:r>
      <w:r>
        <w:rPr>
          <w:rFonts w:ascii="Times New Roman" w:hAnsi="Times New Roman"/>
          <w:b/>
          <w:bCs/>
          <w:color w:val="191919"/>
          <w:spacing w:val="-5"/>
          <w:sz w:val="36"/>
          <w:szCs w:val="36"/>
        </w:rPr>
        <w:t>OA</w:t>
      </w:r>
      <w:r>
        <w:rPr>
          <w:rFonts w:ascii="Times New Roman" w:hAnsi="Times New Roman"/>
          <w:b/>
          <w:bCs/>
          <w:color w:val="191919"/>
          <w:sz w:val="36"/>
          <w:szCs w:val="36"/>
        </w:rPr>
        <w:t>N</w:t>
      </w:r>
      <w:r>
        <w:rPr>
          <w:rFonts w:ascii="Times New Roman" w:hAnsi="Times New Roman"/>
          <w:b/>
          <w:bCs/>
          <w:color w:val="191919"/>
          <w:spacing w:val="20"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5"/>
          <w:sz w:val="48"/>
          <w:szCs w:val="48"/>
        </w:rPr>
        <w:t>P</w:t>
      </w:r>
      <w:r>
        <w:rPr>
          <w:rFonts w:ascii="Times New Roman" w:hAnsi="Times New Roman"/>
          <w:b/>
          <w:bCs/>
          <w:color w:val="191919"/>
          <w:spacing w:val="-5"/>
          <w:sz w:val="36"/>
          <w:szCs w:val="36"/>
        </w:rPr>
        <w:t>ROGRAMS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5" w:after="0" w:line="250" w:lineRule="auto"/>
        <w:ind w:left="1020" w:right="54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INANC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UTHORIT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(GSFC) 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VIC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ANCELABL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OANS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8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resident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servic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cancelabl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profession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critica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manpowe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shortag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gia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 xml:space="preserve">d -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nursing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 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$2,000.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786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ERKIN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b/>
          <w:bCs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</w:t>
      </w:r>
      <w:proofErr w:type="gramEnd"/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ORMER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NDSL)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low-interest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long-ter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Loans 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Perkin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nin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eave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college, 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5%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AFSA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488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ILLIA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IREC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UBSIDIZE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lende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administer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interes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variabl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adjuste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neve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greate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8.2</w:t>
      </w:r>
      <w:r>
        <w:rPr>
          <w:rFonts w:ascii="Times New Roman" w:hAnsi="Times New Roman"/>
          <w:color w:val="191919"/>
          <w:sz w:val="18"/>
          <w:szCs w:val="18"/>
        </w:rPr>
        <w:t xml:space="preserve">5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Subsidize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gov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ernmen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 xml:space="preserve">t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 xml:space="preserve">%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dis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bursement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retain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originatio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reduce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low-interes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Payment begin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</w:t>
      </w:r>
      <w:r>
        <w:rPr>
          <w:rFonts w:ascii="Times New Roman" w:hAnsi="Times New Roman"/>
          <w:color w:val="191919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AFSA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461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ILLIA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IREC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NSUBSIDIZE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unsubsidize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term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condition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AFSA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1768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ILLIA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IREC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PLU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NDERGRADU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RADU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borro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'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first 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disbursement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adjuste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teres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9%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deducte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disbursement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AFSA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 required.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before="7"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>32</w:t>
      </w: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ab/>
      </w: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before="7"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20" w:right="620" w:bottom="280" w:left="420" w:header="720" w:footer="720" w:gutter="0"/>
          <w:cols w:space="720" w:equalWidth="0">
            <w:col w:w="1120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57" w:after="0" w:line="195" w:lineRule="exact"/>
        <w:ind w:right="129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rFonts w:ascii="Times New Roman" w:hAnsi="Times New Roman"/>
          <w:noProof/>
          <w:color w:val="000000"/>
          <w:sz w:val="24"/>
          <w:szCs w:val="24"/>
          <w:lang w:eastAsia="zh-CN"/>
        </w:rPr>
        <w:pict>
          <v:group id="_x0000_s1152" style="position:absolute;left:0;text-align:left;margin-left:426.45pt;margin-top:-21pt;width:156.05pt;height:11in;z-index:-251514880" coordorigin="9120,-15" coordsize="3121,15840">
            <v:group id="Group 2735" o:spid="_x0000_s1153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154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155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156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157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158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159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160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161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16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16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164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16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16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167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16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16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170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17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17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173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17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17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176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177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178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179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180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181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182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183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184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185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186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187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Loans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20" w:right="775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V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SSIS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personnel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dependent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encourage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Ad- ministration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rocess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ap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spell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have mone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advanced 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componen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Registrar'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assistance pertainin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(229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430-4638.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640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EFUN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OLIC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INANCIA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ECIPIENTS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40" w:lineRule="auto"/>
        <w:ind w:left="120" w:right="835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ETUR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V</w:t>
      </w:r>
      <w:r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UNDS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484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Reauthorizatio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199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(1965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668.2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receive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by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sub-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jec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guidelines.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872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include: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Times New Roman" w:hAnsi="Times New Roman"/>
          <w:color w:val="000000"/>
          <w:sz w:val="14"/>
          <w:szCs w:val="14"/>
        </w:rPr>
        <w:sectPr w:rsidR="00924DC4">
          <w:pgSz w:w="12240" w:h="15840"/>
          <w:pgMar w:top="42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7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Perkin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8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(Parent)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num="2" w:space="720" w:equalWidth="0">
            <w:col w:w="3368" w:space="1912"/>
            <w:col w:w="594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“F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“Uno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with- 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 w:firstLine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(Return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dictat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Instead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spent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imes New Roman" w:hAnsi="Times New Roman"/>
          <w:color w:val="000000"/>
          <w:sz w:val="26"/>
          <w:szCs w:val="26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3" w:after="0" w:line="220" w:lineRule="exact"/>
        <w:rPr>
          <w:del w:id="0" w:author="kmlaster" w:date="2011-04-11T15:41:00Z"/>
          <w:rFonts w:ascii="Times New Roman" w:hAnsi="Times New Roman"/>
          <w:color w:val="000000"/>
        </w:r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117" w:lineRule="exact"/>
        <w:jc w:val="right"/>
        <w:rPr>
          <w:del w:id="1" w:author="kmlaster" w:date="2011-04-11T15:41:00Z"/>
          <w:rFonts w:ascii="Tahoma" w:hAnsi="Tahoma" w:cs="Tahoma"/>
          <w:color w:val="000000"/>
          <w:sz w:val="10"/>
          <w:szCs w:val="10"/>
        </w:rPr>
      </w:pPr>
      <w:del w:id="2" w:author="kmlaster" w:date="2011-04-11T15:41:00Z">
        <w:r w:rsidDel="00D27B53">
          <w:rPr>
            <w:rFonts w:ascii="Tahoma" w:hAnsi="Tahoma" w:cs="Tahoma"/>
            <w:color w:val="191919"/>
            <w:spacing w:val="-10"/>
            <w:position w:val="-1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otal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3" w:after="0" w:line="240" w:lineRule="auto"/>
        <w:ind w:left="895"/>
        <w:rPr>
          <w:del w:id="3" w:author="kmlaster" w:date="2011-04-11T15:41:00Z"/>
          <w:rFonts w:ascii="Tahoma" w:hAnsi="Tahoma" w:cs="Tahoma"/>
          <w:color w:val="000000"/>
          <w:sz w:val="10"/>
          <w:szCs w:val="10"/>
        </w:rPr>
      </w:pPr>
      <w:del w:id="4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spacing w:val="-10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otal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59" w:after="0" w:line="117" w:lineRule="exact"/>
        <w:rPr>
          <w:del w:id="5" w:author="kmlaster" w:date="2011-04-11T15:41:00Z"/>
          <w:rFonts w:ascii="Tahoma" w:hAnsi="Tahoma" w:cs="Tahoma"/>
          <w:color w:val="000000"/>
          <w:sz w:val="10"/>
          <w:szCs w:val="10"/>
        </w:rPr>
      </w:pPr>
      <w:del w:id="6" w:author="kmlaster" w:date="2011-04-11T15:41:00Z">
        <w:r w:rsidDel="00D27B53">
          <w:rPr>
            <w:rFonts w:ascii="Tahoma" w:hAnsi="Tahoma" w:cs="Tahoma"/>
            <w:color w:val="191919"/>
            <w:spacing w:val="-10"/>
            <w:position w:val="-1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otal  </w:delText>
        </w:r>
        <w:r w:rsidDel="00D27B53">
          <w:rPr>
            <w:rFonts w:ascii="Tahoma" w:hAnsi="Tahoma" w:cs="Tahoma"/>
            <w:color w:val="191919"/>
            <w:spacing w:val="-2"/>
            <w:position w:val="-1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ees GA  </w:delText>
        </w:r>
        <w:r w:rsidDel="00D27B53">
          <w:rPr>
            <w:rFonts w:ascii="Tahoma" w:hAnsi="Tahoma" w:cs="Tahoma"/>
            <w:color w:val="191919"/>
            <w:spacing w:val="4"/>
            <w:position w:val="-1"/>
            <w:sz w:val="10"/>
            <w:szCs w:val="10"/>
          </w:rPr>
          <w:delText xml:space="preserve"> </w:delText>
        </w:r>
        <w:r w:rsidDel="00D27B53">
          <w:rPr>
            <w:rFonts w:ascii="Tahoma" w:hAnsi="Tahoma" w:cs="Tahoma"/>
            <w:color w:val="191919"/>
            <w:spacing w:val="-2"/>
            <w:position w:val="-1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eesOu</w:delText>
        </w:r>
        <w:r w:rsidDel="00D27B53">
          <w:rPr>
            <w:rFonts w:ascii="Tahoma" w:hAnsi="Tahoma" w:cs="Tahoma"/>
            <w:color w:val="191919"/>
            <w:spacing w:val="-2"/>
            <w:position w:val="-1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-o</w:delText>
        </w:r>
        <w:r w:rsidDel="00D27B53">
          <w:rPr>
            <w:rFonts w:ascii="Tahoma" w:hAnsi="Tahoma" w:cs="Tahoma"/>
            <w:color w:val="191919"/>
            <w:spacing w:val="-3"/>
            <w:position w:val="-1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59" w:after="0" w:line="117" w:lineRule="exact"/>
        <w:rPr>
          <w:del w:id="7" w:author="kmlaster" w:date="2011-04-11T15:41:00Z"/>
          <w:rFonts w:ascii="Tahoma" w:hAnsi="Tahoma" w:cs="Tahoma"/>
          <w:color w:val="000000"/>
          <w:sz w:val="10"/>
          <w:szCs w:val="10"/>
        </w:rPr>
        <w:sectPr w:rsidR="00924DC4" w:rsidDel="00D27B53">
          <w:type w:val="continuous"/>
          <w:pgSz w:w="12240" w:h="15840"/>
          <w:pgMar w:top="1480" w:right="420" w:bottom="280" w:left="600" w:header="720" w:footer="720" w:gutter="0"/>
          <w:cols w:num="2" w:space="720" w:equalWidth="0">
            <w:col w:w="7264" w:space="232"/>
            <w:col w:w="3724"/>
          </w:cols>
          <w:noEndnote/>
        </w:sect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del w:id="8" w:author="kmlaster" w:date="2011-04-11T15:41:00Z"/>
          <w:rFonts w:ascii="Tahoma" w:hAnsi="Tahoma" w:cs="Tahoma"/>
          <w:color w:val="000000"/>
          <w:sz w:val="20"/>
          <w:szCs w:val="20"/>
        </w:r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del w:id="9" w:author="kmlaster" w:date="2011-04-11T15:41:00Z"/>
          <w:rFonts w:ascii="Tahoma" w:hAnsi="Tahoma" w:cs="Tahoma"/>
          <w:color w:val="000000"/>
          <w:sz w:val="20"/>
          <w:szCs w:val="20"/>
        </w:r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3" w:after="0" w:line="200" w:lineRule="exact"/>
        <w:rPr>
          <w:del w:id="10" w:author="kmlaster" w:date="2011-04-11T15:41:00Z"/>
          <w:rFonts w:ascii="Tahoma" w:hAnsi="Tahoma" w:cs="Tahoma"/>
          <w:color w:val="000000"/>
          <w:sz w:val="20"/>
          <w:szCs w:val="20"/>
        </w:r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117" w:lineRule="exact"/>
        <w:ind w:left="221" w:right="-35"/>
        <w:rPr>
          <w:del w:id="11" w:author="kmlaster" w:date="2011-04-11T15:41:00Z"/>
          <w:rFonts w:ascii="Tahoma" w:hAnsi="Tahoma" w:cs="Tahoma"/>
          <w:color w:val="000000"/>
          <w:sz w:val="10"/>
          <w:szCs w:val="10"/>
        </w:rPr>
      </w:pPr>
      <w:del w:id="12" w:author="kmlaster" w:date="2011-04-11T15:41:00Z"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Number of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63" w:after="0" w:line="357" w:lineRule="auto"/>
        <w:ind w:left="775" w:right="-18" w:hanging="105"/>
        <w:rPr>
          <w:del w:id="13" w:author="kmlaster" w:date="2011-04-11T15:41:00Z"/>
          <w:rFonts w:ascii="Tahoma" w:hAnsi="Tahoma" w:cs="Tahoma"/>
          <w:color w:val="000000"/>
          <w:sz w:val="10"/>
          <w:szCs w:val="10"/>
        </w:rPr>
      </w:pPr>
      <w:del w:id="14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spacing w:val="-10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otal  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ees GA 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esidents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"/>
        <w:rPr>
          <w:del w:id="15" w:author="kmlaster" w:date="2011-04-11T15:41:00Z"/>
          <w:rFonts w:ascii="Tahoma" w:hAnsi="Tahoma" w:cs="Tahoma"/>
          <w:color w:val="000000"/>
          <w:sz w:val="10"/>
          <w:szCs w:val="10"/>
        </w:rPr>
      </w:pPr>
      <w:del w:id="16" w:author="kmlaster" w:date="2011-04-11T15:41:00Z">
        <w:r w:rsidDel="00D27B53">
          <w:rPr>
            <w:rFonts w:ascii="Tahoma" w:hAnsi="Tahoma" w:cs="Tahoma"/>
            <w:color w:val="191919"/>
            <w:spacing w:val="-10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otal  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ees GA  </w:delText>
        </w:r>
        <w:r w:rsidDel="00D27B53">
          <w:rPr>
            <w:rFonts w:ascii="Tahoma" w:hAnsi="Tahoma" w:cs="Tahoma"/>
            <w:color w:val="191919"/>
            <w:spacing w:val="4"/>
            <w:sz w:val="10"/>
            <w:szCs w:val="10"/>
          </w:rPr>
          <w:delText xml:space="preserve"> 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Gua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anteed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59" w:after="0" w:line="117" w:lineRule="exact"/>
        <w:rPr>
          <w:del w:id="17" w:author="kmlaster" w:date="2011-04-11T15:41:00Z"/>
          <w:rFonts w:ascii="Tahoma" w:hAnsi="Tahoma" w:cs="Tahoma"/>
          <w:color w:val="000000"/>
          <w:sz w:val="10"/>
          <w:szCs w:val="10"/>
        </w:rPr>
      </w:pPr>
      <w:del w:id="18" w:author="kmlaster" w:date="2011-04-11T15:41:00Z">
        <w:r w:rsidDel="00D27B53">
          <w:rPr>
            <w:rFonts w:ascii="Tahoma" w:hAnsi="Tahoma" w:cs="Tahoma"/>
            <w:color w:val="191919"/>
            <w:spacing w:val="-2"/>
            <w:position w:val="-1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esidents</w:delText>
        </w:r>
        <w:r w:rsidDel="00D27B53">
          <w:rPr>
            <w:rFonts w:ascii="Tahoma" w:hAnsi="Tahoma" w:cs="Tahoma"/>
            <w:color w:val="191919"/>
            <w:spacing w:val="31"/>
            <w:position w:val="-1"/>
            <w:sz w:val="10"/>
            <w:szCs w:val="10"/>
          </w:rPr>
          <w:delText xml:space="preserve"> </w:delText>
        </w:r>
        <w:r w:rsidDel="00D27B53">
          <w:rPr>
            <w:rFonts w:ascii="Tahoma" w:hAnsi="Tahoma" w:cs="Tahoma"/>
            <w:color w:val="191919"/>
            <w:spacing w:val="-2"/>
            <w:position w:val="-1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e- </w:delText>
        </w:r>
        <w:r w:rsidDel="00D27B53">
          <w:rPr>
            <w:rFonts w:ascii="Tahoma" w:hAnsi="Tahoma" w:cs="Tahoma"/>
            <w:color w:val="191919"/>
            <w:spacing w:val="25"/>
            <w:position w:val="-1"/>
            <w:sz w:val="10"/>
            <w:szCs w:val="10"/>
          </w:rPr>
          <w:delText xml:space="preserve"> </w:delText>
        </w:r>
        <w:r w:rsidDel="00D27B53">
          <w:rPr>
            <w:rFonts w:ascii="Tahoma" w:hAnsi="Tahoma" w:cs="Tahoma"/>
            <w:color w:val="191919"/>
            <w:spacing w:val="-9"/>
            <w:position w:val="-1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uition*Stu-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del w:id="19" w:author="kmlaster" w:date="2011-04-11T15:41:00Z"/>
          <w:rFonts w:ascii="Tahoma" w:hAnsi="Tahoma" w:cs="Tahoma"/>
          <w:color w:val="000000"/>
          <w:sz w:val="20"/>
          <w:szCs w:val="20"/>
        </w:rPr>
      </w:pPr>
      <w:del w:id="20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3" w:after="0" w:line="220" w:lineRule="exact"/>
        <w:rPr>
          <w:del w:id="21" w:author="kmlaster" w:date="2011-04-11T15:41:00Z"/>
          <w:rFonts w:ascii="Tahoma" w:hAnsi="Tahoma" w:cs="Tahoma"/>
          <w:color w:val="000000"/>
        </w:r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right="-38"/>
        <w:rPr>
          <w:del w:id="22" w:author="kmlaster" w:date="2011-04-11T15:41:00Z"/>
          <w:rFonts w:ascii="Tahoma" w:hAnsi="Tahoma" w:cs="Tahoma"/>
          <w:color w:val="000000"/>
          <w:sz w:val="10"/>
          <w:szCs w:val="10"/>
        </w:rPr>
      </w:pPr>
      <w:del w:id="23" w:author="kmlaster" w:date="2011-04-11T15:41:00Z">
        <w:r w:rsidDel="00D27B53">
          <w:rPr>
            <w:rFonts w:ascii="Tahoma" w:hAnsi="Tahoma" w:cs="Tahoma"/>
            <w:color w:val="191919"/>
            <w:sz w:val="10"/>
            <w:szCs w:val="10"/>
          </w:rPr>
          <w:delText>Ou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-o</w:delText>
        </w:r>
        <w:r w:rsidDel="00D27B53">
          <w:rPr>
            <w:rFonts w:ascii="Tahoma" w:hAnsi="Tahoma" w:cs="Tahoma"/>
            <w:color w:val="191919"/>
            <w:spacing w:val="-3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spacing w:val="-1"/>
            <w:sz w:val="10"/>
            <w:szCs w:val="10"/>
          </w:rPr>
          <w:delText>-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State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59" w:after="0" w:line="117" w:lineRule="exact"/>
        <w:ind w:left="17"/>
        <w:rPr>
          <w:del w:id="24" w:author="kmlaster" w:date="2011-04-11T15:41:00Z"/>
          <w:rFonts w:ascii="Tahoma" w:hAnsi="Tahoma" w:cs="Tahoma"/>
          <w:color w:val="000000"/>
          <w:sz w:val="10"/>
          <w:szCs w:val="10"/>
        </w:rPr>
      </w:pPr>
      <w:del w:id="25" w:author="kmlaster" w:date="2011-04-11T15:41:00Z">
        <w:r w:rsidDel="00D27B53">
          <w:rPr>
            <w:rFonts w:ascii="Tahoma" w:hAnsi="Tahoma" w:cs="Tahoma"/>
            <w:color w:val="191919"/>
            <w:spacing w:val="-9"/>
            <w:position w:val="-1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uition </w:delText>
        </w:r>
        <w:r w:rsidDel="00D27B53">
          <w:rPr>
            <w:rFonts w:ascii="Tahoma" w:hAnsi="Tahoma" w:cs="Tahoma"/>
            <w:color w:val="191919"/>
            <w:spacing w:val="-2"/>
            <w:position w:val="-1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e-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9" w:after="0" w:line="190" w:lineRule="exact"/>
        <w:rPr>
          <w:del w:id="26" w:author="kmlaster" w:date="2011-04-11T15:41:00Z"/>
          <w:rFonts w:ascii="Tahoma" w:hAnsi="Tahoma" w:cs="Tahoma"/>
          <w:color w:val="000000"/>
          <w:sz w:val="19"/>
          <w:szCs w:val="19"/>
        </w:rPr>
      </w:pPr>
      <w:del w:id="27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180" w:lineRule="exact"/>
        <w:ind w:left="-9" w:right="-9" w:firstLine="31"/>
        <w:jc w:val="center"/>
        <w:rPr>
          <w:del w:id="28" w:author="kmlaster" w:date="2011-04-11T15:41:00Z"/>
          <w:rFonts w:ascii="Tahoma" w:hAnsi="Tahoma" w:cs="Tahoma"/>
          <w:color w:val="000000"/>
          <w:sz w:val="10"/>
          <w:szCs w:val="10"/>
        </w:rPr>
      </w:pPr>
      <w:del w:id="29" w:author="kmlaster" w:date="2011-04-11T15:41:00Z">
        <w:r w:rsidDel="00D27B53">
          <w:rPr>
            <w:rFonts w:ascii="Tahoma" w:hAnsi="Tahoma" w:cs="Tahoma"/>
            <w:color w:val="191919"/>
            <w:spacing w:val="-10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otal 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ees Ou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-o</w:delText>
        </w:r>
        <w:r w:rsidDel="00D27B53">
          <w:rPr>
            <w:rFonts w:ascii="Tahoma" w:hAnsi="Tahoma" w:cs="Tahoma"/>
            <w:color w:val="191919"/>
            <w:spacing w:val="-3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spacing w:val="-1"/>
            <w:sz w:val="10"/>
            <w:szCs w:val="10"/>
          </w:rPr>
          <w:delText>-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State </w:delText>
        </w:r>
        <w:r w:rsidDel="00D27B53">
          <w:rPr>
            <w:rFonts w:ascii="Tahoma" w:hAnsi="Tahoma" w:cs="Tahoma"/>
            <w:color w:val="191919"/>
            <w:spacing w:val="-9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uition 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e-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19" w:after="0" w:line="180" w:lineRule="exact"/>
        <w:ind w:left="-9" w:right="-9" w:firstLine="1"/>
        <w:jc w:val="center"/>
        <w:rPr>
          <w:del w:id="30" w:author="kmlaster" w:date="2011-04-11T15:41:00Z"/>
          <w:rFonts w:ascii="Tahoma" w:hAnsi="Tahoma" w:cs="Tahoma"/>
          <w:color w:val="000000"/>
          <w:sz w:val="10"/>
          <w:szCs w:val="10"/>
        </w:rPr>
      </w:pPr>
      <w:del w:id="31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eesOu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-o</w:delText>
        </w:r>
        <w:r w:rsidDel="00D27B53">
          <w:rPr>
            <w:rFonts w:ascii="Tahoma" w:hAnsi="Tahoma" w:cs="Tahoma"/>
            <w:color w:val="191919"/>
            <w:spacing w:val="-3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- State Gua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a</w:delText>
        </w:r>
        <w:r w:rsidDel="00D27B53">
          <w:rPr>
            <w:rFonts w:ascii="Tahoma" w:hAnsi="Tahoma" w:cs="Tahoma"/>
            <w:color w:val="191919"/>
            <w:spacing w:val="-1"/>
            <w:sz w:val="10"/>
            <w:szCs w:val="10"/>
          </w:rPr>
          <w:delText>n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- teed </w:delText>
        </w:r>
        <w:r w:rsidDel="00D27B53">
          <w:rPr>
            <w:rFonts w:ascii="Tahoma" w:hAnsi="Tahoma" w:cs="Tahoma"/>
            <w:color w:val="191919"/>
            <w:spacing w:val="-9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uition*Stu-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19" w:after="0" w:line="180" w:lineRule="exact"/>
        <w:ind w:left="-9" w:right="-9"/>
        <w:jc w:val="center"/>
        <w:rPr>
          <w:del w:id="32" w:author="kmlaster" w:date="2011-04-11T15:41:00Z"/>
          <w:rFonts w:ascii="Tahoma" w:hAnsi="Tahoma" w:cs="Tahoma"/>
          <w:color w:val="000000"/>
          <w:sz w:val="10"/>
          <w:szCs w:val="10"/>
        </w:rPr>
      </w:pPr>
      <w:del w:id="33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esidents Gua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anteed </w:delText>
        </w:r>
        <w:r w:rsidDel="00D27B53">
          <w:rPr>
            <w:rFonts w:ascii="Tahoma" w:hAnsi="Tahoma" w:cs="Tahoma"/>
            <w:color w:val="191919"/>
            <w:spacing w:val="-9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uition*Stu- dents En-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19" w:after="0" w:line="180" w:lineRule="exact"/>
        <w:ind w:left="-9" w:right="2424"/>
        <w:jc w:val="center"/>
        <w:rPr>
          <w:del w:id="34" w:author="kmlaster" w:date="2011-04-11T15:41:00Z"/>
          <w:rFonts w:ascii="Tahoma" w:hAnsi="Tahoma" w:cs="Tahoma"/>
          <w:color w:val="000000"/>
          <w:sz w:val="10"/>
          <w:szCs w:val="10"/>
        </w:rPr>
      </w:pPr>
      <w:del w:id="35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State Gua</w:delText>
        </w:r>
        <w:r w:rsidDel="00D27B53">
          <w:rPr>
            <w:rFonts w:ascii="Tahoma" w:hAnsi="Tahoma" w:cs="Tahoma"/>
            <w:color w:val="191919"/>
            <w:spacing w:val="-2"/>
            <w:sz w:val="10"/>
            <w:szCs w:val="10"/>
          </w:rPr>
          <w:delText>r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a</w:delText>
        </w:r>
        <w:r w:rsidDel="00D27B53">
          <w:rPr>
            <w:rFonts w:ascii="Tahoma" w:hAnsi="Tahoma" w:cs="Tahoma"/>
            <w:color w:val="191919"/>
            <w:spacing w:val="-1"/>
            <w:sz w:val="10"/>
            <w:szCs w:val="10"/>
          </w:rPr>
          <w:delText>n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 xml:space="preserve">- teed </w:delText>
        </w:r>
        <w:r w:rsidDel="00D27B53">
          <w:rPr>
            <w:rFonts w:ascii="Tahoma" w:hAnsi="Tahoma" w:cs="Tahoma"/>
            <w:color w:val="191919"/>
            <w:spacing w:val="-9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sz w:val="10"/>
            <w:szCs w:val="10"/>
          </w:rPr>
          <w:delText>uition*Stu- dents En-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19" w:after="0" w:line="180" w:lineRule="exact"/>
        <w:ind w:left="-9" w:right="2424"/>
        <w:jc w:val="center"/>
        <w:rPr>
          <w:del w:id="36" w:author="kmlaster" w:date="2011-04-11T15:41:00Z"/>
          <w:rFonts w:ascii="Tahoma" w:hAnsi="Tahoma" w:cs="Tahoma"/>
          <w:color w:val="000000"/>
          <w:sz w:val="10"/>
          <w:szCs w:val="10"/>
        </w:rPr>
        <w:sectPr w:rsidR="00924DC4" w:rsidDel="00D27B53">
          <w:type w:val="continuous"/>
          <w:pgSz w:w="12240" w:h="15840"/>
          <w:pgMar w:top="1480" w:right="420" w:bottom="280" w:left="600" w:header="720" w:footer="720" w:gutter="0"/>
          <w:cols w:num="7" w:space="720" w:equalWidth="0">
            <w:col w:w="690" w:space="3457"/>
            <w:col w:w="1303" w:space="99"/>
            <w:col w:w="541" w:space="113"/>
            <w:col w:w="541" w:space="93"/>
            <w:col w:w="612" w:space="99"/>
            <w:col w:w="531" w:space="98"/>
            <w:col w:w="3043"/>
          </w:cols>
          <w:noEndnote/>
        </w:sect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left="249" w:right="-35"/>
        <w:rPr>
          <w:del w:id="37" w:author="kmlaster" w:date="2011-04-11T15:41:00Z"/>
          <w:rFonts w:ascii="Tahoma" w:hAnsi="Tahoma" w:cs="Tahoma"/>
          <w:color w:val="000000"/>
          <w:sz w:val="10"/>
          <w:szCs w:val="10"/>
        </w:rPr>
      </w:pPr>
      <w:del w:id="38" w:author="kmlaster" w:date="2011-04-11T15:41:00Z"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Semester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del w:id="39" w:author="kmlaster" w:date="2011-04-11T15:41:00Z"/>
          <w:rFonts w:ascii="Tahoma" w:hAnsi="Tahoma" w:cs="Tahoma"/>
          <w:color w:val="000000"/>
          <w:sz w:val="10"/>
          <w:szCs w:val="10"/>
        </w:rPr>
      </w:pPr>
      <w:del w:id="40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In </w:delText>
        </w:r>
        <w:r w:rsidDel="00D27B53">
          <w:rPr>
            <w:rFonts w:ascii="Tahoma" w:hAnsi="Tahoma" w:cs="Tahoma"/>
            <w:color w:val="191919"/>
            <w:spacing w:val="-1"/>
            <w:position w:val="-1"/>
            <w:sz w:val="10"/>
            <w:szCs w:val="10"/>
          </w:rPr>
          <w:delText>-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State </w:delText>
        </w:r>
        <w:r w:rsidDel="00D27B53">
          <w:rPr>
            <w:rFonts w:ascii="Tahoma" w:hAnsi="Tahoma" w:cs="Tahoma"/>
            <w:color w:val="191919"/>
            <w:spacing w:val="-9"/>
            <w:position w:val="-1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u-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del w:id="41" w:author="kmlaster" w:date="2011-04-11T15:41:00Z"/>
          <w:rFonts w:ascii="Tahoma" w:hAnsi="Tahoma" w:cs="Tahoma"/>
          <w:color w:val="000000"/>
          <w:sz w:val="10"/>
          <w:szCs w:val="10"/>
        </w:rPr>
      </w:pPr>
      <w:del w:id="42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Student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del w:id="43" w:author="kmlaster" w:date="2011-04-11T15:41:00Z"/>
          <w:rFonts w:ascii="Tahoma" w:hAnsi="Tahoma" w:cs="Tahoma"/>
          <w:color w:val="000000"/>
          <w:sz w:val="10"/>
          <w:szCs w:val="10"/>
        </w:rPr>
      </w:pPr>
      <w:del w:id="44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Student A</w:delText>
        </w:r>
        <w:r w:rsidDel="00D27B53">
          <w:rPr>
            <w:rFonts w:ascii="Tahoma" w:hAnsi="Tahoma" w:cs="Tahoma"/>
            <w:color w:val="191919"/>
            <w:spacing w:val="-1"/>
            <w:position w:val="-1"/>
            <w:sz w:val="10"/>
            <w:szCs w:val="10"/>
          </w:rPr>
          <w:delText>c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del w:id="45" w:author="kmlaster" w:date="2011-04-11T15:41:00Z"/>
          <w:rFonts w:ascii="Tahoma" w:hAnsi="Tahoma" w:cs="Tahoma"/>
          <w:color w:val="000000"/>
          <w:sz w:val="10"/>
          <w:szCs w:val="10"/>
        </w:rPr>
      </w:pPr>
      <w:del w:id="46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Student </w:delText>
        </w:r>
        <w:r w:rsidDel="00D27B53">
          <w:rPr>
            <w:rFonts w:ascii="Tahoma" w:hAnsi="Tahoma" w:cs="Tahoma"/>
            <w:color w:val="191919"/>
            <w:spacing w:val="-1"/>
            <w:position w:val="-1"/>
            <w:sz w:val="10"/>
            <w:szCs w:val="10"/>
          </w:rPr>
          <w:delText>A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th- </w:delText>
        </w:r>
        <w:r w:rsidDel="00D27B53">
          <w:rPr>
            <w:rFonts w:ascii="Tahoma" w:hAnsi="Tahoma" w:cs="Tahoma"/>
            <w:color w:val="191919"/>
            <w:spacing w:val="22"/>
            <w:position w:val="-1"/>
            <w:sz w:val="10"/>
            <w:szCs w:val="10"/>
          </w:rPr>
          <w:delText xml:space="preserve"> 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Student </w:delText>
        </w:r>
        <w:r w:rsidDel="00D27B53">
          <w:rPr>
            <w:rFonts w:ascii="Tahoma" w:hAnsi="Tahoma" w:cs="Tahoma"/>
            <w:color w:val="191919"/>
            <w:spacing w:val="-10"/>
            <w:position w:val="-1"/>
            <w:sz w:val="10"/>
            <w:szCs w:val="10"/>
          </w:rPr>
          <w:delText>T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ech- </w:delText>
        </w:r>
        <w:r w:rsidDel="00D27B53">
          <w:rPr>
            <w:rFonts w:ascii="Tahoma" w:hAnsi="Tahoma" w:cs="Tahoma"/>
            <w:color w:val="191919"/>
            <w:spacing w:val="22"/>
            <w:position w:val="-1"/>
            <w:sz w:val="10"/>
            <w:szCs w:val="10"/>
          </w:rPr>
          <w:delText xml:space="preserve"> 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turning Stu- </w:delText>
        </w:r>
        <w:r w:rsidDel="00D27B53">
          <w:rPr>
            <w:rFonts w:ascii="Tahoma" w:hAnsi="Tahoma" w:cs="Tahoma"/>
            <w:color w:val="191919"/>
            <w:spacing w:val="29"/>
            <w:position w:val="-1"/>
            <w:sz w:val="10"/>
            <w:szCs w:val="10"/>
          </w:rPr>
          <w:delText xml:space="preserve"> 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dents Enrolled </w:delText>
        </w:r>
        <w:r w:rsidDel="00D27B53">
          <w:rPr>
            <w:rFonts w:ascii="Tahoma" w:hAnsi="Tahoma" w:cs="Tahoma"/>
            <w:color w:val="191919"/>
            <w:spacing w:val="29"/>
            <w:position w:val="-1"/>
            <w:sz w:val="10"/>
            <w:szCs w:val="10"/>
          </w:rPr>
          <w:delText xml:space="preserve"> 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turning Stu-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del w:id="47" w:author="kmlaster" w:date="2011-04-11T15:41:00Z"/>
          <w:rFonts w:ascii="Tahoma" w:hAnsi="Tahoma" w:cs="Tahoma"/>
          <w:color w:val="000000"/>
          <w:sz w:val="10"/>
          <w:szCs w:val="10"/>
        </w:rPr>
      </w:pPr>
      <w:del w:id="48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turning Stu- </w:delText>
        </w:r>
        <w:r w:rsidDel="00D27B53">
          <w:rPr>
            <w:rFonts w:ascii="Tahoma" w:hAnsi="Tahoma" w:cs="Tahoma"/>
            <w:color w:val="191919"/>
            <w:spacing w:val="29"/>
            <w:position w:val="-1"/>
            <w:sz w:val="10"/>
            <w:szCs w:val="10"/>
          </w:rPr>
          <w:delText xml:space="preserve"> 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dents Enrolled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del w:id="49" w:author="kmlaster" w:date="2011-04-11T15:41:00Z"/>
          <w:rFonts w:ascii="Tahoma" w:hAnsi="Tahoma" w:cs="Tahoma"/>
          <w:color w:val="000000"/>
          <w:sz w:val="10"/>
          <w:szCs w:val="10"/>
        </w:rPr>
      </w:pPr>
      <w:del w:id="50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rolling </w:delText>
        </w:r>
        <w:r w:rsidDel="00D27B53">
          <w:rPr>
            <w:rFonts w:ascii="Tahoma" w:hAnsi="Tahoma" w:cs="Tahoma"/>
            <w:color w:val="191919"/>
            <w:spacing w:val="-5"/>
            <w:position w:val="-1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all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rPr>
          <w:del w:id="51" w:author="kmlaster" w:date="2011-04-11T15:41:00Z"/>
          <w:rFonts w:ascii="Tahoma" w:hAnsi="Tahoma" w:cs="Tahoma"/>
          <w:color w:val="000000"/>
          <w:sz w:val="10"/>
          <w:szCs w:val="10"/>
        </w:rPr>
      </w:pPr>
      <w:del w:id="52" w:author="kmlaster" w:date="2011-04-11T15:41:00Z">
        <w:r w:rsidDel="00D27B53">
          <w:rPr>
            <w:rFonts w:ascii="Tahoma" w:hAnsi="Tahoma" w:cs="Tahoma"/>
            <w:color w:val="000000"/>
            <w:sz w:val="10"/>
            <w:szCs w:val="10"/>
          </w:rPr>
          <w:br w:type="column"/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 xml:space="preserve">rolling </w:delText>
        </w:r>
        <w:r w:rsidDel="00D27B53">
          <w:rPr>
            <w:rFonts w:ascii="Tahoma" w:hAnsi="Tahoma" w:cs="Tahoma"/>
            <w:color w:val="191919"/>
            <w:spacing w:val="-5"/>
            <w:position w:val="-1"/>
            <w:sz w:val="10"/>
            <w:szCs w:val="10"/>
          </w:rPr>
          <w:delText>F</w:delText>
        </w:r>
        <w:r w:rsidDel="00D27B53">
          <w:rPr>
            <w:rFonts w:ascii="Tahoma" w:hAnsi="Tahoma" w:cs="Tahoma"/>
            <w:color w:val="191919"/>
            <w:position w:val="-1"/>
            <w:sz w:val="10"/>
            <w:szCs w:val="10"/>
          </w:rPr>
          <w:delText>all</w:delText>
        </w:r>
      </w:del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rPr>
          <w:del w:id="53" w:author="kmlaster" w:date="2011-04-11T15:41:00Z"/>
          <w:rFonts w:ascii="Tahoma" w:hAnsi="Tahoma" w:cs="Tahoma"/>
          <w:color w:val="000000"/>
          <w:sz w:val="10"/>
          <w:szCs w:val="10"/>
        </w:rPr>
        <w:sectPr w:rsidR="00924DC4" w:rsidDel="00D27B53">
          <w:type w:val="continuous"/>
          <w:pgSz w:w="12240" w:h="15840"/>
          <w:pgMar w:top="1480" w:right="420" w:bottom="280" w:left="600" w:header="720" w:footer="720" w:gutter="0"/>
          <w:cols w:num="8" w:space="720" w:equalWidth="0">
            <w:col w:w="662" w:space="174"/>
            <w:col w:w="560" w:space="234"/>
            <w:col w:w="343" w:space="240"/>
            <w:col w:w="515" w:space="133"/>
            <w:col w:w="3206" w:space="142"/>
            <w:col w:w="1248" w:space="131"/>
            <w:col w:w="448" w:space="221"/>
            <w:col w:w="2963"/>
          </w:cols>
          <w:noEndnote/>
        </w:sectPr>
      </w:pPr>
    </w:p>
    <w:tbl>
      <w:tblPr>
        <w:tblW w:w="0" w:type="auto"/>
        <w:tblInd w:w="286" w:type="dxa"/>
        <w:tblLayout w:type="fixed"/>
        <w:tblCellMar>
          <w:left w:w="0" w:type="dxa"/>
          <w:right w:w="0" w:type="dxa"/>
        </w:tblCellMar>
        <w:tblLook w:val="0000"/>
      </w:tblPr>
      <w:tblGrid>
        <w:gridCol w:w="431"/>
        <w:gridCol w:w="748"/>
        <w:gridCol w:w="673"/>
        <w:gridCol w:w="644"/>
        <w:gridCol w:w="665"/>
        <w:gridCol w:w="669"/>
        <w:gridCol w:w="682"/>
        <w:gridCol w:w="670"/>
        <w:gridCol w:w="670"/>
        <w:gridCol w:w="669"/>
        <w:gridCol w:w="670"/>
        <w:gridCol w:w="669"/>
        <w:gridCol w:w="641"/>
        <w:tblGridChange w:id="54">
          <w:tblGrid>
            <w:gridCol w:w="431"/>
            <w:gridCol w:w="748"/>
            <w:gridCol w:w="673"/>
            <w:gridCol w:w="644"/>
            <w:gridCol w:w="665"/>
            <w:gridCol w:w="669"/>
            <w:gridCol w:w="682"/>
            <w:gridCol w:w="670"/>
            <w:gridCol w:w="670"/>
            <w:gridCol w:w="669"/>
            <w:gridCol w:w="670"/>
            <w:gridCol w:w="669"/>
            <w:gridCol w:w="641"/>
          </w:tblGrid>
        </w:tblGridChange>
      </w:tblGrid>
      <w:tr w:rsidR="00924DC4" w:rsidRPr="007A7452" w:rsidDel="00D27B53" w:rsidTr="00E865AA">
        <w:trPr>
          <w:trHeight w:hRule="exact" w:val="237"/>
          <w:del w:id="55" w:author="kmlaster" w:date="2011-04-11T15:41:00Z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C9790A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40"/>
              <w:rPr>
                <w:del w:id="56" w:author="kmlaster" w:date="2011-04-11T15:41:00Z"/>
                <w:rFonts w:ascii="Times New Roman" w:hAnsi="Times New Roman"/>
                <w:sz w:val="24"/>
                <w:szCs w:val="24"/>
              </w:rPr>
            </w:pPr>
            <w:del w:id="57" w:author="kmlaster" w:date="2011-04-11T15:41:00Z">
              <w:r w:rsidRPr="00C9790A" w:rsidDel="00D27B53">
                <w:rPr>
                  <w:noProof/>
                </w:rPr>
                <w:pict>
                  <v:shape id="Text Box 1065" o:spid="_x0000_s1037" type="#_x0000_t202" style="position:absolute;left:0;text-align:left;margin-left:579.15pt;margin-top:49.1pt;width:12pt;height:63.8pt;z-index:-2515845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" o:allowincell="f" filled="f" stroked="f">
                    <v:textbox style="layout-flow:vertical" inset="0,0,0,0">
                      <w:txbxContent>
                        <w:p w:rsidR="00BD308D" w:rsidRDefault="00BD308D" w:rsidP="00924D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1" w:lineRule="exact"/>
                            <w:ind w:left="20" w:right="-30"/>
                            <w:rPr>
                              <w:rFonts w:ascii="Century Gothic" w:hAnsi="Century Gothic" w:cs="Century Gothic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Gothic" w:hAnsi="Century Gothic" w:cs="Century Gothic"/>
                              <w:b/>
                              <w:bCs/>
                              <w:color w:val="FFFFFF"/>
                              <w:sz w:val="20"/>
                              <w:szCs w:val="20"/>
                            </w:rPr>
                            <w:t>Albany State</w:t>
                          </w:r>
                        </w:p>
                      </w:txbxContent>
                    </v:textbox>
                    <w10:wrap anchorx="page" anchory="page"/>
                  </v:shape>
                </w:pict>
              </w:r>
              <w:r w:rsidR="00924DC4"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Hours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76" w:right="228"/>
              <w:jc w:val="center"/>
              <w:rPr>
                <w:del w:id="58" w:author="kmlaster" w:date="2011-04-11T15:41:00Z"/>
                <w:rFonts w:ascii="Times New Roman" w:hAnsi="Times New Roman"/>
                <w:sz w:val="24"/>
                <w:szCs w:val="24"/>
              </w:rPr>
            </w:pPr>
            <w:del w:id="5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ition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84"/>
              <w:rPr>
                <w:del w:id="60" w:author="kmlaster" w:date="2011-04-11T15:41:00Z"/>
                <w:rFonts w:ascii="Times New Roman" w:hAnsi="Times New Roman"/>
                <w:sz w:val="24"/>
                <w:szCs w:val="24"/>
              </w:rPr>
            </w:pPr>
            <w:del w:id="6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 xml:space="preserve">Health </w:delText>
              </w:r>
              <w:r w:rsidRPr="007A7452" w:rsidDel="00D27B53">
                <w:rPr>
                  <w:rFonts w:ascii="Tahoma" w:hAnsi="Tahoma" w:cs="Tahoma"/>
                  <w:color w:val="191919"/>
                  <w:spacing w:val="-2"/>
                  <w:sz w:val="10"/>
                  <w:szCs w:val="10"/>
                </w:rPr>
                <w:delText>F</w:delText>
              </w:r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ee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18"/>
              <w:rPr>
                <w:del w:id="62" w:author="kmlaster" w:date="2011-04-11T15:41:00Z"/>
                <w:rFonts w:ascii="Times New Roman" w:hAnsi="Times New Roman"/>
                <w:sz w:val="24"/>
                <w:szCs w:val="24"/>
              </w:rPr>
            </w:pPr>
            <w:del w:id="6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tivi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0"/>
                  <w:szCs w:val="10"/>
                </w:rPr>
                <w:delText>t</w:delText>
              </w:r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 xml:space="preserve">y </w:delText>
              </w:r>
              <w:r w:rsidRPr="007A7452" w:rsidDel="00D27B53">
                <w:rPr>
                  <w:rFonts w:ascii="Tahoma" w:hAnsi="Tahoma" w:cs="Tahoma"/>
                  <w:color w:val="191919"/>
                  <w:spacing w:val="-2"/>
                  <w:sz w:val="10"/>
                  <w:szCs w:val="10"/>
                </w:rPr>
                <w:delText>F</w:delText>
              </w:r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ee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61"/>
              <w:rPr>
                <w:del w:id="64" w:author="kmlaster" w:date="2011-04-11T15:41:00Z"/>
                <w:rFonts w:ascii="Times New Roman" w:hAnsi="Times New Roman"/>
                <w:sz w:val="24"/>
                <w:szCs w:val="24"/>
              </w:rPr>
            </w:pPr>
            <w:del w:id="6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 xml:space="preserve">letic </w:delText>
              </w:r>
              <w:r w:rsidRPr="007A7452" w:rsidDel="00D27B53">
                <w:rPr>
                  <w:rFonts w:ascii="Tahoma" w:hAnsi="Tahoma" w:cs="Tahoma"/>
                  <w:color w:val="191919"/>
                  <w:spacing w:val="-2"/>
                  <w:sz w:val="10"/>
                  <w:szCs w:val="10"/>
                </w:rPr>
                <w:delText>F</w:delText>
              </w:r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ee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08"/>
              <w:rPr>
                <w:del w:id="66" w:author="kmlaster" w:date="2011-04-11T15:41:00Z"/>
                <w:rFonts w:ascii="Times New Roman" w:hAnsi="Times New Roman"/>
                <w:sz w:val="24"/>
                <w:szCs w:val="24"/>
              </w:rPr>
            </w:pPr>
            <w:del w:id="6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 xml:space="preserve">nology </w:delText>
              </w:r>
              <w:r w:rsidRPr="007A7452" w:rsidDel="00D27B53">
                <w:rPr>
                  <w:rFonts w:ascii="Tahoma" w:hAnsi="Tahoma" w:cs="Tahoma"/>
                  <w:color w:val="191919"/>
                  <w:spacing w:val="-2"/>
                  <w:sz w:val="10"/>
                  <w:szCs w:val="10"/>
                </w:rPr>
                <w:delText>F</w:delText>
              </w:r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ee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22" w:right="209"/>
              <w:jc w:val="center"/>
              <w:rPr>
                <w:del w:id="68" w:author="kmlaster" w:date="2011-04-11T15:41:00Z"/>
                <w:rFonts w:ascii="Times New Roman" w:hAnsi="Times New Roman"/>
                <w:sz w:val="24"/>
                <w:szCs w:val="24"/>
              </w:rPr>
            </w:pPr>
            <w:del w:id="6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dent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37"/>
              <w:rPr>
                <w:del w:id="70" w:author="kmlaster" w:date="2011-04-11T15:41:00Z"/>
                <w:rFonts w:ascii="Times New Roman" w:hAnsi="Times New Roman"/>
                <w:sz w:val="24"/>
                <w:szCs w:val="24"/>
              </w:rPr>
            </w:pPr>
            <w:del w:id="7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pacing w:val="-5"/>
                  <w:sz w:val="10"/>
                  <w:szCs w:val="10"/>
                </w:rPr>
                <w:delText>F</w:delText>
              </w:r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all 2006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09" w:right="209"/>
              <w:jc w:val="center"/>
              <w:rPr>
                <w:del w:id="72" w:author="kmlaster" w:date="2011-04-11T15:41:00Z"/>
                <w:rFonts w:ascii="Times New Roman" w:hAnsi="Times New Roman"/>
                <w:sz w:val="24"/>
                <w:szCs w:val="24"/>
              </w:rPr>
            </w:pPr>
            <w:del w:id="7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dent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09" w:right="209"/>
              <w:jc w:val="center"/>
              <w:rPr>
                <w:del w:id="74" w:author="kmlaster" w:date="2011-04-11T15:41:00Z"/>
                <w:rFonts w:ascii="Times New Roman" w:hAnsi="Times New Roman"/>
                <w:sz w:val="24"/>
                <w:szCs w:val="24"/>
              </w:rPr>
            </w:pPr>
            <w:del w:id="7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dent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37"/>
              <w:rPr>
                <w:del w:id="76" w:author="kmlaster" w:date="2011-04-11T15:41:00Z"/>
                <w:rFonts w:ascii="Times New Roman" w:hAnsi="Times New Roman"/>
                <w:sz w:val="24"/>
                <w:szCs w:val="24"/>
              </w:rPr>
            </w:pPr>
            <w:del w:id="7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pacing w:val="-5"/>
                  <w:sz w:val="10"/>
                  <w:szCs w:val="10"/>
                </w:rPr>
                <w:delText>F</w:delText>
              </w:r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all 2006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98" w:right="198"/>
              <w:jc w:val="center"/>
              <w:rPr>
                <w:del w:id="78" w:author="kmlaster" w:date="2011-04-11T15:41:00Z"/>
                <w:rFonts w:ascii="Times New Roman" w:hAnsi="Times New Roman"/>
                <w:sz w:val="24"/>
                <w:szCs w:val="24"/>
              </w:rPr>
            </w:pPr>
            <w:del w:id="7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2007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26"/>
              <w:rPr>
                <w:del w:id="80" w:author="kmlaster" w:date="2011-04-11T15:41:00Z"/>
                <w:rFonts w:ascii="Times New Roman" w:hAnsi="Times New Roman"/>
                <w:sz w:val="24"/>
                <w:szCs w:val="24"/>
              </w:rPr>
            </w:pPr>
            <w:del w:id="8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0"/>
                  <w:szCs w:val="10"/>
                </w:rPr>
                <w:delText>2007</w:delText>
              </w:r>
            </w:del>
          </w:p>
        </w:tc>
      </w:tr>
      <w:tr w:rsidR="00924DC4" w:rsidRPr="007A7452" w:rsidDel="00D27B53" w:rsidTr="00A706E9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82" w:author="kmlaster" w:date="2011-04-07T11:37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428"/>
          <w:del w:id="83" w:author="kmlaster" w:date="2011-04-11T15:41:00Z"/>
          <w:trPrChange w:id="84" w:author="kmlaster" w:date="2011-04-07T11:37:00Z">
            <w:trPr>
              <w:trHeight w:hRule="exact" w:val="234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85" w:author="kmlaster" w:date="2011-04-07T11:37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36"/>
              <w:rPr>
                <w:del w:id="86" w:author="kmlaster" w:date="2011-04-11T15:41:00Z"/>
                <w:rFonts w:ascii="Times New Roman" w:hAnsi="Times New Roman"/>
                <w:sz w:val="24"/>
                <w:szCs w:val="24"/>
              </w:rPr>
            </w:pPr>
            <w:del w:id="8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1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88" w:author="kmlaster" w:date="2011-04-07T11:37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A706E9" w:rsidDel="00D27B53" w:rsidRDefault="00924DC4" w:rsidP="00BD308D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84"/>
              <w:rPr>
                <w:del w:id="89" w:author="kmlaster" w:date="2011-04-11T15:41:00Z"/>
                <w:rFonts w:ascii="Tahoma" w:hAnsi="Tahoma" w:cs="Tahoma"/>
                <w:color w:val="191919"/>
                <w:sz w:val="12"/>
                <w:szCs w:val="12"/>
              </w:rPr>
            </w:pPr>
            <w:del w:id="90" w:author="kmlaster" w:date="2011-04-07T11:37:00Z">
              <w:r w:rsidRPr="007A7452" w:rsidDel="00A706E9">
                <w:rPr>
                  <w:rFonts w:ascii="Tahoma" w:hAnsi="Tahoma" w:cs="Tahoma"/>
                  <w:color w:val="191919"/>
                  <w:sz w:val="12"/>
                  <w:szCs w:val="12"/>
                </w:rPr>
                <w:delText>$113.00</w:delText>
              </w:r>
            </w:del>
          </w:p>
          <w:p w:rsidR="00A706E9" w:rsidRPr="007A7452" w:rsidDel="00D27B53" w:rsidRDefault="00A706E9" w:rsidP="00BD308D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84"/>
              <w:rPr>
                <w:del w:id="91" w:author="kmlaster" w:date="2011-04-11T15:41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92" w:author="kmlaster" w:date="2011-04-07T11:37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90"/>
              <w:rPr>
                <w:del w:id="93" w:author="kmlaster" w:date="2011-04-11T15:41:00Z"/>
                <w:rFonts w:ascii="Times New Roman" w:hAnsi="Times New Roman"/>
                <w:sz w:val="24"/>
                <w:szCs w:val="24"/>
              </w:rPr>
            </w:pPr>
            <w:del w:id="9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 xml:space="preserve">$  </w:delText>
              </w:r>
              <w:r w:rsidRPr="007A7452" w:rsidDel="00D27B53">
                <w:rPr>
                  <w:rFonts w:ascii="Tahoma" w:hAnsi="Tahoma" w:cs="Tahoma"/>
                  <w:color w:val="191919"/>
                  <w:spacing w:val="37"/>
                  <w:sz w:val="12"/>
                  <w:szCs w:val="12"/>
                </w:rPr>
                <w:delText xml:space="preserve"> 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95" w:author="kmlaster" w:date="2011-04-07T11:37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68"/>
              <w:rPr>
                <w:del w:id="96" w:author="kmlaster" w:date="2011-04-11T15:41:00Z"/>
                <w:rFonts w:ascii="Times New Roman" w:hAnsi="Times New Roman"/>
                <w:sz w:val="24"/>
                <w:szCs w:val="24"/>
              </w:rPr>
            </w:pPr>
            <w:del w:id="9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 xml:space="preserve">$    </w:delText>
              </w:r>
              <w:r w:rsidRPr="007A7452" w:rsidDel="00D27B53">
                <w:rPr>
                  <w:rFonts w:ascii="Tahoma" w:hAnsi="Tahoma" w:cs="Tahoma"/>
                  <w:color w:val="191919"/>
                  <w:spacing w:val="1"/>
                  <w:sz w:val="12"/>
                  <w:szCs w:val="12"/>
                </w:rPr>
                <w:delText xml:space="preserve"> 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98" w:author="kmlaster" w:date="2011-04-07T11:37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94"/>
              <w:rPr>
                <w:del w:id="99" w:author="kmlaster" w:date="2011-04-11T15:41:00Z"/>
                <w:rFonts w:ascii="Times New Roman" w:hAnsi="Times New Roman"/>
                <w:sz w:val="24"/>
                <w:szCs w:val="24"/>
              </w:rPr>
            </w:pPr>
            <w:del w:id="10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 xml:space="preserve">$    </w:delText>
              </w:r>
              <w:r w:rsidRPr="007A7452" w:rsidDel="00D27B53">
                <w:rPr>
                  <w:rFonts w:ascii="Tahoma" w:hAnsi="Tahoma" w:cs="Tahoma"/>
                  <w:color w:val="191919"/>
                  <w:spacing w:val="1"/>
                  <w:sz w:val="12"/>
                  <w:szCs w:val="12"/>
                </w:rPr>
                <w:delText xml:space="preserve"> 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101" w:author="kmlaster" w:date="2011-04-07T11:37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tabs>
                <w:tab w:val="left" w:pos="480"/>
              </w:tabs>
              <w:autoSpaceDE w:val="0"/>
              <w:autoSpaceDN w:val="0"/>
              <w:adjustRightInd w:val="0"/>
              <w:spacing w:before="36" w:after="0" w:line="240" w:lineRule="auto"/>
              <w:ind w:left="161"/>
              <w:rPr>
                <w:del w:id="102" w:author="kmlaster" w:date="2011-04-11T15:41:00Z"/>
                <w:rFonts w:ascii="Times New Roman" w:hAnsi="Times New Roman"/>
                <w:sz w:val="24"/>
                <w:szCs w:val="24"/>
              </w:rPr>
            </w:pPr>
            <w:del w:id="10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tab/>
                <w:delText>-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104" w:author="kmlaster" w:date="2011-04-07T11:37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33"/>
              <w:rPr>
                <w:del w:id="105" w:author="kmlaster" w:date="2011-04-11T15:41:00Z"/>
                <w:rFonts w:ascii="Times New Roman" w:hAnsi="Times New Roman"/>
                <w:sz w:val="24"/>
                <w:szCs w:val="24"/>
              </w:rPr>
            </w:pPr>
            <w:del w:id="10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$113.00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107" w:author="kmlaster" w:date="2011-04-07T11:37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5"/>
              <w:rPr>
                <w:del w:id="108" w:author="kmlaster" w:date="2011-04-11T15:41:00Z"/>
                <w:rFonts w:ascii="Times New Roman" w:hAnsi="Times New Roman"/>
                <w:sz w:val="24"/>
                <w:szCs w:val="24"/>
              </w:rPr>
            </w:pPr>
            <w:del w:id="10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$10</w:delText>
              </w:r>
              <w:r w:rsidRPr="007A7452" w:rsidDel="00D27B53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110" w:author="kmlaster" w:date="2011-04-07T11:37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0"/>
              <w:rPr>
                <w:del w:id="111" w:author="kmlaster" w:date="2011-04-11T15:41:00Z"/>
                <w:rFonts w:ascii="Times New Roman" w:hAnsi="Times New Roman"/>
                <w:sz w:val="24"/>
                <w:szCs w:val="24"/>
              </w:rPr>
            </w:pPr>
            <w:del w:id="11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$449.00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113" w:author="kmlaster" w:date="2011-04-07T11:37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0"/>
              <w:rPr>
                <w:del w:id="114" w:author="kmlaster" w:date="2011-04-11T15:41:00Z"/>
                <w:rFonts w:ascii="Times New Roman" w:hAnsi="Times New Roman"/>
                <w:sz w:val="24"/>
                <w:szCs w:val="24"/>
              </w:rPr>
            </w:pPr>
            <w:del w:id="11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$449.00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116" w:author="kmlaster" w:date="2011-04-07T11:37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5"/>
              <w:rPr>
                <w:del w:id="117" w:author="kmlaster" w:date="2011-04-11T15:41:00Z"/>
                <w:rFonts w:ascii="Times New Roman" w:hAnsi="Times New Roman"/>
                <w:sz w:val="24"/>
                <w:szCs w:val="24"/>
              </w:rPr>
            </w:pPr>
            <w:del w:id="11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$42</w:delText>
              </w:r>
              <w:r w:rsidRPr="007A7452" w:rsidDel="00D27B53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119" w:author="kmlaster" w:date="2011-04-07T11:37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0"/>
              <w:rPr>
                <w:del w:id="120" w:author="kmlaster" w:date="2011-04-11T15:41:00Z"/>
                <w:rFonts w:ascii="Times New Roman" w:hAnsi="Times New Roman"/>
                <w:sz w:val="24"/>
                <w:szCs w:val="24"/>
              </w:rPr>
            </w:pPr>
            <w:del w:id="12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$120.00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122" w:author="kmlaster" w:date="2011-04-07T11:37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0"/>
              <w:rPr>
                <w:del w:id="123" w:author="kmlaster" w:date="2011-04-11T15:41:00Z"/>
                <w:rFonts w:ascii="Times New Roman" w:hAnsi="Times New Roman"/>
                <w:sz w:val="24"/>
                <w:szCs w:val="24"/>
              </w:rPr>
            </w:pPr>
            <w:del w:id="12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$478.00</w:delText>
              </w:r>
            </w:del>
          </w:p>
        </w:tc>
      </w:tr>
      <w:tr w:rsidR="00924DC4" w:rsidRPr="007A7452" w:rsidDel="00D27B53" w:rsidTr="00B260DC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125" w:author="kmlaster" w:date="2011-04-07T11:39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del w:id="126" w:author="kmlaster" w:date="2011-04-11T15:41:00Z"/>
          <w:trPrChange w:id="127" w:author="kmlaster" w:date="2011-04-07T11:39:00Z">
            <w:trPr>
              <w:trHeight w:hRule="exact" w:val="235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128" w:author="kmlaster" w:date="2011-04-07T11:39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del w:id="129" w:author="kmlaster" w:date="2011-04-11T15:41:00Z"/>
                <w:rFonts w:ascii="Times New Roman" w:hAnsi="Times New Roman"/>
                <w:sz w:val="24"/>
                <w:szCs w:val="24"/>
              </w:rPr>
            </w:pPr>
            <w:del w:id="13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2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131" w:author="kmlaster" w:date="2011-04-07T11:39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del w:id="132" w:author="kmlaster" w:date="2011-04-11T15:41:00Z"/>
                <w:rFonts w:ascii="Times New Roman" w:hAnsi="Times New Roman"/>
                <w:sz w:val="24"/>
                <w:szCs w:val="24"/>
              </w:rPr>
            </w:pPr>
            <w:del w:id="133" w:author="kmlaster" w:date="2011-04-07T11:38:00Z">
              <w:r w:rsidRPr="007A7452" w:rsidDel="00A706E9">
                <w:rPr>
                  <w:rFonts w:ascii="Tahoma" w:hAnsi="Tahoma" w:cs="Tahoma"/>
                  <w:color w:val="191919"/>
                  <w:sz w:val="12"/>
                  <w:szCs w:val="12"/>
                </w:rPr>
                <w:delText>$226.00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134" w:author="kmlaster" w:date="2011-04-07T11:39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9" w:right="302"/>
              <w:jc w:val="center"/>
              <w:rPr>
                <w:del w:id="135" w:author="kmlaster" w:date="2011-04-11T15:41:00Z"/>
                <w:rFonts w:ascii="Times New Roman" w:hAnsi="Times New Roman"/>
                <w:sz w:val="24"/>
                <w:szCs w:val="24"/>
              </w:rPr>
            </w:pPr>
            <w:del w:id="13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137" w:author="kmlaster" w:date="2011-04-07T11:39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6" w:right="276"/>
              <w:jc w:val="center"/>
              <w:rPr>
                <w:del w:id="138" w:author="kmlaster" w:date="2011-04-11T15:41:00Z"/>
                <w:rFonts w:ascii="Times New Roman" w:hAnsi="Times New Roman"/>
                <w:sz w:val="24"/>
                <w:szCs w:val="24"/>
              </w:rPr>
            </w:pPr>
            <w:del w:id="13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140" w:author="kmlaster" w:date="2011-04-07T11:39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2" w:right="272"/>
              <w:jc w:val="center"/>
              <w:rPr>
                <w:del w:id="141" w:author="kmlaster" w:date="2011-04-11T15:41:00Z"/>
                <w:rFonts w:ascii="Times New Roman" w:hAnsi="Times New Roman"/>
                <w:sz w:val="24"/>
                <w:szCs w:val="24"/>
              </w:rPr>
            </w:pPr>
            <w:del w:id="14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143" w:author="kmlaster" w:date="2011-04-07T11:39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6" w:right="271"/>
              <w:jc w:val="center"/>
              <w:rPr>
                <w:del w:id="144" w:author="kmlaster" w:date="2011-04-11T15:41:00Z"/>
                <w:rFonts w:ascii="Times New Roman" w:hAnsi="Times New Roman"/>
                <w:sz w:val="24"/>
                <w:szCs w:val="24"/>
              </w:rPr>
            </w:pPr>
            <w:del w:id="14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146" w:author="kmlaster" w:date="2011-04-07T11:39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del w:id="147" w:author="kmlaster" w:date="2011-04-11T15:41:00Z"/>
                <w:rFonts w:ascii="Times New Roman" w:hAnsi="Times New Roman"/>
                <w:sz w:val="24"/>
                <w:szCs w:val="24"/>
              </w:rPr>
            </w:pPr>
            <w:del w:id="14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$226.00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149" w:author="kmlaster" w:date="2011-04-07T11:39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1"/>
              <w:rPr>
                <w:del w:id="150" w:author="kmlaster" w:date="2011-04-11T15:41:00Z"/>
                <w:rFonts w:ascii="Times New Roman" w:hAnsi="Times New Roman"/>
                <w:sz w:val="24"/>
                <w:szCs w:val="24"/>
              </w:rPr>
            </w:pPr>
            <w:del w:id="15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$21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152" w:author="kmlaster" w:date="2011-04-07T11:39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153" w:author="kmlaster" w:date="2011-04-11T15:41:00Z"/>
                <w:rFonts w:ascii="Times New Roman" w:hAnsi="Times New Roman"/>
                <w:sz w:val="24"/>
                <w:szCs w:val="24"/>
              </w:rPr>
            </w:pPr>
            <w:del w:id="15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$898.00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155" w:author="kmlaster" w:date="2011-04-07T11:39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156" w:author="kmlaster" w:date="2011-04-11T15:41:00Z"/>
                <w:rFonts w:ascii="Times New Roman" w:hAnsi="Times New Roman"/>
                <w:sz w:val="24"/>
                <w:szCs w:val="24"/>
              </w:rPr>
            </w:pPr>
            <w:del w:id="15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$898.00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158" w:author="kmlaster" w:date="2011-04-07T11:39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1"/>
              <w:rPr>
                <w:del w:id="159" w:author="kmlaster" w:date="2011-04-11T15:41:00Z"/>
                <w:rFonts w:ascii="Times New Roman" w:hAnsi="Times New Roman"/>
                <w:sz w:val="24"/>
                <w:szCs w:val="24"/>
              </w:rPr>
            </w:pPr>
            <w:del w:id="16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$85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161" w:author="kmlaster" w:date="2011-04-07T11:39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162" w:author="kmlaster" w:date="2011-04-11T15:41:00Z"/>
                <w:rFonts w:ascii="Times New Roman" w:hAnsi="Times New Roman"/>
                <w:sz w:val="24"/>
                <w:szCs w:val="24"/>
              </w:rPr>
            </w:pPr>
            <w:del w:id="16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$240.00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164" w:author="kmlaster" w:date="2011-04-07T11:39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165" w:author="kmlaster" w:date="2011-04-11T15:41:00Z"/>
                <w:rFonts w:ascii="Times New Roman" w:hAnsi="Times New Roman"/>
                <w:sz w:val="24"/>
                <w:szCs w:val="24"/>
              </w:rPr>
            </w:pPr>
            <w:del w:id="16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$956.00</w:delText>
              </w:r>
            </w:del>
          </w:p>
        </w:tc>
      </w:tr>
      <w:tr w:rsidR="00924DC4" w:rsidRPr="007A7452" w:rsidDel="00D27B53" w:rsidTr="00B260DC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167" w:author="kmlaster" w:date="2011-04-07T11:40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del w:id="168" w:author="kmlaster" w:date="2011-04-11T15:41:00Z"/>
          <w:trPrChange w:id="169" w:author="kmlaster" w:date="2011-04-07T11:40:00Z">
            <w:trPr>
              <w:trHeight w:hRule="exact" w:val="235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170" w:author="kmlaster" w:date="2011-04-07T11:40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del w:id="171" w:author="kmlaster" w:date="2011-04-11T15:41:00Z"/>
                <w:rFonts w:ascii="Times New Roman" w:hAnsi="Times New Roman"/>
                <w:sz w:val="24"/>
                <w:szCs w:val="24"/>
              </w:rPr>
            </w:pPr>
            <w:del w:id="17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3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173" w:author="kmlaster" w:date="2011-04-07T11:40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del w:id="174" w:author="kmlaster" w:date="2011-04-11T15:41:00Z"/>
                <w:rFonts w:ascii="Times New Roman" w:hAnsi="Times New Roman"/>
                <w:sz w:val="24"/>
                <w:szCs w:val="24"/>
              </w:rPr>
            </w:pPr>
            <w:del w:id="175" w:author="kmlaster" w:date="2011-04-07T11:40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$339.00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176" w:author="kmlaster" w:date="2011-04-07T11:40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9" w:right="302"/>
              <w:jc w:val="center"/>
              <w:rPr>
                <w:del w:id="177" w:author="kmlaster" w:date="2011-04-11T15:41:00Z"/>
                <w:rFonts w:ascii="Times New Roman" w:hAnsi="Times New Roman"/>
                <w:sz w:val="24"/>
                <w:szCs w:val="24"/>
              </w:rPr>
            </w:pPr>
            <w:del w:id="17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179" w:author="kmlaster" w:date="2011-04-07T11:40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6" w:right="276"/>
              <w:jc w:val="center"/>
              <w:rPr>
                <w:del w:id="180" w:author="kmlaster" w:date="2011-04-11T15:41:00Z"/>
                <w:rFonts w:ascii="Times New Roman" w:hAnsi="Times New Roman"/>
                <w:sz w:val="24"/>
                <w:szCs w:val="24"/>
              </w:rPr>
            </w:pPr>
            <w:del w:id="18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182" w:author="kmlaster" w:date="2011-04-07T11:40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2" w:right="272"/>
              <w:jc w:val="center"/>
              <w:rPr>
                <w:del w:id="183" w:author="kmlaster" w:date="2011-04-11T15:41:00Z"/>
                <w:rFonts w:ascii="Times New Roman" w:hAnsi="Times New Roman"/>
                <w:sz w:val="24"/>
                <w:szCs w:val="24"/>
              </w:rPr>
            </w:pPr>
            <w:del w:id="18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185" w:author="kmlaster" w:date="2011-04-07T11:40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6" w:right="271"/>
              <w:jc w:val="center"/>
              <w:rPr>
                <w:del w:id="186" w:author="kmlaster" w:date="2011-04-11T15:41:00Z"/>
                <w:rFonts w:ascii="Times New Roman" w:hAnsi="Times New Roman"/>
                <w:sz w:val="24"/>
                <w:szCs w:val="24"/>
              </w:rPr>
            </w:pPr>
            <w:del w:id="18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188" w:author="kmlaster" w:date="2011-04-07T11:40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del w:id="189" w:author="kmlaster" w:date="2011-04-11T15:41:00Z"/>
                <w:rFonts w:ascii="Times New Roman" w:hAnsi="Times New Roman"/>
                <w:sz w:val="24"/>
                <w:szCs w:val="24"/>
              </w:rPr>
            </w:pPr>
            <w:del w:id="19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$339.00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191" w:author="kmlaster" w:date="2011-04-07T11:40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192" w:author="kmlaster" w:date="2011-04-11T15:41:00Z"/>
                <w:rFonts w:ascii="Times New Roman" w:hAnsi="Times New Roman"/>
                <w:sz w:val="24"/>
                <w:szCs w:val="24"/>
              </w:rPr>
            </w:pPr>
            <w:del w:id="19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$321.00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194" w:author="kmlaster" w:date="2011-04-07T11:40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4"/>
              <w:rPr>
                <w:del w:id="195" w:author="kmlaster" w:date="2011-04-11T15:41:00Z"/>
                <w:rFonts w:ascii="Times New Roman" w:hAnsi="Times New Roman"/>
                <w:sz w:val="24"/>
                <w:szCs w:val="24"/>
              </w:rPr>
            </w:pPr>
            <w:del w:id="19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$1,34</w:delText>
              </w:r>
              <w:r w:rsidRPr="007A7452" w:rsidDel="00D27B53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197" w:author="kmlaster" w:date="2011-04-07T11:40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4"/>
              <w:rPr>
                <w:del w:id="198" w:author="kmlaster" w:date="2011-04-11T15:41:00Z"/>
                <w:rFonts w:ascii="Times New Roman" w:hAnsi="Times New Roman"/>
                <w:sz w:val="24"/>
                <w:szCs w:val="24"/>
              </w:rPr>
            </w:pPr>
            <w:del w:id="19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$1,34</w:delText>
              </w:r>
              <w:r w:rsidRPr="007A7452" w:rsidDel="00D27B53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200" w:author="kmlaster" w:date="2011-04-07T11:40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201" w:author="kmlaster" w:date="2011-04-11T15:41:00Z"/>
                <w:rFonts w:ascii="Times New Roman" w:hAnsi="Times New Roman"/>
                <w:sz w:val="24"/>
                <w:szCs w:val="24"/>
              </w:rPr>
            </w:pPr>
            <w:del w:id="20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$1,281.00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203" w:author="kmlaster" w:date="2011-04-07T11:40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204" w:author="kmlaster" w:date="2011-04-11T15:41:00Z"/>
                <w:rFonts w:ascii="Times New Roman" w:hAnsi="Times New Roman"/>
                <w:sz w:val="24"/>
                <w:szCs w:val="24"/>
              </w:rPr>
            </w:pPr>
            <w:del w:id="20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$360.00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206" w:author="kmlaster" w:date="2011-04-07T11:40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207" w:author="kmlaster" w:date="2011-04-11T15:41:00Z"/>
                <w:rFonts w:ascii="Times New Roman" w:hAnsi="Times New Roman"/>
                <w:sz w:val="24"/>
                <w:szCs w:val="24"/>
              </w:rPr>
            </w:pPr>
            <w:del w:id="20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$1,43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</w:tr>
      <w:tr w:rsidR="00924DC4" w:rsidRPr="007A7452" w:rsidDel="00D27B53" w:rsidTr="00B260DC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209" w:author="kmlaster" w:date="2011-04-07T11:40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del w:id="210" w:author="kmlaster" w:date="2011-04-11T15:41:00Z"/>
          <w:trPrChange w:id="211" w:author="kmlaster" w:date="2011-04-07T11:40:00Z">
            <w:trPr>
              <w:trHeight w:hRule="exact" w:val="235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212" w:author="kmlaster" w:date="2011-04-07T11:40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del w:id="213" w:author="kmlaster" w:date="2011-04-11T15:41:00Z"/>
                <w:rFonts w:ascii="Times New Roman" w:hAnsi="Times New Roman"/>
                <w:sz w:val="24"/>
                <w:szCs w:val="24"/>
              </w:rPr>
            </w:pPr>
            <w:del w:id="21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4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215" w:author="kmlaster" w:date="2011-04-07T11:40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B260DC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rPr>
                <w:del w:id="216" w:author="kmlaster" w:date="2011-04-11T15:41:00Z"/>
                <w:rFonts w:ascii="Times New Roman" w:hAnsi="Times New Roman"/>
                <w:sz w:val="24"/>
                <w:szCs w:val="24"/>
              </w:rPr>
              <w:pPrChange w:id="217" w:author="kmlaster" w:date="2011-04-07T11:40:00Z">
                <w:pPr>
                  <w:widowControl w:val="0"/>
                  <w:autoSpaceDE w:val="0"/>
                  <w:autoSpaceDN w:val="0"/>
                  <w:adjustRightInd w:val="0"/>
                  <w:spacing w:before="37" w:after="0" w:line="240" w:lineRule="auto"/>
                  <w:ind w:left="184"/>
                </w:pPr>
              </w:pPrChange>
            </w:pPr>
            <w:del w:id="218" w:author="kmlaster" w:date="2011-04-07T11:40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$452.00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219" w:author="kmlaster" w:date="2011-04-07T11:40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9" w:right="302"/>
              <w:jc w:val="center"/>
              <w:rPr>
                <w:del w:id="220" w:author="kmlaster" w:date="2011-04-11T15:41:00Z"/>
                <w:rFonts w:ascii="Times New Roman" w:hAnsi="Times New Roman"/>
                <w:sz w:val="24"/>
                <w:szCs w:val="24"/>
              </w:rPr>
            </w:pPr>
            <w:del w:id="22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222" w:author="kmlaster" w:date="2011-04-07T11:40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6" w:right="276"/>
              <w:jc w:val="center"/>
              <w:rPr>
                <w:del w:id="223" w:author="kmlaster" w:date="2011-04-11T15:41:00Z"/>
                <w:rFonts w:ascii="Times New Roman" w:hAnsi="Times New Roman"/>
                <w:sz w:val="24"/>
                <w:szCs w:val="24"/>
              </w:rPr>
            </w:pPr>
            <w:del w:id="22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225" w:author="kmlaster" w:date="2011-04-07T11:40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2" w:right="272"/>
              <w:jc w:val="center"/>
              <w:rPr>
                <w:del w:id="226" w:author="kmlaster" w:date="2011-04-11T15:41:00Z"/>
                <w:rFonts w:ascii="Times New Roman" w:hAnsi="Times New Roman"/>
                <w:sz w:val="24"/>
                <w:szCs w:val="24"/>
              </w:rPr>
            </w:pPr>
            <w:del w:id="22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228" w:author="kmlaster" w:date="2011-04-07T11:40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6" w:right="271"/>
              <w:jc w:val="center"/>
              <w:rPr>
                <w:del w:id="229" w:author="kmlaster" w:date="2011-04-11T15:41:00Z"/>
                <w:rFonts w:ascii="Times New Roman" w:hAnsi="Times New Roman"/>
                <w:sz w:val="24"/>
                <w:szCs w:val="24"/>
              </w:rPr>
            </w:pPr>
            <w:del w:id="23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231" w:author="kmlaster" w:date="2011-04-07T11:40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del w:id="232" w:author="kmlaster" w:date="2011-04-11T15:41:00Z"/>
                <w:rFonts w:ascii="Times New Roman" w:hAnsi="Times New Roman"/>
                <w:sz w:val="24"/>
                <w:szCs w:val="24"/>
              </w:rPr>
            </w:pPr>
            <w:del w:id="23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$452.00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234" w:author="kmlaster" w:date="2011-04-07T11:40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235" w:author="kmlaster" w:date="2011-04-11T15:41:00Z"/>
                <w:rFonts w:ascii="Times New Roman" w:hAnsi="Times New Roman"/>
                <w:sz w:val="24"/>
                <w:szCs w:val="24"/>
              </w:rPr>
            </w:pPr>
            <w:del w:id="23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$428.00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237" w:author="kmlaster" w:date="2011-04-07T11:40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1"/>
              <w:rPr>
                <w:del w:id="238" w:author="kmlaster" w:date="2011-04-11T15:41:00Z"/>
                <w:rFonts w:ascii="Times New Roman" w:hAnsi="Times New Roman"/>
                <w:sz w:val="24"/>
                <w:szCs w:val="24"/>
              </w:rPr>
            </w:pPr>
            <w:del w:id="23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</w:delText>
              </w:r>
              <w:r w:rsidRPr="007A7452" w:rsidDel="00D27B53">
                <w:rPr>
                  <w:rFonts w:ascii="Tahoma" w:hAnsi="Tahoma" w:cs="Tahoma"/>
                  <w:color w:val="191919"/>
                  <w:spacing w:val="-3"/>
                  <w:sz w:val="12"/>
                  <w:szCs w:val="12"/>
                </w:rPr>
                <w:delText>,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796.00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240" w:author="kmlaster" w:date="2011-04-07T11:40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1"/>
              <w:rPr>
                <w:del w:id="241" w:author="kmlaster" w:date="2011-04-11T15:41:00Z"/>
                <w:rFonts w:ascii="Times New Roman" w:hAnsi="Times New Roman"/>
                <w:sz w:val="24"/>
                <w:szCs w:val="24"/>
              </w:rPr>
            </w:pPr>
            <w:del w:id="24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</w:delText>
              </w:r>
              <w:r w:rsidRPr="007A7452" w:rsidDel="00D27B53">
                <w:rPr>
                  <w:rFonts w:ascii="Tahoma" w:hAnsi="Tahoma" w:cs="Tahoma"/>
                  <w:color w:val="191919"/>
                  <w:spacing w:val="-3"/>
                  <w:sz w:val="12"/>
                  <w:szCs w:val="12"/>
                </w:rPr>
                <w:delText>,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796.00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243" w:author="kmlaster" w:date="2011-04-07T11:40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1"/>
              <w:rPr>
                <w:del w:id="244" w:author="kmlaster" w:date="2011-04-11T15:41:00Z"/>
                <w:rFonts w:ascii="Times New Roman" w:hAnsi="Times New Roman"/>
                <w:sz w:val="24"/>
                <w:szCs w:val="24"/>
              </w:rPr>
            </w:pPr>
            <w:del w:id="24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</w:delText>
              </w:r>
              <w:r w:rsidRPr="007A7452" w:rsidDel="00D27B53">
                <w:rPr>
                  <w:rFonts w:ascii="Tahoma" w:hAnsi="Tahoma" w:cs="Tahoma"/>
                  <w:color w:val="191919"/>
                  <w:spacing w:val="-3"/>
                  <w:sz w:val="12"/>
                  <w:szCs w:val="12"/>
                </w:rPr>
                <w:delText>,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708.00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246" w:author="kmlaster" w:date="2011-04-07T11:40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247" w:author="kmlaster" w:date="2011-04-11T15:41:00Z"/>
                <w:rFonts w:ascii="Times New Roman" w:hAnsi="Times New Roman"/>
                <w:sz w:val="24"/>
                <w:szCs w:val="24"/>
              </w:rPr>
            </w:pPr>
            <w:del w:id="24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$480.00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249" w:author="kmlaster" w:date="2011-04-07T11:40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250" w:author="kmlaster" w:date="2011-04-11T15:41:00Z"/>
                <w:rFonts w:ascii="Times New Roman" w:hAnsi="Times New Roman"/>
                <w:sz w:val="24"/>
                <w:szCs w:val="24"/>
              </w:rPr>
            </w:pPr>
            <w:del w:id="25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$1,912.00</w:delText>
              </w:r>
            </w:del>
          </w:p>
        </w:tc>
      </w:tr>
      <w:tr w:rsidR="00924DC4" w:rsidRPr="007A7452" w:rsidDel="00D27B53" w:rsidTr="00B260DC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252" w:author="kmlaster" w:date="2011-04-07T11:41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del w:id="253" w:author="kmlaster" w:date="2011-04-11T15:41:00Z"/>
          <w:trPrChange w:id="254" w:author="kmlaster" w:date="2011-04-07T11:41:00Z">
            <w:trPr>
              <w:trHeight w:hRule="exact" w:val="235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255" w:author="kmlaster" w:date="2011-04-07T11:41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del w:id="256" w:author="kmlaster" w:date="2011-04-11T15:41:00Z"/>
                <w:rFonts w:ascii="Times New Roman" w:hAnsi="Times New Roman"/>
                <w:sz w:val="24"/>
                <w:szCs w:val="24"/>
              </w:rPr>
            </w:pPr>
            <w:del w:id="25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5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258" w:author="kmlaster" w:date="2011-04-07T11:41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del w:id="259" w:author="kmlaster" w:date="2011-04-11T15:41:00Z"/>
                <w:rFonts w:ascii="Times New Roman" w:hAnsi="Times New Roman"/>
                <w:sz w:val="24"/>
                <w:szCs w:val="24"/>
              </w:rPr>
            </w:pPr>
            <w:del w:id="260" w:author="kmlaster" w:date="2011-04-07T11:40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$565.00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261" w:author="kmlaster" w:date="2011-04-07T11:41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9" w:right="302"/>
              <w:jc w:val="center"/>
              <w:rPr>
                <w:del w:id="262" w:author="kmlaster" w:date="2011-04-11T15:41:00Z"/>
                <w:rFonts w:ascii="Times New Roman" w:hAnsi="Times New Roman"/>
                <w:sz w:val="24"/>
                <w:szCs w:val="24"/>
              </w:rPr>
            </w:pPr>
            <w:del w:id="26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264" w:author="kmlaster" w:date="2011-04-07T11:41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6" w:right="276"/>
              <w:jc w:val="center"/>
              <w:rPr>
                <w:del w:id="265" w:author="kmlaster" w:date="2011-04-11T15:41:00Z"/>
                <w:rFonts w:ascii="Times New Roman" w:hAnsi="Times New Roman"/>
                <w:sz w:val="24"/>
                <w:szCs w:val="24"/>
              </w:rPr>
            </w:pPr>
            <w:del w:id="26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267" w:author="kmlaster" w:date="2011-04-07T11:41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2" w:right="272"/>
              <w:jc w:val="center"/>
              <w:rPr>
                <w:del w:id="268" w:author="kmlaster" w:date="2011-04-11T15:41:00Z"/>
                <w:rFonts w:ascii="Times New Roman" w:hAnsi="Times New Roman"/>
                <w:sz w:val="24"/>
                <w:szCs w:val="24"/>
              </w:rPr>
            </w:pPr>
            <w:del w:id="26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270" w:author="kmlaster" w:date="2011-04-07T11:41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6" w:right="271"/>
              <w:jc w:val="center"/>
              <w:rPr>
                <w:del w:id="271" w:author="kmlaster" w:date="2011-04-11T15:41:00Z"/>
                <w:rFonts w:ascii="Times New Roman" w:hAnsi="Times New Roman"/>
                <w:sz w:val="24"/>
                <w:szCs w:val="24"/>
              </w:rPr>
            </w:pPr>
            <w:del w:id="27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-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273" w:author="kmlaster" w:date="2011-04-07T11:41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del w:id="274" w:author="kmlaster" w:date="2011-04-11T15:41:00Z"/>
                <w:rFonts w:ascii="Times New Roman" w:hAnsi="Times New Roman"/>
                <w:sz w:val="24"/>
                <w:szCs w:val="24"/>
              </w:rPr>
            </w:pPr>
            <w:del w:id="27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$565.00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276" w:author="kmlaster" w:date="2011-04-07T11:41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277" w:author="kmlaster" w:date="2011-04-11T15:41:00Z"/>
                <w:rFonts w:ascii="Times New Roman" w:hAnsi="Times New Roman"/>
                <w:sz w:val="24"/>
                <w:szCs w:val="24"/>
              </w:rPr>
            </w:pPr>
            <w:del w:id="27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$535.00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279" w:author="kmlaster" w:date="2011-04-07T11:41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280" w:author="kmlaster" w:date="2011-04-11T15:41:00Z"/>
                <w:rFonts w:ascii="Times New Roman" w:hAnsi="Times New Roman"/>
                <w:sz w:val="24"/>
                <w:szCs w:val="24"/>
              </w:rPr>
            </w:pPr>
            <w:del w:id="28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$2,245.00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282" w:author="kmlaster" w:date="2011-04-07T11:41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283" w:author="kmlaster" w:date="2011-04-11T15:41:00Z"/>
                <w:rFonts w:ascii="Times New Roman" w:hAnsi="Times New Roman"/>
                <w:sz w:val="24"/>
                <w:szCs w:val="24"/>
              </w:rPr>
            </w:pPr>
            <w:del w:id="28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$2,245.00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285" w:author="kmlaster" w:date="2011-04-07T11:41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286" w:author="kmlaster" w:date="2011-04-11T15:41:00Z"/>
                <w:rFonts w:ascii="Times New Roman" w:hAnsi="Times New Roman"/>
                <w:sz w:val="24"/>
                <w:szCs w:val="24"/>
              </w:rPr>
            </w:pPr>
            <w:del w:id="28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$2,135.00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288" w:author="kmlaster" w:date="2011-04-07T11:41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289" w:author="kmlaster" w:date="2011-04-11T15:41:00Z"/>
                <w:rFonts w:ascii="Times New Roman" w:hAnsi="Times New Roman"/>
                <w:sz w:val="24"/>
                <w:szCs w:val="24"/>
              </w:rPr>
            </w:pPr>
            <w:del w:id="29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$600.00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291" w:author="kmlaster" w:date="2011-04-07T11:41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292" w:author="kmlaster" w:date="2011-04-11T15:41:00Z"/>
                <w:rFonts w:ascii="Times New Roman" w:hAnsi="Times New Roman"/>
                <w:sz w:val="24"/>
                <w:szCs w:val="24"/>
              </w:rPr>
            </w:pPr>
            <w:del w:id="29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$2,390.00</w:delText>
              </w:r>
            </w:del>
          </w:p>
        </w:tc>
      </w:tr>
      <w:tr w:rsidR="00924DC4" w:rsidRPr="007A7452" w:rsidDel="00D27B53" w:rsidTr="00B260DC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294" w:author="kmlaster" w:date="2011-04-07T11:41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del w:id="295" w:author="kmlaster" w:date="2011-04-11T15:41:00Z"/>
          <w:trPrChange w:id="296" w:author="kmlaster" w:date="2011-04-07T11:41:00Z">
            <w:trPr>
              <w:trHeight w:hRule="exact" w:val="235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297" w:author="kmlaster" w:date="2011-04-07T11:41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del w:id="298" w:author="kmlaster" w:date="2011-04-11T15:41:00Z"/>
                <w:rFonts w:ascii="Times New Roman" w:hAnsi="Times New Roman"/>
                <w:sz w:val="24"/>
                <w:szCs w:val="24"/>
              </w:rPr>
            </w:pPr>
            <w:del w:id="29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6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300" w:author="kmlaster" w:date="2011-04-07T11:41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del w:id="301" w:author="kmlaster" w:date="2011-04-11T15:41:00Z"/>
                <w:rFonts w:ascii="Times New Roman" w:hAnsi="Times New Roman"/>
                <w:sz w:val="24"/>
                <w:szCs w:val="24"/>
              </w:rPr>
            </w:pPr>
            <w:del w:id="302" w:author="kmlaster" w:date="2011-04-07T11:41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$678.00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303" w:author="kmlaster" w:date="2011-04-07T11:41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42"/>
              <w:rPr>
                <w:del w:id="304" w:author="kmlaster" w:date="2011-04-11T15:41:00Z"/>
                <w:rFonts w:ascii="Times New Roman" w:hAnsi="Times New Roman"/>
                <w:sz w:val="24"/>
                <w:szCs w:val="24"/>
              </w:rPr>
            </w:pPr>
            <w:del w:id="305" w:author="kmlaster" w:date="2011-04-07T11:45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$4</w:delText>
              </w:r>
              <w:r w:rsidRPr="007A7452" w:rsidDel="00B260DC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306" w:author="kmlaster" w:date="2011-04-07T11:41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del w:id="307" w:author="kmlaster" w:date="2011-04-11T15:41:00Z"/>
                <w:rFonts w:ascii="Times New Roman" w:hAnsi="Times New Roman"/>
                <w:sz w:val="24"/>
                <w:szCs w:val="24"/>
              </w:rPr>
            </w:pPr>
            <w:del w:id="308" w:author="kmlaster" w:date="2011-04-07T11:46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$51.00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309" w:author="kmlaster" w:date="2011-04-07T11:41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del w:id="310" w:author="kmlaster" w:date="2011-04-11T15:41:00Z"/>
                <w:rFonts w:ascii="Times New Roman" w:hAnsi="Times New Roman"/>
                <w:sz w:val="24"/>
                <w:szCs w:val="24"/>
              </w:rPr>
            </w:pPr>
            <w:del w:id="311" w:author="kmlaster" w:date="2011-04-07T11:48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$160.00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312" w:author="kmlaster" w:date="2011-04-07T11:41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1913A9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del w:id="313" w:author="kmlaster" w:date="2011-04-11T15:41:00Z"/>
                <w:rFonts w:ascii="Times New Roman" w:hAnsi="Times New Roman"/>
                <w:sz w:val="24"/>
                <w:szCs w:val="24"/>
              </w:rPr>
            </w:pPr>
            <w:del w:id="314" w:author="kmlaster" w:date="2011-04-07T12:23:00Z">
              <w:r w:rsidRPr="007A7452" w:rsidDel="001913A9">
                <w:rPr>
                  <w:rFonts w:ascii="Tahoma" w:hAnsi="Tahoma" w:cs="Tahoma"/>
                  <w:color w:val="191919"/>
                  <w:sz w:val="12"/>
                  <w:szCs w:val="12"/>
                </w:rPr>
                <w:delText>$43.00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315" w:author="kmlaster" w:date="2011-04-07T11:41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del w:id="316" w:author="kmlaster" w:date="2011-04-11T15:41:00Z"/>
                <w:rFonts w:ascii="Times New Roman" w:hAnsi="Times New Roman"/>
                <w:sz w:val="24"/>
                <w:szCs w:val="24"/>
              </w:rPr>
            </w:pPr>
            <w:del w:id="31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$979.00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318" w:author="kmlaster" w:date="2011-04-07T11:41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del w:id="319" w:author="kmlaster" w:date="2011-04-11T15:41:00Z"/>
                <w:rFonts w:ascii="Times New Roman" w:hAnsi="Times New Roman"/>
                <w:sz w:val="24"/>
                <w:szCs w:val="24"/>
              </w:rPr>
            </w:pPr>
            <w:del w:id="32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$943.00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321" w:author="kmlaster" w:date="2011-04-07T11:41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322" w:author="kmlaster" w:date="2011-04-11T15:41:00Z"/>
                <w:rFonts w:ascii="Times New Roman" w:hAnsi="Times New Roman"/>
                <w:sz w:val="24"/>
                <w:szCs w:val="24"/>
              </w:rPr>
            </w:pPr>
            <w:del w:id="32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$2,69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324" w:author="kmlaster" w:date="2011-04-07T11:41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325" w:author="kmlaster" w:date="2011-04-11T15:41:00Z"/>
                <w:rFonts w:ascii="Times New Roman" w:hAnsi="Times New Roman"/>
                <w:sz w:val="24"/>
                <w:szCs w:val="24"/>
              </w:rPr>
            </w:pPr>
            <w:del w:id="32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$2,995.00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327" w:author="kmlaster" w:date="2011-04-07T11:41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328" w:author="kmlaster" w:date="2011-04-11T15:41:00Z"/>
                <w:rFonts w:ascii="Times New Roman" w:hAnsi="Times New Roman"/>
                <w:sz w:val="24"/>
                <w:szCs w:val="24"/>
              </w:rPr>
            </w:pPr>
            <w:del w:id="32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$2,863.00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330" w:author="kmlaster" w:date="2011-04-07T11:41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331" w:author="kmlaster" w:date="2011-04-11T15:41:00Z"/>
                <w:rFonts w:ascii="Times New Roman" w:hAnsi="Times New Roman"/>
                <w:sz w:val="24"/>
                <w:szCs w:val="24"/>
              </w:rPr>
            </w:pPr>
            <w:del w:id="33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$1,021.00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333" w:author="kmlaster" w:date="2011-04-07T11:41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334" w:author="kmlaster" w:date="2011-04-11T15:41:00Z"/>
                <w:rFonts w:ascii="Times New Roman" w:hAnsi="Times New Roman"/>
                <w:sz w:val="24"/>
                <w:szCs w:val="24"/>
              </w:rPr>
            </w:pPr>
            <w:del w:id="33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$3,169.00</w:delText>
              </w:r>
            </w:del>
          </w:p>
        </w:tc>
      </w:tr>
      <w:tr w:rsidR="00924DC4" w:rsidRPr="007A7452" w:rsidDel="00D27B53" w:rsidTr="00B260DC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336" w:author="kmlaster" w:date="2011-04-07T11:41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del w:id="337" w:author="kmlaster" w:date="2011-04-11T15:41:00Z"/>
          <w:trPrChange w:id="338" w:author="kmlaster" w:date="2011-04-07T11:41:00Z">
            <w:trPr>
              <w:trHeight w:hRule="exact" w:val="235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339" w:author="kmlaster" w:date="2011-04-07T11:41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del w:id="340" w:author="kmlaster" w:date="2011-04-11T15:41:00Z"/>
                <w:rFonts w:ascii="Times New Roman" w:hAnsi="Times New Roman"/>
                <w:sz w:val="24"/>
                <w:szCs w:val="24"/>
              </w:rPr>
            </w:pPr>
            <w:del w:id="34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7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342" w:author="kmlaster" w:date="2011-04-07T11:41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del w:id="343" w:author="kmlaster" w:date="2011-04-11T15:41:00Z"/>
                <w:rFonts w:ascii="Times New Roman" w:hAnsi="Times New Roman"/>
                <w:sz w:val="24"/>
                <w:szCs w:val="24"/>
              </w:rPr>
            </w:pPr>
            <w:del w:id="344" w:author="kmlaster" w:date="2011-04-07T11:41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$791.00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345" w:author="kmlaster" w:date="2011-04-07T11:41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B260DC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rPr>
                <w:del w:id="346" w:author="kmlaster" w:date="2011-04-11T15:41:00Z"/>
                <w:rFonts w:ascii="Times New Roman" w:hAnsi="Times New Roman"/>
                <w:sz w:val="24"/>
                <w:szCs w:val="24"/>
              </w:rPr>
              <w:pPrChange w:id="347" w:author="kmlaster" w:date="2011-04-07T11:45:00Z">
                <w:pPr>
                  <w:widowControl w:val="0"/>
                  <w:autoSpaceDE w:val="0"/>
                  <w:autoSpaceDN w:val="0"/>
                  <w:adjustRightInd w:val="0"/>
                  <w:spacing w:before="37" w:after="0" w:line="240" w:lineRule="auto"/>
                  <w:ind w:left="142"/>
                </w:pPr>
              </w:pPrChange>
            </w:pPr>
            <w:del w:id="348" w:author="kmlaster" w:date="2011-04-07T11:45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$4</w:delText>
              </w:r>
              <w:r w:rsidRPr="007A7452" w:rsidDel="00B260DC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349" w:author="kmlaster" w:date="2011-04-07T11:41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del w:id="350" w:author="kmlaster" w:date="2011-04-11T15:41:00Z"/>
                <w:rFonts w:ascii="Times New Roman" w:hAnsi="Times New Roman"/>
                <w:sz w:val="24"/>
                <w:szCs w:val="24"/>
              </w:rPr>
            </w:pPr>
            <w:del w:id="351" w:author="kmlaster" w:date="2011-04-07T11:46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$51.00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352" w:author="kmlaster" w:date="2011-04-07T11:41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del w:id="353" w:author="kmlaster" w:date="2011-04-11T15:41:00Z"/>
                <w:rFonts w:ascii="Times New Roman" w:hAnsi="Times New Roman"/>
                <w:sz w:val="24"/>
                <w:szCs w:val="24"/>
              </w:rPr>
            </w:pPr>
            <w:del w:id="354" w:author="kmlaster" w:date="2011-04-07T11:48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$160.00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355" w:author="kmlaster" w:date="2011-04-07T11:41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1913A9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del w:id="356" w:author="kmlaster" w:date="2011-04-11T15:41:00Z"/>
                <w:rFonts w:ascii="Times New Roman" w:hAnsi="Times New Roman"/>
                <w:sz w:val="24"/>
                <w:szCs w:val="24"/>
              </w:rPr>
            </w:pPr>
            <w:del w:id="357" w:author="kmlaster" w:date="2011-04-07T12:23:00Z">
              <w:r w:rsidRPr="007A7452" w:rsidDel="001913A9">
                <w:rPr>
                  <w:rFonts w:ascii="Tahoma" w:hAnsi="Tahoma" w:cs="Tahoma"/>
                  <w:color w:val="191919"/>
                  <w:sz w:val="12"/>
                  <w:szCs w:val="12"/>
                </w:rPr>
                <w:delText>$43.00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358" w:author="kmlaster" w:date="2011-04-07T11:41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82"/>
              <w:rPr>
                <w:del w:id="359" w:author="kmlaster" w:date="2011-04-11T15:41:00Z"/>
                <w:rFonts w:ascii="Times New Roman" w:hAnsi="Times New Roman"/>
                <w:sz w:val="24"/>
                <w:szCs w:val="24"/>
              </w:rPr>
            </w:pPr>
            <w:del w:id="36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$1,092.00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361" w:author="kmlaster" w:date="2011-04-07T11:41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362" w:author="kmlaster" w:date="2011-04-11T15:41:00Z"/>
                <w:rFonts w:ascii="Times New Roman" w:hAnsi="Times New Roman"/>
                <w:sz w:val="24"/>
                <w:szCs w:val="24"/>
              </w:rPr>
            </w:pPr>
            <w:del w:id="36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$1,050.00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364" w:author="kmlaster" w:date="2011-04-07T11:41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365" w:author="kmlaster" w:date="2011-04-11T15:41:00Z"/>
                <w:rFonts w:ascii="Times New Roman" w:hAnsi="Times New Roman"/>
                <w:sz w:val="24"/>
                <w:szCs w:val="24"/>
              </w:rPr>
            </w:pPr>
            <w:del w:id="36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$3,143.00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367" w:author="kmlaster" w:date="2011-04-07T11:41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368" w:author="kmlaster" w:date="2011-04-11T15:41:00Z"/>
                <w:rFonts w:ascii="Times New Roman" w:hAnsi="Times New Roman"/>
                <w:sz w:val="24"/>
                <w:szCs w:val="24"/>
              </w:rPr>
            </w:pPr>
            <w:del w:id="36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$3,44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370" w:author="kmlaster" w:date="2011-04-07T11:41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371" w:author="kmlaster" w:date="2011-04-11T15:41:00Z"/>
                <w:rFonts w:ascii="Times New Roman" w:hAnsi="Times New Roman"/>
                <w:sz w:val="24"/>
                <w:szCs w:val="24"/>
              </w:rPr>
            </w:pPr>
            <w:del w:id="37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$3,290.00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373" w:author="kmlaster" w:date="2011-04-07T11:41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374" w:author="kmlaster" w:date="2011-04-11T15:41:00Z"/>
                <w:rFonts w:ascii="Times New Roman" w:hAnsi="Times New Roman"/>
                <w:sz w:val="24"/>
                <w:szCs w:val="24"/>
              </w:rPr>
            </w:pPr>
            <w:del w:id="37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$1,141.00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376" w:author="kmlaster" w:date="2011-04-07T11:41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4"/>
              <w:rPr>
                <w:del w:id="377" w:author="kmlaster" w:date="2011-04-11T15:41:00Z"/>
                <w:rFonts w:ascii="Times New Roman" w:hAnsi="Times New Roman"/>
                <w:sz w:val="24"/>
                <w:szCs w:val="24"/>
              </w:rPr>
            </w:pPr>
            <w:del w:id="37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$3,64</w:delText>
              </w:r>
              <w:r w:rsidRPr="007A7452" w:rsidDel="00D27B53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</w:tr>
      <w:tr w:rsidR="00924DC4" w:rsidRPr="007A7452" w:rsidDel="00D27B53" w:rsidTr="00B260DC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379" w:author="kmlaster" w:date="2011-04-07T11:42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del w:id="380" w:author="kmlaster" w:date="2011-04-11T15:41:00Z"/>
          <w:trPrChange w:id="381" w:author="kmlaster" w:date="2011-04-07T11:42:00Z">
            <w:trPr>
              <w:trHeight w:hRule="exact" w:val="235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382" w:author="kmlaster" w:date="2011-04-07T11:42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del w:id="383" w:author="kmlaster" w:date="2011-04-11T15:41:00Z"/>
                <w:rFonts w:ascii="Times New Roman" w:hAnsi="Times New Roman"/>
                <w:sz w:val="24"/>
                <w:szCs w:val="24"/>
              </w:rPr>
            </w:pPr>
            <w:del w:id="38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8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385" w:author="kmlaster" w:date="2011-04-07T11:42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del w:id="386" w:author="kmlaster" w:date="2011-04-11T15:41:00Z"/>
                <w:rFonts w:ascii="Times New Roman" w:hAnsi="Times New Roman"/>
                <w:sz w:val="24"/>
                <w:szCs w:val="24"/>
              </w:rPr>
            </w:pPr>
            <w:del w:id="387" w:author="kmlaster" w:date="2011-04-07T11:42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$90</w:delText>
              </w:r>
              <w:r w:rsidRPr="007A7452" w:rsidDel="00B260DC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388" w:author="kmlaster" w:date="2011-04-07T11:42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42"/>
              <w:rPr>
                <w:del w:id="389" w:author="kmlaster" w:date="2011-04-11T15:41:00Z"/>
                <w:rFonts w:ascii="Times New Roman" w:hAnsi="Times New Roman"/>
                <w:sz w:val="24"/>
                <w:szCs w:val="24"/>
              </w:rPr>
            </w:pPr>
            <w:del w:id="390" w:author="kmlaster" w:date="2011-04-07T11:45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$4</w:delText>
              </w:r>
              <w:r w:rsidRPr="007A7452" w:rsidDel="00B260DC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391" w:author="kmlaster" w:date="2011-04-07T11:42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del w:id="392" w:author="kmlaster" w:date="2011-04-11T15:41:00Z"/>
                <w:rFonts w:ascii="Times New Roman" w:hAnsi="Times New Roman"/>
                <w:sz w:val="24"/>
                <w:szCs w:val="24"/>
              </w:rPr>
            </w:pPr>
            <w:del w:id="393" w:author="kmlaster" w:date="2011-04-07T11:47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$51.00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394" w:author="kmlaster" w:date="2011-04-07T11:42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1913A9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del w:id="395" w:author="kmlaster" w:date="2011-04-11T15:41:00Z"/>
                <w:rFonts w:ascii="Times New Roman" w:hAnsi="Times New Roman"/>
                <w:sz w:val="24"/>
                <w:szCs w:val="24"/>
              </w:rPr>
            </w:pPr>
            <w:del w:id="396" w:author="kmlaster" w:date="2011-04-07T12:21:00Z">
              <w:r w:rsidRPr="007A7452" w:rsidDel="001913A9">
                <w:rPr>
                  <w:rFonts w:ascii="Tahoma" w:hAnsi="Tahoma" w:cs="Tahoma"/>
                  <w:color w:val="191919"/>
                  <w:sz w:val="12"/>
                  <w:szCs w:val="12"/>
                </w:rPr>
                <w:delText>$160.00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397" w:author="kmlaster" w:date="2011-04-07T11:42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1913A9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del w:id="398" w:author="kmlaster" w:date="2011-04-11T15:41:00Z"/>
                <w:rFonts w:ascii="Times New Roman" w:hAnsi="Times New Roman"/>
                <w:sz w:val="24"/>
                <w:szCs w:val="24"/>
              </w:rPr>
            </w:pPr>
            <w:del w:id="399" w:author="kmlaster" w:date="2011-04-07T12:23:00Z">
              <w:r w:rsidRPr="007A7452" w:rsidDel="001913A9">
                <w:rPr>
                  <w:rFonts w:ascii="Tahoma" w:hAnsi="Tahoma" w:cs="Tahoma"/>
                  <w:color w:val="191919"/>
                  <w:sz w:val="12"/>
                  <w:szCs w:val="12"/>
                </w:rPr>
                <w:delText>$43.00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400" w:author="kmlaster" w:date="2011-04-07T11:42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82"/>
              <w:rPr>
                <w:del w:id="401" w:author="kmlaster" w:date="2011-04-11T15:41:00Z"/>
                <w:rFonts w:ascii="Times New Roman" w:hAnsi="Times New Roman"/>
                <w:sz w:val="24"/>
                <w:szCs w:val="24"/>
              </w:rPr>
            </w:pPr>
            <w:del w:id="40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$1,205.00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403" w:author="kmlaster" w:date="2011-04-07T11:42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4"/>
              <w:rPr>
                <w:del w:id="404" w:author="kmlaster" w:date="2011-04-11T15:41:00Z"/>
                <w:rFonts w:ascii="Times New Roman" w:hAnsi="Times New Roman"/>
                <w:sz w:val="24"/>
                <w:szCs w:val="24"/>
              </w:rPr>
            </w:pPr>
            <w:del w:id="40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$1,15</w:delText>
              </w:r>
              <w:r w:rsidRPr="007A7452" w:rsidDel="00D27B53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406" w:author="kmlaster" w:date="2011-04-07T11:42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407" w:author="kmlaster" w:date="2011-04-11T15:41:00Z"/>
                <w:rFonts w:ascii="Times New Roman" w:hAnsi="Times New Roman"/>
                <w:sz w:val="24"/>
                <w:szCs w:val="24"/>
              </w:rPr>
            </w:pPr>
            <w:del w:id="40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$3,592.00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409" w:author="kmlaster" w:date="2011-04-07T11:42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410" w:author="kmlaster" w:date="2011-04-11T15:41:00Z"/>
                <w:rFonts w:ascii="Times New Roman" w:hAnsi="Times New Roman"/>
                <w:sz w:val="24"/>
                <w:szCs w:val="24"/>
              </w:rPr>
            </w:pPr>
            <w:del w:id="41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$3,893.00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412" w:author="kmlaster" w:date="2011-04-07T11:42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5"/>
              <w:rPr>
                <w:del w:id="413" w:author="kmlaster" w:date="2011-04-11T15:41:00Z"/>
                <w:rFonts w:ascii="Times New Roman" w:hAnsi="Times New Roman"/>
                <w:sz w:val="24"/>
                <w:szCs w:val="24"/>
              </w:rPr>
            </w:pPr>
            <w:del w:id="41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$3</w:delText>
              </w:r>
              <w:r w:rsidRPr="007A7452" w:rsidDel="00D27B53">
                <w:rPr>
                  <w:rFonts w:ascii="Tahoma" w:hAnsi="Tahoma" w:cs="Tahoma"/>
                  <w:color w:val="191919"/>
                  <w:spacing w:val="-3"/>
                  <w:sz w:val="12"/>
                  <w:szCs w:val="12"/>
                </w:rPr>
                <w:delText>,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71</w:delText>
              </w:r>
              <w:r w:rsidRPr="007A7452" w:rsidDel="00D27B53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415" w:author="kmlaster" w:date="2011-04-07T11:42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416" w:author="kmlaster" w:date="2011-04-11T15:41:00Z"/>
                <w:rFonts w:ascii="Times New Roman" w:hAnsi="Times New Roman"/>
                <w:sz w:val="24"/>
                <w:szCs w:val="24"/>
              </w:rPr>
            </w:pPr>
            <w:del w:id="41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$1,261.00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418" w:author="kmlaster" w:date="2011-04-07T11:42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419" w:author="kmlaster" w:date="2011-04-11T15:41:00Z"/>
                <w:rFonts w:ascii="Times New Roman" w:hAnsi="Times New Roman"/>
                <w:sz w:val="24"/>
                <w:szCs w:val="24"/>
              </w:rPr>
            </w:pPr>
            <w:del w:id="42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,125.00</w:delText>
              </w:r>
            </w:del>
          </w:p>
        </w:tc>
      </w:tr>
      <w:tr w:rsidR="00924DC4" w:rsidRPr="007A7452" w:rsidDel="00D27B53" w:rsidTr="00B260DC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421" w:author="kmlaster" w:date="2011-04-07T11:42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del w:id="422" w:author="kmlaster" w:date="2011-04-11T15:41:00Z"/>
          <w:trPrChange w:id="423" w:author="kmlaster" w:date="2011-04-07T11:42:00Z">
            <w:trPr>
              <w:trHeight w:hRule="exact" w:val="235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424" w:author="kmlaster" w:date="2011-04-07T11:42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del w:id="425" w:author="kmlaster" w:date="2011-04-11T15:41:00Z"/>
                <w:rFonts w:ascii="Times New Roman" w:hAnsi="Times New Roman"/>
                <w:sz w:val="24"/>
                <w:szCs w:val="24"/>
              </w:rPr>
            </w:pPr>
            <w:del w:id="42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9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427" w:author="kmlaster" w:date="2011-04-07T11:42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7"/>
              <w:rPr>
                <w:del w:id="428" w:author="kmlaster" w:date="2011-04-11T15:41:00Z"/>
                <w:rFonts w:ascii="Times New Roman" w:hAnsi="Times New Roman"/>
                <w:sz w:val="24"/>
                <w:szCs w:val="24"/>
              </w:rPr>
            </w:pPr>
            <w:del w:id="429" w:author="kmlaster" w:date="2011-04-07T11:42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$1,01</w:delText>
              </w:r>
              <w:r w:rsidRPr="007A7452" w:rsidDel="00B260DC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430" w:author="kmlaster" w:date="2011-04-07T11:42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42"/>
              <w:rPr>
                <w:del w:id="431" w:author="kmlaster" w:date="2011-04-11T15:41:00Z"/>
                <w:rFonts w:ascii="Times New Roman" w:hAnsi="Times New Roman"/>
                <w:sz w:val="24"/>
                <w:szCs w:val="24"/>
              </w:rPr>
            </w:pPr>
            <w:del w:id="432" w:author="kmlaster" w:date="2011-04-07T11:45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$4</w:delText>
              </w:r>
              <w:r w:rsidRPr="007A7452" w:rsidDel="00B260DC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433" w:author="kmlaster" w:date="2011-04-07T11:42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del w:id="434" w:author="kmlaster" w:date="2011-04-11T15:41:00Z"/>
                <w:rFonts w:ascii="Times New Roman" w:hAnsi="Times New Roman"/>
                <w:sz w:val="24"/>
                <w:szCs w:val="24"/>
              </w:rPr>
            </w:pPr>
            <w:del w:id="435" w:author="kmlaster" w:date="2011-04-07T11:47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$51.00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436" w:author="kmlaster" w:date="2011-04-07T11:42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1913A9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del w:id="437" w:author="kmlaster" w:date="2011-04-11T15:41:00Z"/>
                <w:rFonts w:ascii="Times New Roman" w:hAnsi="Times New Roman"/>
                <w:sz w:val="24"/>
                <w:szCs w:val="24"/>
              </w:rPr>
            </w:pPr>
            <w:del w:id="438" w:author="kmlaster" w:date="2011-04-07T12:22:00Z">
              <w:r w:rsidRPr="007A7452" w:rsidDel="001913A9">
                <w:rPr>
                  <w:rFonts w:ascii="Tahoma" w:hAnsi="Tahoma" w:cs="Tahoma"/>
                  <w:color w:val="191919"/>
                  <w:sz w:val="12"/>
                  <w:szCs w:val="12"/>
                </w:rPr>
                <w:delText>$160.00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439" w:author="kmlaster" w:date="2011-04-07T11:42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1913A9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del w:id="440" w:author="kmlaster" w:date="2011-04-11T15:41:00Z"/>
                <w:rFonts w:ascii="Times New Roman" w:hAnsi="Times New Roman"/>
                <w:sz w:val="24"/>
                <w:szCs w:val="24"/>
              </w:rPr>
            </w:pPr>
            <w:del w:id="441" w:author="kmlaster" w:date="2011-04-07T12:23:00Z">
              <w:r w:rsidRPr="007A7452" w:rsidDel="001913A9">
                <w:rPr>
                  <w:rFonts w:ascii="Tahoma" w:hAnsi="Tahoma" w:cs="Tahoma"/>
                  <w:color w:val="191919"/>
                  <w:sz w:val="12"/>
                  <w:szCs w:val="12"/>
                </w:rPr>
                <w:delText>$43.00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442" w:author="kmlaster" w:date="2011-04-07T11:42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82"/>
              <w:rPr>
                <w:del w:id="443" w:author="kmlaster" w:date="2011-04-11T15:41:00Z"/>
                <w:rFonts w:ascii="Times New Roman" w:hAnsi="Times New Roman"/>
                <w:sz w:val="24"/>
                <w:szCs w:val="24"/>
              </w:rPr>
            </w:pPr>
            <w:del w:id="44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$1,318.00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445" w:author="kmlaster" w:date="2011-04-07T11:42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446" w:author="kmlaster" w:date="2011-04-11T15:41:00Z"/>
                <w:rFonts w:ascii="Times New Roman" w:hAnsi="Times New Roman"/>
                <w:sz w:val="24"/>
                <w:szCs w:val="24"/>
              </w:rPr>
            </w:pPr>
            <w:del w:id="447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$1,26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448" w:author="kmlaster" w:date="2011-04-07T11:42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449" w:author="kmlaster" w:date="2011-04-11T15:41:00Z"/>
                <w:rFonts w:ascii="Times New Roman" w:hAnsi="Times New Roman"/>
                <w:sz w:val="24"/>
                <w:szCs w:val="24"/>
              </w:rPr>
            </w:pPr>
            <w:del w:id="450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,041.00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451" w:author="kmlaster" w:date="2011-04-07T11:42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452" w:author="kmlaster" w:date="2011-04-11T15:41:00Z"/>
                <w:rFonts w:ascii="Times New Roman" w:hAnsi="Times New Roman"/>
                <w:sz w:val="24"/>
                <w:szCs w:val="24"/>
              </w:rPr>
            </w:pPr>
            <w:del w:id="453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,342.00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454" w:author="kmlaster" w:date="2011-04-07T11:42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455" w:author="kmlaster" w:date="2011-04-11T15:41:00Z"/>
                <w:rFonts w:ascii="Times New Roman" w:hAnsi="Times New Roman"/>
                <w:sz w:val="24"/>
                <w:szCs w:val="24"/>
              </w:rPr>
            </w:pPr>
            <w:del w:id="45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,14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457" w:author="kmlaster" w:date="2011-04-07T11:42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458" w:author="kmlaster" w:date="2011-04-11T15:41:00Z"/>
                <w:rFonts w:ascii="Times New Roman" w:hAnsi="Times New Roman"/>
                <w:sz w:val="24"/>
                <w:szCs w:val="24"/>
              </w:rPr>
            </w:pPr>
            <w:del w:id="45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$1,381.00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460" w:author="kmlaster" w:date="2011-04-07T11:42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461" w:author="kmlaster" w:date="2011-04-11T15:41:00Z"/>
                <w:rFonts w:ascii="Times New Roman" w:hAnsi="Times New Roman"/>
                <w:sz w:val="24"/>
                <w:szCs w:val="24"/>
              </w:rPr>
            </w:pPr>
            <w:del w:id="46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,603.00</w:delText>
              </w:r>
            </w:del>
          </w:p>
        </w:tc>
      </w:tr>
      <w:tr w:rsidR="00924DC4" w:rsidRPr="007A7452" w:rsidDel="00D27B53" w:rsidTr="00B260DC">
        <w:tblPrEx>
          <w:tblW w:w="0" w:type="auto"/>
          <w:tblInd w:w="286" w:type="dxa"/>
          <w:tblLayout w:type="fixed"/>
          <w:tblCellMar>
            <w:left w:w="0" w:type="dxa"/>
            <w:right w:w="0" w:type="dxa"/>
          </w:tblCellMar>
          <w:tblLook w:val="0000"/>
          <w:tblPrExChange w:id="463" w:author="kmlaster" w:date="2011-04-07T11:43:00Z">
            <w:tblPrEx>
              <w:tblW w:w="0" w:type="auto"/>
              <w:tblInd w:w="286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del w:id="464" w:author="kmlaster" w:date="2011-04-11T15:41:00Z"/>
          <w:trPrChange w:id="465" w:author="kmlaster" w:date="2011-04-07T11:43:00Z">
            <w:trPr>
              <w:trHeight w:hRule="exact" w:val="277"/>
            </w:trPr>
          </w:trPrChange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tcPrChange w:id="466" w:author="kmlaster" w:date="2011-04-07T11:43:00Z">
              <w:tcPr>
                <w:tcW w:w="43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04"/>
              <w:rPr>
                <w:del w:id="467" w:author="kmlaster" w:date="2011-04-11T15:41:00Z"/>
                <w:rFonts w:ascii="Times New Roman" w:hAnsi="Times New Roman"/>
                <w:sz w:val="24"/>
                <w:szCs w:val="24"/>
              </w:rPr>
            </w:pPr>
            <w:del w:id="46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10</w:delText>
              </w:r>
            </w:del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PrChange w:id="469" w:author="kmlaster" w:date="2011-04-07T11:43:00Z">
              <w:tcPr>
                <w:tcW w:w="74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del w:id="470" w:author="kmlaster" w:date="2011-04-11T15:41:00Z"/>
                <w:rFonts w:ascii="Times New Roman" w:hAnsi="Times New Roman"/>
                <w:sz w:val="24"/>
                <w:szCs w:val="24"/>
              </w:rPr>
            </w:pPr>
            <w:del w:id="471" w:author="kmlaster" w:date="2011-04-07T11:42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$1,130.00</w:delText>
              </w:r>
            </w:del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tcPrChange w:id="472" w:author="kmlaster" w:date="2011-04-07T11:43:00Z">
              <w:tcPr>
                <w:tcW w:w="67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42"/>
              <w:rPr>
                <w:del w:id="473" w:author="kmlaster" w:date="2011-04-11T15:41:00Z"/>
                <w:rFonts w:ascii="Times New Roman" w:hAnsi="Times New Roman"/>
                <w:sz w:val="24"/>
                <w:szCs w:val="24"/>
              </w:rPr>
            </w:pPr>
            <w:del w:id="474" w:author="kmlaster" w:date="2011-04-07T11:45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$4</w:delText>
              </w:r>
              <w:r w:rsidRPr="007A7452" w:rsidDel="00B260DC">
                <w:rPr>
                  <w:rFonts w:ascii="Tahoma" w:hAnsi="Tahoma" w:cs="Tahoma"/>
                  <w:color w:val="191919"/>
                  <w:spacing w:val="-9"/>
                  <w:sz w:val="12"/>
                  <w:szCs w:val="12"/>
                </w:rPr>
                <w:delText>7</w:delText>
              </w:r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.00</w:delText>
              </w:r>
            </w:del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  <w:tcPrChange w:id="475" w:author="kmlaster" w:date="2011-04-07T11:43:00Z">
              <w:tcPr>
                <w:tcW w:w="64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B260DC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del w:id="476" w:author="kmlaster" w:date="2011-04-11T15:41:00Z"/>
                <w:rFonts w:ascii="Times New Roman" w:hAnsi="Times New Roman"/>
                <w:sz w:val="24"/>
                <w:szCs w:val="24"/>
              </w:rPr>
            </w:pPr>
            <w:del w:id="477" w:author="kmlaster" w:date="2011-04-07T11:47:00Z">
              <w:r w:rsidRPr="007A7452" w:rsidDel="00B260DC">
                <w:rPr>
                  <w:rFonts w:ascii="Tahoma" w:hAnsi="Tahoma" w:cs="Tahoma"/>
                  <w:color w:val="191919"/>
                  <w:sz w:val="12"/>
                  <w:szCs w:val="12"/>
                </w:rPr>
                <w:delText>$51.00</w:delText>
              </w:r>
            </w:del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tcPrChange w:id="478" w:author="kmlaster" w:date="2011-04-07T11:43:00Z">
              <w:tcPr>
                <w:tcW w:w="665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1913A9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del w:id="479" w:author="kmlaster" w:date="2011-04-11T15:41:00Z"/>
                <w:rFonts w:ascii="Times New Roman" w:hAnsi="Times New Roman"/>
                <w:sz w:val="24"/>
                <w:szCs w:val="24"/>
              </w:rPr>
            </w:pPr>
            <w:del w:id="480" w:author="kmlaster" w:date="2011-04-07T12:22:00Z">
              <w:r w:rsidRPr="007A7452" w:rsidDel="001913A9">
                <w:rPr>
                  <w:rFonts w:ascii="Tahoma" w:hAnsi="Tahoma" w:cs="Tahoma"/>
                  <w:color w:val="191919"/>
                  <w:sz w:val="12"/>
                  <w:szCs w:val="12"/>
                </w:rPr>
                <w:delText>$160.00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481" w:author="kmlaster" w:date="2011-04-07T11:43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1913A9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del w:id="482" w:author="kmlaster" w:date="2011-04-11T15:41:00Z"/>
                <w:rFonts w:ascii="Times New Roman" w:hAnsi="Times New Roman"/>
                <w:sz w:val="24"/>
                <w:szCs w:val="24"/>
              </w:rPr>
            </w:pPr>
            <w:del w:id="483" w:author="kmlaster" w:date="2011-04-07T12:23:00Z">
              <w:r w:rsidRPr="007A7452" w:rsidDel="001913A9">
                <w:rPr>
                  <w:rFonts w:ascii="Tahoma" w:hAnsi="Tahoma" w:cs="Tahoma"/>
                  <w:color w:val="191919"/>
                  <w:sz w:val="12"/>
                  <w:szCs w:val="12"/>
                </w:rPr>
                <w:delText>$43.00</w:delText>
              </w:r>
            </w:del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tcPrChange w:id="484" w:author="kmlaster" w:date="2011-04-07T11:43:00Z">
              <w:tcPr>
                <w:tcW w:w="68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82"/>
              <w:rPr>
                <w:del w:id="485" w:author="kmlaster" w:date="2011-04-11T15:41:00Z"/>
                <w:rFonts w:ascii="Times New Roman" w:hAnsi="Times New Roman"/>
                <w:sz w:val="24"/>
                <w:szCs w:val="24"/>
              </w:rPr>
            </w:pPr>
            <w:del w:id="486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$1,431.00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487" w:author="kmlaster" w:date="2011-04-07T11:43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488" w:author="kmlaster" w:date="2011-04-11T15:41:00Z"/>
                <w:rFonts w:ascii="Times New Roman" w:hAnsi="Times New Roman"/>
                <w:sz w:val="24"/>
                <w:szCs w:val="24"/>
              </w:rPr>
            </w:pPr>
            <w:del w:id="489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$1,371.00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490" w:author="kmlaster" w:date="2011-04-07T11:43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491" w:author="kmlaster" w:date="2011-04-11T15:41:00Z"/>
                <w:rFonts w:ascii="Times New Roman" w:hAnsi="Times New Roman"/>
                <w:sz w:val="24"/>
                <w:szCs w:val="24"/>
              </w:rPr>
            </w:pPr>
            <w:del w:id="492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,490.00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493" w:author="kmlaster" w:date="2011-04-07T11:43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1"/>
              <w:rPr>
                <w:del w:id="494" w:author="kmlaster" w:date="2011-04-11T15:41:00Z"/>
                <w:rFonts w:ascii="Times New Roman" w:hAnsi="Times New Roman"/>
                <w:sz w:val="24"/>
                <w:szCs w:val="24"/>
              </w:rPr>
            </w:pPr>
            <w:del w:id="495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pacing w:val="-3"/>
                  <w:sz w:val="12"/>
                  <w:szCs w:val="12"/>
                </w:rPr>
                <w:delText>,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791.00</w:delText>
              </w:r>
            </w:del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tcPrChange w:id="496" w:author="kmlaster" w:date="2011-04-07T11:43:00Z">
              <w:tcPr>
                <w:tcW w:w="67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del w:id="497" w:author="kmlaster" w:date="2011-04-11T15:41:00Z"/>
                <w:rFonts w:ascii="Times New Roman" w:hAnsi="Times New Roman"/>
                <w:sz w:val="24"/>
                <w:szCs w:val="24"/>
              </w:rPr>
            </w:pPr>
            <w:del w:id="498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</w:delText>
              </w:r>
              <w:r w:rsidRPr="007A7452" w:rsidDel="00D27B53">
                <w:rPr>
                  <w:rFonts w:ascii="Tahoma" w:hAnsi="Tahoma" w:cs="Tahoma"/>
                  <w:color w:val="191919"/>
                  <w:spacing w:val="-1"/>
                  <w:sz w:val="12"/>
                  <w:szCs w:val="12"/>
                </w:rPr>
                <w:delText>4</w:delText>
              </w:r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,571.00</w:delText>
              </w:r>
            </w:del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tcPrChange w:id="499" w:author="kmlaster" w:date="2011-04-07T11:43:00Z">
              <w:tcPr>
                <w:tcW w:w="66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500" w:author="kmlaster" w:date="2011-04-11T15:41:00Z"/>
                <w:rFonts w:ascii="Times New Roman" w:hAnsi="Times New Roman"/>
                <w:sz w:val="24"/>
                <w:szCs w:val="24"/>
              </w:rPr>
            </w:pPr>
            <w:del w:id="501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$1,501.00</w:delText>
              </w:r>
            </w:del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tcPrChange w:id="502" w:author="kmlaster" w:date="2011-04-07T11:43:00Z">
              <w:tcPr>
                <w:tcW w:w="641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Del="00D27B53" w:rsidRDefault="00924DC4" w:rsidP="00E865AA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del w:id="503" w:author="kmlaster" w:date="2011-04-11T15:41:00Z"/>
                <w:rFonts w:ascii="Times New Roman" w:hAnsi="Times New Roman"/>
                <w:sz w:val="24"/>
                <w:szCs w:val="24"/>
              </w:rPr>
            </w:pPr>
            <w:del w:id="504" w:author="kmlaster" w:date="2011-04-11T15:41:00Z">
              <w:r w:rsidRPr="007A7452" w:rsidDel="00D27B53">
                <w:rPr>
                  <w:rFonts w:ascii="Tahoma" w:hAnsi="Tahoma" w:cs="Tahoma"/>
                  <w:color w:val="191919"/>
                  <w:sz w:val="12"/>
                  <w:szCs w:val="12"/>
                </w:rPr>
                <w:delText>$5,081.00</w:delText>
              </w:r>
            </w:del>
          </w:p>
        </w:tc>
      </w:tr>
    </w:tbl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del w:id="505" w:author="kmlaster" w:date="2011-04-11T15:41:00Z"/>
          <w:rFonts w:ascii="Times New Roman" w:hAnsi="Times New Roman"/>
          <w:sz w:val="20"/>
          <w:szCs w:val="20"/>
        </w:r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del w:id="506" w:author="kmlaster" w:date="2011-04-11T15:41:00Z"/>
          <w:rFonts w:ascii="Times New Roman" w:hAnsi="Times New Roman"/>
          <w:sz w:val="20"/>
          <w:szCs w:val="20"/>
        </w:r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del w:id="507" w:author="kmlaster" w:date="2011-04-11T15:41:00Z"/>
          <w:rFonts w:ascii="Times New Roman" w:hAnsi="Times New Roman"/>
          <w:sz w:val="20"/>
          <w:szCs w:val="20"/>
        </w:r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del w:id="508" w:author="kmlaster" w:date="2011-04-11T15:41:00Z"/>
          <w:rFonts w:ascii="Times New Roman" w:hAnsi="Times New Roman"/>
          <w:sz w:val="20"/>
          <w:szCs w:val="20"/>
        </w:rPr>
      </w:pPr>
    </w:p>
    <w:p w:rsidR="00924DC4" w:rsidDel="00D27B53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del w:id="509" w:author="kmlaster" w:date="2011-04-11T15:41:00Z"/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33</w:t>
      </w:r>
    </w:p>
    <w:tbl>
      <w:tblPr>
        <w:tblW w:w="14780" w:type="dxa"/>
        <w:tblInd w:w="89" w:type="dxa"/>
        <w:tblLook w:val="04A0"/>
      </w:tblPr>
      <w:tblGrid>
        <w:gridCol w:w="899"/>
        <w:gridCol w:w="1095"/>
        <w:gridCol w:w="778"/>
        <w:gridCol w:w="828"/>
        <w:gridCol w:w="760"/>
        <w:gridCol w:w="1056"/>
        <w:gridCol w:w="826"/>
        <w:gridCol w:w="1025"/>
        <w:gridCol w:w="745"/>
        <w:gridCol w:w="925"/>
        <w:gridCol w:w="951"/>
        <w:gridCol w:w="1408"/>
        <w:gridCol w:w="1038"/>
        <w:gridCol w:w="1408"/>
        <w:gridCol w:w="1038"/>
      </w:tblGrid>
      <w:tr w:rsidR="00D27B53" w:rsidRPr="00D27B53" w:rsidTr="00D27B53">
        <w:trPr>
          <w:trHeight w:val="1680"/>
          <w:ins w:id="510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51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1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Number of Semester Hours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1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1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In State Tuition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51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1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Activity Fee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51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1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Athletic Fee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1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2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Health Fee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2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2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Special Institutional Fee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2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2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Student Center Facility Fee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52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2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Technology Fee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52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2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Access Card Fee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2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3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Total Fees GA Resident Returning Student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3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3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Out-of-State Tuition Returning Student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3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3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Total Fees GA Residents Guaranteed Tuition*Students Enrolled Fall 2007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3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3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Total Fees Out-of-State Guaranteed Tuition* Students Enrolled Fall 2007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3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3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Total Fees GA Residents Guaranteed Tuition*Students Enrolled Fall 2008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3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4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Total Fees Out-of-State Guaranteed Tuition* Students Enrolled Fall 2008</w:t>
              </w:r>
            </w:ins>
          </w:p>
        </w:tc>
      </w:tr>
      <w:tr w:rsidR="00D27B53" w:rsidRPr="00D27B53" w:rsidTr="00D27B53">
        <w:trPr>
          <w:trHeight w:hRule="exact" w:val="300"/>
          <w:ins w:id="541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4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4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1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4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4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 $    143.00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4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4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$   -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4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4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$     -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5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5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$     -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5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5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5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5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5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5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$ -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5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5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6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$143.00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6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6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$530.00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6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6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$120.00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6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6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$478.00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6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6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6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7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$517.00 </w:t>
              </w:r>
            </w:ins>
          </w:p>
        </w:tc>
      </w:tr>
      <w:tr w:rsidR="00D27B53" w:rsidRPr="00D27B53" w:rsidTr="00D27B53">
        <w:trPr>
          <w:trHeight w:hRule="exact" w:val="300"/>
          <w:ins w:id="571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7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7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2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7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7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 $    286.00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7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7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7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7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8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8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8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8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8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8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8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8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58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8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9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$286.00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59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9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$1,060.00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9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9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$240.00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9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9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$956.00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9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59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$260.00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59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0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$1,034.00 </w:t>
              </w:r>
            </w:ins>
          </w:p>
        </w:tc>
      </w:tr>
      <w:tr w:rsidR="00D27B53" w:rsidRPr="00D27B53" w:rsidTr="00D27B53">
        <w:trPr>
          <w:trHeight w:hRule="exact" w:val="300"/>
          <w:ins w:id="601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0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0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3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0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0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 $    429.00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0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0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0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0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1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1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1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1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1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1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1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1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1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1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2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$429.00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2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2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$1,590.00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2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2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$360.00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2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2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$1,434.00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2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2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$390.00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2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3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$1,551.00 </w:t>
              </w:r>
            </w:ins>
          </w:p>
        </w:tc>
      </w:tr>
      <w:tr w:rsidR="00D27B53" w:rsidRPr="00D27B53" w:rsidTr="00D27B53">
        <w:trPr>
          <w:trHeight w:hRule="exact" w:val="300"/>
          <w:ins w:id="631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3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3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4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63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3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 $       572.00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3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3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3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3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4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4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4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4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4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4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4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4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4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4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5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$572.00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5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5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$2,120.00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5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5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$480.00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5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5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$1,912.00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5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5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$520.00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5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6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$2,068.00 </w:t>
              </w:r>
            </w:ins>
          </w:p>
        </w:tc>
      </w:tr>
      <w:tr w:rsidR="00D27B53" w:rsidRPr="00D27B53" w:rsidTr="00D27B53">
        <w:trPr>
          <w:trHeight w:hRule="exact" w:val="300"/>
          <w:ins w:id="661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6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6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5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6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6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 $    715.00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6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6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6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6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7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7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7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7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7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7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7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7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-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center"/>
              <w:rPr>
                <w:ins w:id="67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7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8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$715.00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8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8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$2,650.00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8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8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$600.00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8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8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$2,390.00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8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8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$650.00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68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9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$2,585.00 </w:t>
              </w:r>
            </w:ins>
          </w:p>
        </w:tc>
      </w:tr>
      <w:tr w:rsidR="00D27B53" w:rsidRPr="00D27B53" w:rsidTr="00D27B53">
        <w:trPr>
          <w:trHeight w:hRule="exact" w:val="300"/>
          <w:ins w:id="691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9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9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6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9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9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 $    858.00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9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9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69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69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0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0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0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0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0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0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0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0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0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0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1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1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$858.00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1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1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$3,180.00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1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1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$720.00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1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1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$2,868.00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1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1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$780.00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2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2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$3,102.00 </w:t>
              </w:r>
            </w:ins>
          </w:p>
        </w:tc>
      </w:tr>
      <w:tr w:rsidR="00D27B53" w:rsidRPr="00D27B53" w:rsidTr="00D27B53">
        <w:trPr>
          <w:trHeight w:val="300"/>
          <w:ins w:id="722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2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2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7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2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2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$1,001.00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2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2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2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3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3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3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3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3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3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3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3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3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3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4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4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4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$1,001.00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4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4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$3,710.00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4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4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$840.00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4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4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$3,346.00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4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5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$910.00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5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5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$3,619.00 </w:t>
              </w:r>
            </w:ins>
          </w:p>
        </w:tc>
      </w:tr>
      <w:tr w:rsidR="00D27B53" w:rsidRPr="00D27B53" w:rsidTr="00D27B53">
        <w:trPr>
          <w:trHeight w:val="300"/>
          <w:ins w:id="753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5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5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8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5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5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$1,144.00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5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5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6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6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6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6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6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6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6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6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6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6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7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7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7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7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$1,144.00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7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7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$4,240.00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7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7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$960.00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7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7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$3,824.00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8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8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$1,040.00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8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8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$4,136.00 </w:t>
              </w:r>
            </w:ins>
          </w:p>
        </w:tc>
      </w:tr>
      <w:tr w:rsidR="00D27B53" w:rsidRPr="00D27B53" w:rsidTr="00D27B53">
        <w:trPr>
          <w:trHeight w:val="300"/>
          <w:ins w:id="784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8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8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9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8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8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$1,287.00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8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9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9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9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9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9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9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9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79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79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79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0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0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0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0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0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$1,287.00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0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0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$4,770.00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0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0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$1,080.00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0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1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$4,302.00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1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1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$1,170.00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1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1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$4,653.00 </w:t>
              </w:r>
            </w:ins>
          </w:p>
        </w:tc>
      </w:tr>
      <w:tr w:rsidR="00D27B53" w:rsidRPr="00D27B53" w:rsidTr="00D27B53">
        <w:trPr>
          <w:trHeight w:val="300"/>
          <w:ins w:id="815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81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1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>10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1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1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$1,430.00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2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2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2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2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2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2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2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2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2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2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3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3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3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3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3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3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$1,430.00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3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3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$5,300.00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3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3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$1,200.00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4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4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$4,780.00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4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4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$1,300.00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4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4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$5,170.00 </w:t>
              </w:r>
            </w:ins>
          </w:p>
        </w:tc>
      </w:tr>
      <w:tr w:rsidR="00D27B53" w:rsidRPr="00D27B53" w:rsidTr="00D27B53">
        <w:trPr>
          <w:trHeight w:val="300"/>
          <w:ins w:id="846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847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848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>11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849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850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 xml:space="preserve"> $        1,573.00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5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5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5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5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5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5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5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5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5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6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6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6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6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6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6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6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$1,573.00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6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6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$5,830.00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6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7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$1,320.00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871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872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 5,258.00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873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874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$ 1,430.00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875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876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$ 5,687.00 </w:t>
              </w:r>
            </w:ins>
          </w:p>
        </w:tc>
      </w:tr>
      <w:tr w:rsidR="00D27B53" w:rsidRPr="00D27B53" w:rsidTr="00D27B53">
        <w:trPr>
          <w:trHeight w:val="300"/>
          <w:ins w:id="877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878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879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>12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880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881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 xml:space="preserve"> $        1,716.00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8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8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8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8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8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8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8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8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9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9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9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9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89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9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9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9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$1,716.00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89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89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$6,360.00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0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0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$1,434.00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02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903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 5,736.00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04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905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$ 1,549.00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06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907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$ 6,195.00 </w:t>
              </w:r>
            </w:ins>
          </w:p>
        </w:tc>
      </w:tr>
      <w:tr w:rsidR="00D27B53" w:rsidRPr="00D27B53" w:rsidTr="00D27B53">
        <w:trPr>
          <w:trHeight w:val="300"/>
          <w:ins w:id="908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09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910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>13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11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912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 xml:space="preserve"> $        1,859.00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1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1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1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1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1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1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1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2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2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2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2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2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2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2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2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2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$1,859.00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2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3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$6,890.00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jc w:val="right"/>
              <w:rPr>
                <w:ins w:id="93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3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$1,434.00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jc w:val="right"/>
              <w:rPr>
                <w:ins w:id="93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3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$5,736.00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3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3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 $ 1,549.00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3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3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 $ 6,195.00 </w:t>
              </w:r>
            </w:ins>
          </w:p>
        </w:tc>
      </w:tr>
      <w:tr w:rsidR="00D27B53" w:rsidRPr="00D27B53" w:rsidTr="00D27B53">
        <w:trPr>
          <w:trHeight w:val="300"/>
          <w:ins w:id="939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40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941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>14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42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943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 xml:space="preserve"> $        2,002.00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4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4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4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4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4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4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5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5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5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5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54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55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56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57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58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59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$2,002.00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60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61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$7,420.00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62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63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$1,434.00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64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965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 5,736.00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66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967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$ 1,549.00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68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969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$ 6,195.00 </w:t>
              </w:r>
            </w:ins>
          </w:p>
        </w:tc>
      </w:tr>
      <w:tr w:rsidR="00D27B53" w:rsidRPr="00D27B53" w:rsidTr="00D27B53">
        <w:trPr>
          <w:trHeight w:val="300"/>
          <w:ins w:id="970" w:author="kmlaster" w:date="2011-04-11T15:42:00Z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71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972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>15</w:t>
              </w:r>
            </w:ins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73" w:author="kmlaster" w:date="2011-04-11T15:42:00Z"/>
                <w:rFonts w:cs="Calibri"/>
                <w:color w:val="000000"/>
                <w:sz w:val="16"/>
                <w:szCs w:val="16"/>
              </w:rPr>
            </w:pPr>
            <w:ins w:id="974" w:author="kmlaster" w:date="2011-04-11T15:42:00Z">
              <w:r w:rsidRPr="00D27B53">
                <w:rPr>
                  <w:rFonts w:cs="Calibri"/>
                  <w:color w:val="000000"/>
                  <w:sz w:val="16"/>
                  <w:szCs w:val="16"/>
                </w:rPr>
                <w:t xml:space="preserve"> $        2,137.00 </w:t>
              </w:r>
            </w:ins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7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7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$64.00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7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7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$176.00 </w:t>
              </w:r>
            </w:ins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7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8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$56.00 </w:t>
              </w:r>
            </w:ins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8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8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$134.00 </w:t>
              </w:r>
            </w:ins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8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8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$100.00 </w:t>
              </w:r>
            </w:ins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85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86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$45.00 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ind w:firstLineChars="100" w:firstLine="160"/>
              <w:rPr>
                <w:ins w:id="987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88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$5.00 </w:t>
              </w:r>
            </w:ins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89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90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$2,137.00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91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92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$7,944.00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93" w:author="kmlaster" w:date="2011-04-11T15:42:00Z"/>
                <w:rFonts w:ascii="Tahoma" w:hAnsi="Tahoma" w:cs="Tahoma"/>
                <w:color w:val="191919"/>
                <w:sz w:val="16"/>
                <w:szCs w:val="16"/>
              </w:rPr>
            </w:pPr>
            <w:ins w:id="994" w:author="kmlaster" w:date="2011-04-11T15:42:00Z">
              <w:r w:rsidRPr="00D27B53">
                <w:rPr>
                  <w:rFonts w:ascii="Tahoma" w:hAnsi="Tahoma" w:cs="Tahoma"/>
                  <w:color w:val="191919"/>
                  <w:sz w:val="16"/>
                  <w:szCs w:val="16"/>
                </w:rPr>
                <w:t xml:space="preserve">$1,434.00 </w:t>
              </w:r>
            </w:ins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jc w:val="right"/>
              <w:rPr>
                <w:ins w:id="995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996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 5,736.00 </w:t>
              </w:r>
            </w:ins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97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998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$ 1,549.00 </w:t>
              </w:r>
            </w:ins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B53" w:rsidRPr="00D27B53" w:rsidRDefault="00D27B53" w:rsidP="00D27B53">
            <w:pPr>
              <w:spacing w:after="0" w:line="240" w:lineRule="auto"/>
              <w:rPr>
                <w:ins w:id="999" w:author="kmlaster" w:date="2011-04-11T15:42:00Z"/>
                <w:rFonts w:ascii="Tahoma" w:hAnsi="Tahoma" w:cs="Tahoma"/>
                <w:color w:val="000000"/>
                <w:sz w:val="16"/>
                <w:szCs w:val="16"/>
              </w:rPr>
            </w:pPr>
            <w:ins w:id="1000" w:author="kmlaster" w:date="2011-04-11T15:42:00Z">
              <w:r w:rsidRPr="00D27B53">
                <w:rPr>
                  <w:rFonts w:ascii="Tahoma" w:hAnsi="Tahoma" w:cs="Tahoma"/>
                  <w:color w:val="000000"/>
                  <w:sz w:val="16"/>
                  <w:szCs w:val="16"/>
                </w:rPr>
                <w:t xml:space="preserve"> $ 6,195.00 </w:t>
              </w:r>
            </w:ins>
          </w:p>
        </w:tc>
      </w:tr>
    </w:tbl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ins w:id="1001" w:author="kmlaster" w:date="2011-04-11T15:41:00Z"/>
          <w:rFonts w:ascii="Century Gothic" w:hAnsi="Century Gothic" w:cs="Century Gothic"/>
          <w:color w:val="000000"/>
          <w:sz w:val="36"/>
          <w:szCs w:val="36"/>
        </w:rPr>
      </w:pPr>
    </w:p>
    <w:p w:rsidR="00D27B53" w:rsidRDefault="00D27B53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  <w:sectPr w:rsidR="00D27B53">
          <w:type w:val="continuous"/>
          <w:pgSz w:w="12240" w:h="15840"/>
          <w:pgMar w:top="148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BD308D" w:rsidRDefault="00BD308D" w:rsidP="00924DC4">
      <w:pPr>
        <w:widowControl w:val="0"/>
        <w:autoSpaceDE w:val="0"/>
        <w:autoSpaceDN w:val="0"/>
        <w:adjustRightInd w:val="0"/>
        <w:spacing w:before="57" w:after="0" w:line="195" w:lineRule="exact"/>
        <w:ind w:left="677"/>
        <w:rPr>
          <w:ins w:id="1002" w:author="kmlaster" w:date="2011-04-11T16:38:00Z"/>
          <w:rFonts w:ascii="Century Gothic" w:hAnsi="Century Gothic" w:cs="Century Gothic"/>
          <w:b/>
          <w:bCs/>
          <w:color w:val="191919"/>
          <w:sz w:val="16"/>
          <w:szCs w:val="16"/>
        </w:rPr>
      </w:pPr>
    </w:p>
    <w:p w:rsidR="00BD308D" w:rsidRDefault="00BD308D" w:rsidP="00924DC4">
      <w:pPr>
        <w:widowControl w:val="0"/>
        <w:autoSpaceDE w:val="0"/>
        <w:autoSpaceDN w:val="0"/>
        <w:adjustRightInd w:val="0"/>
        <w:spacing w:before="57" w:after="0" w:line="195" w:lineRule="exact"/>
        <w:ind w:left="677"/>
        <w:rPr>
          <w:ins w:id="1003" w:author="kmlaster" w:date="2011-04-11T16:38:00Z"/>
          <w:rFonts w:ascii="Century Gothic" w:hAnsi="Century Gothic" w:cs="Century Gothic"/>
          <w:b/>
          <w:bCs/>
          <w:color w:val="191919"/>
          <w:sz w:val="16"/>
          <w:szCs w:val="16"/>
        </w:rPr>
      </w:pPr>
    </w:p>
    <w:p w:rsidR="00BD308D" w:rsidRDefault="00BD308D" w:rsidP="00924DC4">
      <w:pPr>
        <w:widowControl w:val="0"/>
        <w:autoSpaceDE w:val="0"/>
        <w:autoSpaceDN w:val="0"/>
        <w:adjustRightInd w:val="0"/>
        <w:spacing w:before="57" w:after="0" w:line="195" w:lineRule="exact"/>
        <w:ind w:left="677"/>
        <w:rPr>
          <w:ins w:id="1004" w:author="kmlaster" w:date="2011-04-11T16:38:00Z"/>
          <w:rFonts w:ascii="Century Gothic" w:hAnsi="Century Gothic" w:cs="Century Gothic"/>
          <w:b/>
          <w:bCs/>
          <w:color w:val="191919"/>
          <w:sz w:val="16"/>
          <w:szCs w:val="16"/>
        </w:rPr>
      </w:pPr>
    </w:p>
    <w:p w:rsidR="00BD308D" w:rsidRDefault="00BD308D" w:rsidP="00924DC4">
      <w:pPr>
        <w:widowControl w:val="0"/>
        <w:autoSpaceDE w:val="0"/>
        <w:autoSpaceDN w:val="0"/>
        <w:adjustRightInd w:val="0"/>
        <w:spacing w:before="57" w:after="0" w:line="195" w:lineRule="exact"/>
        <w:ind w:left="677"/>
        <w:rPr>
          <w:ins w:id="1005" w:author="kmlaster" w:date="2011-04-11T16:38:00Z"/>
          <w:rFonts w:ascii="Century Gothic" w:hAnsi="Century Gothic" w:cs="Century Gothic"/>
          <w:b/>
          <w:bCs/>
          <w:color w:val="191919"/>
          <w:sz w:val="16"/>
          <w:szCs w:val="16"/>
        </w:r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57" w:after="0" w:line="195" w:lineRule="exact"/>
        <w:ind w:left="677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noProof/>
          <w:lang w:eastAsia="zh-CN"/>
        </w:rPr>
        <w:pict>
          <v:group id="_x0000_s1368" style="position:absolute;left:0;text-align:left;margin-left:-58pt;margin-top:-21.1pt;width:191pt;height:795.85pt;z-index:-251507712" coordorigin="-720,-62" coordsize="3820,15917">
            <v:group id="_x0000_s1369" style="position:absolute;left:-720;top:-62;width:3820;height:15917" coordorigin="-720,-62" coordsize="3820,15839">
              <v:rect id="_x0000_s1370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371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372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373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374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375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376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377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37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7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80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38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38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383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38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38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386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38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38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389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39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39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392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393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394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395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396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397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398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399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400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401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402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403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90" w:right="190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incurre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50" w:right="8418"/>
        <w:jc w:val="both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b/>
          <w:bCs/>
          <w:color w:val="191919"/>
          <w:spacing w:val="-2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ITHDR</w:t>
      </w:r>
      <w:r>
        <w:rPr>
          <w:rFonts w:ascii="Times New Roman" w:hAnsi="Times New Roman"/>
          <w:b/>
          <w:bCs/>
          <w:color w:val="191919"/>
          <w:spacing w:val="-21"/>
          <w:sz w:val="16"/>
          <w:szCs w:val="16"/>
        </w:rPr>
        <w:t>A</w:t>
      </w:r>
      <w:r>
        <w:rPr>
          <w:rFonts w:ascii="Times New Roman" w:hAnsi="Times New Roman"/>
          <w:b/>
          <w:bCs/>
          <w:color w:val="191919"/>
          <w:spacing w:val="-20"/>
          <w:sz w:val="16"/>
          <w:szCs w:val="16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A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L</w:t>
      </w:r>
      <w:r>
        <w:rPr>
          <w:rFonts w:ascii="Times New Roman" w:hAnsi="Times New Roman"/>
          <w:b/>
          <w:bCs/>
          <w:color w:val="191919"/>
          <w:spacing w:val="3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</w:rPr>
        <w:t>D</w:t>
      </w:r>
      <w:r>
        <w:rPr>
          <w:rFonts w:ascii="Times New Roman" w:hAnsi="Times New Roman"/>
          <w:b/>
          <w:bCs/>
          <w:color w:val="191919"/>
          <w:spacing w:val="-14"/>
          <w:w w:val="103"/>
          <w:sz w:val="16"/>
          <w:szCs w:val="16"/>
        </w:rPr>
        <w:t>A</w:t>
      </w:r>
      <w:r>
        <w:rPr>
          <w:rFonts w:ascii="Times New Roman" w:hAnsi="Times New Roman"/>
          <w:b/>
          <w:bCs/>
          <w:color w:val="191919"/>
          <w:spacing w:val="-2"/>
          <w:w w:val="103"/>
          <w:sz w:val="16"/>
          <w:szCs w:val="16"/>
        </w:rPr>
        <w:t>T</w:t>
      </w:r>
      <w:r>
        <w:rPr>
          <w:rFonts w:ascii="Times New Roman" w:hAnsi="Times New Roman"/>
          <w:b/>
          <w:bCs/>
          <w:color w:val="191919"/>
          <w:w w:val="103"/>
          <w:sz w:val="16"/>
          <w:szCs w:val="16"/>
        </w:rPr>
        <w:t>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24" w:after="0" w:line="250" w:lineRule="auto"/>
        <w:ind w:left="105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withdra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alternat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documented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 xml:space="preserve">u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 xml:space="preserve">u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 soo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leave.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50" w:right="8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university;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50" w:right="6669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5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those 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“Uno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Unive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20" w:right="580" w:bottom="280" w:left="420" w:header="720" w:footer="720" w:gutter="0"/>
          <w:cols w:space="720" w:equalWidth="0">
            <w:col w:w="1124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40" w:after="0" w:line="142" w:lineRule="exact"/>
        <w:ind w:left="1136" w:right="-42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b/>
          <w:bCs/>
          <w:color w:val="191919"/>
          <w:position w:val="-1"/>
          <w:sz w:val="12"/>
          <w:szCs w:val="12"/>
        </w:rPr>
        <w:t>Number of</w:t>
      </w:r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17" w:lineRule="exact"/>
        <w:ind w:left="1171"/>
        <w:rPr>
          <w:del w:id="1006" w:author="kmlaster" w:date="2011-04-11T16:37:00Z"/>
          <w:rFonts w:ascii="Tahoma" w:hAnsi="Tahoma" w:cs="Tahoma"/>
          <w:color w:val="000000"/>
          <w:sz w:val="12"/>
          <w:szCs w:val="12"/>
        </w:rPr>
      </w:pPr>
      <w:del w:id="1007" w:author="kmlaster" w:date="2011-04-11T16:37:00Z"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Semester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60" w:lineRule="exact"/>
        <w:rPr>
          <w:del w:id="1008" w:author="kmlaster" w:date="2011-04-11T16:37:00Z"/>
          <w:rFonts w:ascii="Tahoma" w:hAnsi="Tahoma" w:cs="Tahoma"/>
          <w:color w:val="000000"/>
          <w:sz w:val="16"/>
          <w:szCs w:val="16"/>
        </w:rPr>
      </w:pPr>
      <w:del w:id="1009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ind w:right="-38"/>
        <w:rPr>
          <w:del w:id="1010" w:author="kmlaster" w:date="2011-04-11T16:37:00Z"/>
          <w:rFonts w:ascii="Tahoma" w:hAnsi="Tahoma" w:cs="Tahoma"/>
          <w:color w:val="000000"/>
          <w:sz w:val="12"/>
          <w:szCs w:val="12"/>
        </w:rPr>
      </w:pPr>
      <w:del w:id="1011" w:author="kmlaster" w:date="2011-04-11T16:37:00Z">
        <w:r w:rsidDel="00BD308D">
          <w:rPr>
            <w:rFonts w:ascii="Tahoma" w:hAnsi="Tahoma" w:cs="Tahoma"/>
            <w:b/>
            <w:bCs/>
            <w:color w:val="191919"/>
            <w:position w:val="-1"/>
            <w:sz w:val="12"/>
            <w:szCs w:val="12"/>
          </w:rPr>
          <w:delText>In-State Tu-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60" w:lineRule="exact"/>
        <w:rPr>
          <w:del w:id="1012" w:author="kmlaster" w:date="2011-04-11T16:37:00Z"/>
          <w:rFonts w:ascii="Tahoma" w:hAnsi="Tahoma" w:cs="Tahoma"/>
          <w:color w:val="000000"/>
          <w:sz w:val="16"/>
          <w:szCs w:val="16"/>
        </w:rPr>
      </w:pPr>
      <w:del w:id="1013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ind w:right="-38"/>
        <w:rPr>
          <w:del w:id="1014" w:author="kmlaster" w:date="2011-04-11T16:37:00Z"/>
          <w:rFonts w:ascii="Tahoma" w:hAnsi="Tahoma" w:cs="Tahoma"/>
          <w:color w:val="000000"/>
          <w:sz w:val="12"/>
          <w:szCs w:val="12"/>
        </w:rPr>
      </w:pPr>
      <w:del w:id="1015" w:author="kmlaster" w:date="2011-04-11T16:37:00Z">
        <w:r w:rsidDel="00BD308D">
          <w:rPr>
            <w:rFonts w:ascii="Tahoma" w:hAnsi="Tahoma" w:cs="Tahoma"/>
            <w:b/>
            <w:bCs/>
            <w:color w:val="191919"/>
            <w:position w:val="-1"/>
            <w:sz w:val="12"/>
            <w:szCs w:val="12"/>
          </w:rPr>
          <w:delText>Student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before="40" w:after="0" w:line="142" w:lineRule="exact"/>
        <w:ind w:right="107"/>
        <w:jc w:val="right"/>
        <w:rPr>
          <w:del w:id="1016" w:author="kmlaster" w:date="2011-04-11T16:37:00Z"/>
          <w:rFonts w:ascii="Tahoma" w:hAnsi="Tahoma" w:cs="Tahoma"/>
          <w:color w:val="000000"/>
          <w:sz w:val="12"/>
          <w:szCs w:val="12"/>
        </w:rPr>
      </w:pPr>
      <w:del w:id="1017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  <w:r w:rsidDel="00BD308D">
          <w:rPr>
            <w:rFonts w:ascii="Tahoma" w:hAnsi="Tahoma" w:cs="Tahoma"/>
            <w:b/>
            <w:bCs/>
            <w:color w:val="191919"/>
            <w:position w:val="-1"/>
            <w:sz w:val="12"/>
            <w:szCs w:val="12"/>
          </w:rPr>
          <w:delText>Student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17" w:lineRule="exact"/>
        <w:ind w:right="-38"/>
        <w:rPr>
          <w:del w:id="1018" w:author="kmlaster" w:date="2011-04-11T16:37:00Z"/>
          <w:rFonts w:ascii="Tahoma" w:hAnsi="Tahoma" w:cs="Tahoma"/>
          <w:color w:val="000000"/>
          <w:sz w:val="12"/>
          <w:szCs w:val="12"/>
        </w:rPr>
      </w:pPr>
      <w:del w:id="1019" w:author="kmlaster" w:date="2011-04-11T16:37:00Z"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 xml:space="preserve">Student Ac- </w:delText>
        </w:r>
        <w:r w:rsidDel="00BD308D">
          <w:rPr>
            <w:rFonts w:ascii="Tahoma" w:hAnsi="Tahoma" w:cs="Tahoma"/>
            <w:b/>
            <w:bCs/>
            <w:color w:val="191919"/>
            <w:spacing w:val="3"/>
            <w:sz w:val="12"/>
            <w:szCs w:val="12"/>
          </w:rPr>
          <w:delText xml:space="preserve"> </w:delText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 xml:space="preserve">Student Ath- </w:delText>
        </w:r>
        <w:r w:rsidDel="00BD308D">
          <w:rPr>
            <w:rFonts w:ascii="Tahoma" w:hAnsi="Tahoma" w:cs="Tahoma"/>
            <w:b/>
            <w:bCs/>
            <w:color w:val="191919"/>
            <w:spacing w:val="12"/>
            <w:sz w:val="12"/>
            <w:szCs w:val="12"/>
          </w:rPr>
          <w:delText xml:space="preserve"> </w:delText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Technology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60" w:lineRule="exact"/>
        <w:rPr>
          <w:del w:id="1020" w:author="kmlaster" w:date="2011-04-11T16:37:00Z"/>
          <w:rFonts w:ascii="Tahoma" w:hAnsi="Tahoma" w:cs="Tahoma"/>
          <w:color w:val="000000"/>
          <w:sz w:val="16"/>
          <w:szCs w:val="16"/>
        </w:rPr>
      </w:pPr>
      <w:del w:id="1021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ind w:right="-38"/>
        <w:rPr>
          <w:del w:id="1022" w:author="kmlaster" w:date="2011-04-11T16:37:00Z"/>
          <w:rFonts w:ascii="Tahoma" w:hAnsi="Tahoma" w:cs="Tahoma"/>
          <w:color w:val="000000"/>
          <w:sz w:val="12"/>
          <w:szCs w:val="12"/>
        </w:rPr>
      </w:pPr>
      <w:del w:id="1023" w:author="kmlaster" w:date="2011-04-11T16:37:00Z">
        <w:r w:rsidDel="00BD308D">
          <w:rPr>
            <w:rFonts w:ascii="Tahoma" w:hAnsi="Tahoma" w:cs="Tahoma"/>
            <w:b/>
            <w:bCs/>
            <w:color w:val="191919"/>
            <w:position w:val="-1"/>
            <w:sz w:val="12"/>
            <w:szCs w:val="12"/>
          </w:rPr>
          <w:delText>Out-of-State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60" w:lineRule="exact"/>
        <w:rPr>
          <w:del w:id="1024" w:author="kmlaster" w:date="2011-04-11T16:37:00Z"/>
          <w:rFonts w:ascii="Tahoma" w:hAnsi="Tahoma" w:cs="Tahoma"/>
          <w:color w:val="000000"/>
          <w:sz w:val="16"/>
          <w:szCs w:val="16"/>
        </w:rPr>
      </w:pPr>
      <w:del w:id="1025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rPr>
          <w:del w:id="1026" w:author="kmlaster" w:date="2011-04-11T16:37:00Z"/>
          <w:rFonts w:ascii="Tahoma" w:hAnsi="Tahoma" w:cs="Tahoma"/>
          <w:color w:val="000000"/>
          <w:sz w:val="12"/>
          <w:szCs w:val="12"/>
        </w:rPr>
      </w:pPr>
      <w:del w:id="1027" w:author="kmlaster" w:date="2011-04-11T16:37:00Z">
        <w:r w:rsidDel="00BD308D">
          <w:rPr>
            <w:rFonts w:ascii="Tahoma" w:hAnsi="Tahoma" w:cs="Tahoma"/>
            <w:b/>
            <w:bCs/>
            <w:color w:val="191919"/>
            <w:position w:val="-1"/>
            <w:sz w:val="12"/>
            <w:szCs w:val="12"/>
          </w:rPr>
          <w:delText>Total Fees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rPr>
          <w:del w:id="1028" w:author="kmlaster" w:date="2011-04-11T16:37:00Z"/>
          <w:rFonts w:ascii="Tahoma" w:hAnsi="Tahoma" w:cs="Tahoma"/>
          <w:color w:val="000000"/>
          <w:sz w:val="12"/>
          <w:szCs w:val="12"/>
        </w:rPr>
        <w:sectPr w:rsidR="00924DC4" w:rsidDel="00BD308D">
          <w:type w:val="continuous"/>
          <w:pgSz w:w="12240" w:h="15840"/>
          <w:pgMar w:top="1480" w:right="580" w:bottom="280" w:left="420" w:header="720" w:footer="720" w:gutter="0"/>
          <w:cols w:num="6" w:space="720" w:equalWidth="0">
            <w:col w:w="1775" w:space="111"/>
            <w:col w:w="743" w:space="204"/>
            <w:col w:w="477" w:space="221"/>
            <w:col w:w="2327" w:space="900"/>
            <w:col w:w="762" w:space="143"/>
            <w:col w:w="3577"/>
          </w:cols>
          <w:noEndnote/>
        </w:sectPr>
      </w:pPr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jc w:val="right"/>
        <w:rPr>
          <w:del w:id="1029" w:author="kmlaster" w:date="2011-04-11T16:37:00Z"/>
          <w:rFonts w:ascii="Tahoma" w:hAnsi="Tahoma" w:cs="Tahoma"/>
          <w:color w:val="000000"/>
          <w:sz w:val="12"/>
          <w:szCs w:val="12"/>
        </w:rPr>
      </w:pPr>
      <w:del w:id="1030" w:author="kmlaster" w:date="2011-04-11T16:37:00Z"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Hours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del w:id="1031" w:author="kmlaster" w:date="2011-04-11T16:37:00Z"/>
          <w:rFonts w:ascii="Tahoma" w:hAnsi="Tahoma" w:cs="Tahoma"/>
          <w:color w:val="000000"/>
          <w:sz w:val="12"/>
          <w:szCs w:val="12"/>
        </w:rPr>
      </w:pPr>
      <w:del w:id="1032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ition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del w:id="1033" w:author="kmlaster" w:date="2011-04-11T16:37:00Z"/>
          <w:rFonts w:ascii="Tahoma" w:hAnsi="Tahoma" w:cs="Tahoma"/>
          <w:color w:val="000000"/>
          <w:sz w:val="12"/>
          <w:szCs w:val="12"/>
        </w:rPr>
      </w:pPr>
      <w:del w:id="1034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Health Fee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del w:id="1035" w:author="kmlaster" w:date="2011-04-11T16:37:00Z"/>
          <w:rFonts w:ascii="Tahoma" w:hAnsi="Tahoma" w:cs="Tahoma"/>
          <w:color w:val="000000"/>
          <w:sz w:val="12"/>
          <w:szCs w:val="12"/>
        </w:rPr>
      </w:pPr>
      <w:del w:id="1036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tivity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del w:id="1037" w:author="kmlaster" w:date="2011-04-11T16:37:00Z"/>
          <w:rFonts w:ascii="Tahoma" w:hAnsi="Tahoma" w:cs="Tahoma"/>
          <w:color w:val="000000"/>
          <w:sz w:val="12"/>
          <w:szCs w:val="12"/>
        </w:rPr>
      </w:pPr>
      <w:del w:id="1038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letic Fee</w:delText>
        </w:r>
      </w:del>
    </w:p>
    <w:p w:rsidR="00924DC4" w:rsidDel="00BD308D" w:rsidRDefault="00924DC4" w:rsidP="00924DC4">
      <w:pPr>
        <w:widowControl w:val="0"/>
        <w:tabs>
          <w:tab w:val="left" w:pos="580"/>
        </w:tabs>
        <w:autoSpaceDE w:val="0"/>
        <w:autoSpaceDN w:val="0"/>
        <w:adjustRightInd w:val="0"/>
        <w:spacing w:after="0" w:line="120" w:lineRule="exact"/>
        <w:ind w:right="-38"/>
        <w:rPr>
          <w:del w:id="1039" w:author="kmlaster" w:date="2011-04-11T16:37:00Z"/>
          <w:rFonts w:ascii="Tahoma" w:hAnsi="Tahoma" w:cs="Tahoma"/>
          <w:color w:val="000000"/>
          <w:sz w:val="12"/>
          <w:szCs w:val="12"/>
        </w:rPr>
      </w:pPr>
      <w:del w:id="1040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Fee</w:delText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tab/>
          <w:delText>Total  Fees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del w:id="1041" w:author="kmlaster" w:date="2011-04-11T16:37:00Z"/>
          <w:rFonts w:ascii="Tahoma" w:hAnsi="Tahoma" w:cs="Tahoma"/>
          <w:color w:val="000000"/>
          <w:sz w:val="12"/>
          <w:szCs w:val="12"/>
        </w:rPr>
      </w:pPr>
      <w:del w:id="1042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Tuition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rPr>
          <w:del w:id="1043" w:author="kmlaster" w:date="2011-04-11T16:37:00Z"/>
          <w:rFonts w:ascii="Tahoma" w:hAnsi="Tahoma" w:cs="Tahoma"/>
          <w:color w:val="000000"/>
          <w:sz w:val="12"/>
          <w:szCs w:val="12"/>
        </w:rPr>
      </w:pPr>
      <w:del w:id="1044" w:author="kmlaster" w:date="2011-04-11T16:37:00Z">
        <w:r w:rsidDel="00BD308D">
          <w:rPr>
            <w:rFonts w:ascii="Tahoma" w:hAnsi="Tahoma" w:cs="Tahoma"/>
            <w:color w:val="000000"/>
            <w:sz w:val="12"/>
            <w:szCs w:val="12"/>
          </w:rPr>
          <w:br w:type="column"/>
        </w:r>
        <w:r w:rsidDel="00BD308D">
          <w:rPr>
            <w:rFonts w:ascii="Tahoma" w:hAnsi="Tahoma" w:cs="Tahoma"/>
            <w:b/>
            <w:bCs/>
            <w:color w:val="191919"/>
            <w:sz w:val="12"/>
            <w:szCs w:val="12"/>
          </w:rPr>
          <w:delText>Out-of-State</w:delText>
        </w:r>
      </w:del>
    </w:p>
    <w:p w:rsidR="00924DC4" w:rsidDel="00BD308D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rPr>
          <w:del w:id="1045" w:author="kmlaster" w:date="2011-04-11T16:37:00Z"/>
          <w:rFonts w:ascii="Tahoma" w:hAnsi="Tahoma" w:cs="Tahoma"/>
          <w:color w:val="000000"/>
          <w:sz w:val="12"/>
          <w:szCs w:val="12"/>
        </w:rPr>
        <w:sectPr w:rsidR="00924DC4" w:rsidDel="00BD308D">
          <w:type w:val="continuous"/>
          <w:pgSz w:w="12240" w:h="15840"/>
          <w:pgMar w:top="1480" w:right="580" w:bottom="280" w:left="420" w:header="720" w:footer="720" w:gutter="0"/>
          <w:cols w:num="8" w:space="720" w:equalWidth="0">
            <w:col w:w="1634" w:space="487"/>
            <w:col w:w="274" w:space="354"/>
            <w:col w:w="646" w:space="335"/>
            <w:col w:w="311" w:space="406"/>
            <w:col w:w="505" w:space="455"/>
            <w:col w:w="1245" w:space="276"/>
            <w:col w:w="424" w:space="221"/>
            <w:col w:w="3667"/>
          </w:cols>
          <w:noEndnote/>
        </w:sectPr>
      </w:pPr>
    </w:p>
    <w:p w:rsidR="00924DC4" w:rsidDel="00BD308D" w:rsidRDefault="00924DC4" w:rsidP="00924DC4">
      <w:pPr>
        <w:widowControl w:val="0"/>
        <w:tabs>
          <w:tab w:val="left" w:pos="2220"/>
          <w:tab w:val="left" w:pos="2960"/>
          <w:tab w:val="left" w:pos="3480"/>
          <w:tab w:val="left" w:pos="4300"/>
          <w:tab w:val="left" w:pos="5100"/>
          <w:tab w:val="left" w:pos="5400"/>
          <w:tab w:val="left" w:pos="6280"/>
          <w:tab w:val="left" w:pos="7100"/>
          <w:tab w:val="left" w:pos="7900"/>
        </w:tabs>
        <w:autoSpaceDE w:val="0"/>
        <w:autoSpaceDN w:val="0"/>
        <w:adjustRightInd w:val="0"/>
        <w:spacing w:before="54" w:after="0" w:line="240" w:lineRule="auto"/>
        <w:ind w:left="1775"/>
        <w:rPr>
          <w:del w:id="1046" w:author="kmlaster" w:date="2011-04-11T16:37:00Z"/>
          <w:rFonts w:ascii="Tahoma" w:hAnsi="Tahoma" w:cs="Tahoma"/>
          <w:color w:val="000000"/>
          <w:sz w:val="12"/>
          <w:szCs w:val="12"/>
        </w:rPr>
      </w:pPr>
      <w:del w:id="1047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1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$143.00</w:delText>
        </w:r>
        <w:r w:rsidDel="00BD308D">
          <w:rPr>
            <w:rFonts w:ascii="Tahoma" w:hAnsi="Tahoma" w:cs="Tahoma"/>
            <w:color w:val="191919"/>
            <w:spacing w:val="-17"/>
            <w:sz w:val="12"/>
            <w:szCs w:val="12"/>
          </w:rPr>
          <w:delText xml:space="preserve"> 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$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 xml:space="preserve">$    </w:delText>
        </w:r>
        <w:r w:rsidDel="00BD308D">
          <w:rPr>
            <w:rFonts w:ascii="Tahoma" w:hAnsi="Tahoma" w:cs="Tahoma"/>
            <w:color w:val="191919"/>
            <w:spacing w:val="1"/>
            <w:sz w:val="12"/>
            <w:szCs w:val="12"/>
          </w:rPr>
          <w:delText xml:space="preserve"> 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 xml:space="preserve">$    </w:delText>
        </w:r>
        <w:r w:rsidDel="00BD308D">
          <w:rPr>
            <w:rFonts w:ascii="Tahoma" w:hAnsi="Tahoma" w:cs="Tahoma"/>
            <w:color w:val="191919"/>
            <w:spacing w:val="1"/>
            <w:sz w:val="12"/>
            <w:szCs w:val="12"/>
          </w:rPr>
          <w:delText xml:space="preserve"> 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$143.00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$569.00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$569.00</w:delText>
        </w:r>
      </w:del>
    </w:p>
    <w:p w:rsidR="00924DC4" w:rsidDel="00BD308D" w:rsidRDefault="00924DC4" w:rsidP="00924DC4">
      <w:pPr>
        <w:widowControl w:val="0"/>
        <w:tabs>
          <w:tab w:val="left" w:pos="2220"/>
          <w:tab w:val="left" w:pos="3480"/>
          <w:tab w:val="left" w:pos="4300"/>
          <w:tab w:val="left" w:pos="5100"/>
          <w:tab w:val="left" w:pos="62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del w:id="1048" w:author="kmlaster" w:date="2011-04-11T16:37:00Z"/>
          <w:rFonts w:ascii="Tahoma" w:hAnsi="Tahoma" w:cs="Tahoma"/>
          <w:color w:val="000000"/>
          <w:sz w:val="12"/>
          <w:szCs w:val="12"/>
        </w:rPr>
      </w:pPr>
      <w:del w:id="1049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2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$286.00</w:delText>
        </w:r>
        <w:r w:rsidDel="00BD308D">
          <w:rPr>
            <w:rFonts w:ascii="Tahoma" w:hAnsi="Tahoma" w:cs="Tahoma"/>
            <w:color w:val="191919"/>
            <w:spacing w:val="-17"/>
            <w:sz w:val="12"/>
            <w:szCs w:val="12"/>
          </w:rPr>
          <w:delText xml:space="preserve"> 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$286.00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$1,138.00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$1,138.00</w:delText>
        </w:r>
      </w:del>
    </w:p>
    <w:p w:rsidR="00924DC4" w:rsidDel="00BD308D" w:rsidRDefault="00924DC4" w:rsidP="00924DC4">
      <w:pPr>
        <w:widowControl w:val="0"/>
        <w:tabs>
          <w:tab w:val="left" w:pos="2220"/>
          <w:tab w:val="left" w:pos="3480"/>
          <w:tab w:val="left" w:pos="4300"/>
          <w:tab w:val="left" w:pos="5100"/>
          <w:tab w:val="left" w:pos="6280"/>
          <w:tab w:val="left" w:pos="7000"/>
          <w:tab w:val="left" w:pos="7820"/>
        </w:tabs>
        <w:autoSpaceDE w:val="0"/>
        <w:autoSpaceDN w:val="0"/>
        <w:adjustRightInd w:val="0"/>
        <w:spacing w:before="48" w:after="0" w:line="240" w:lineRule="auto"/>
        <w:ind w:left="1775"/>
        <w:rPr>
          <w:del w:id="1050" w:author="kmlaster" w:date="2011-04-11T16:37:00Z"/>
          <w:rFonts w:ascii="Tahoma" w:hAnsi="Tahoma" w:cs="Tahoma"/>
          <w:color w:val="000000"/>
          <w:sz w:val="12"/>
          <w:szCs w:val="12"/>
        </w:rPr>
      </w:pPr>
      <w:del w:id="1051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3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$429.00</w:delText>
        </w:r>
        <w:r w:rsidDel="00BD308D">
          <w:rPr>
            <w:rFonts w:ascii="Tahoma" w:hAnsi="Tahoma" w:cs="Tahoma"/>
            <w:color w:val="191919"/>
            <w:spacing w:val="-17"/>
            <w:sz w:val="12"/>
            <w:szCs w:val="12"/>
          </w:rPr>
          <w:delText xml:space="preserve"> 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$429.00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</w:delText>
        </w:r>
        <w:r w:rsidDel="00BD308D">
          <w:rPr>
            <w:rFonts w:ascii="Tahoma" w:hAnsi="Tahoma" w:cs="Tahoma"/>
            <w:color w:val="191919"/>
            <w:spacing w:val="-3"/>
            <w:sz w:val="12"/>
            <w:szCs w:val="12"/>
          </w:rPr>
          <w:delText>,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70</w:delText>
        </w:r>
        <w:r w:rsidDel="00BD308D">
          <w:rPr>
            <w:rFonts w:ascii="Tahoma" w:hAnsi="Tahoma" w:cs="Tahoma"/>
            <w:color w:val="191919"/>
            <w:spacing w:val="-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</w:delText>
        </w:r>
        <w:r w:rsidDel="00BD308D">
          <w:rPr>
            <w:rFonts w:ascii="Tahoma" w:hAnsi="Tahoma" w:cs="Tahoma"/>
            <w:color w:val="191919"/>
            <w:spacing w:val="-3"/>
            <w:sz w:val="12"/>
            <w:szCs w:val="12"/>
          </w:rPr>
          <w:delText>,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70</w:delText>
        </w:r>
        <w:r w:rsidDel="00BD308D">
          <w:rPr>
            <w:rFonts w:ascii="Tahoma" w:hAnsi="Tahoma" w:cs="Tahoma"/>
            <w:color w:val="191919"/>
            <w:spacing w:val="-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</w:del>
    </w:p>
    <w:p w:rsidR="00924DC4" w:rsidDel="00BD308D" w:rsidRDefault="00924DC4" w:rsidP="00924DC4">
      <w:pPr>
        <w:widowControl w:val="0"/>
        <w:tabs>
          <w:tab w:val="left" w:pos="2220"/>
          <w:tab w:val="left" w:pos="3480"/>
          <w:tab w:val="left" w:pos="4300"/>
          <w:tab w:val="left" w:pos="5100"/>
          <w:tab w:val="left" w:pos="62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del w:id="1052" w:author="kmlaster" w:date="2011-04-11T16:37:00Z"/>
          <w:rFonts w:ascii="Tahoma" w:hAnsi="Tahoma" w:cs="Tahoma"/>
          <w:color w:val="000000"/>
          <w:sz w:val="12"/>
          <w:szCs w:val="12"/>
        </w:rPr>
      </w:pPr>
      <w:del w:id="1053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4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$572.00</w:delText>
        </w:r>
        <w:r w:rsidDel="00BD308D">
          <w:rPr>
            <w:rFonts w:ascii="Tahoma" w:hAnsi="Tahoma" w:cs="Tahoma"/>
            <w:color w:val="191919"/>
            <w:spacing w:val="-17"/>
            <w:sz w:val="12"/>
            <w:szCs w:val="12"/>
          </w:rPr>
          <w:delText xml:space="preserve"> 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$572.00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$2,276.00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$2,276.00</w:delText>
        </w:r>
      </w:del>
    </w:p>
    <w:p w:rsidR="00924DC4" w:rsidDel="00BD308D" w:rsidRDefault="00924DC4" w:rsidP="00924DC4">
      <w:pPr>
        <w:widowControl w:val="0"/>
        <w:tabs>
          <w:tab w:val="left" w:pos="2220"/>
          <w:tab w:val="left" w:pos="3480"/>
          <w:tab w:val="left" w:pos="4300"/>
          <w:tab w:val="left" w:pos="5100"/>
          <w:tab w:val="left" w:pos="62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del w:id="1054" w:author="kmlaster" w:date="2011-04-11T16:37:00Z"/>
          <w:rFonts w:ascii="Tahoma" w:hAnsi="Tahoma" w:cs="Tahoma"/>
          <w:color w:val="000000"/>
          <w:sz w:val="12"/>
          <w:szCs w:val="12"/>
        </w:rPr>
      </w:pPr>
      <w:del w:id="1055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5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$715.00</w:delText>
        </w:r>
        <w:r w:rsidDel="00BD308D">
          <w:rPr>
            <w:rFonts w:ascii="Tahoma" w:hAnsi="Tahoma" w:cs="Tahoma"/>
            <w:color w:val="191919"/>
            <w:spacing w:val="-17"/>
            <w:sz w:val="12"/>
            <w:szCs w:val="12"/>
          </w:rPr>
          <w:delText xml:space="preserve"> 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-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$715.00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$2,845.00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$2,845.00</w:delText>
        </w:r>
      </w:del>
    </w:p>
    <w:p w:rsidR="00924DC4" w:rsidDel="00BD308D" w:rsidRDefault="00924DC4" w:rsidP="00924DC4">
      <w:pPr>
        <w:widowControl w:val="0"/>
        <w:tabs>
          <w:tab w:val="left" w:pos="22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del w:id="1056" w:author="kmlaster" w:date="2011-04-11T16:37:00Z"/>
          <w:rFonts w:ascii="Tahoma" w:hAnsi="Tahoma" w:cs="Tahoma"/>
          <w:color w:val="000000"/>
          <w:sz w:val="12"/>
          <w:szCs w:val="12"/>
        </w:rPr>
      </w:pPr>
      <w:del w:id="1057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6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$858.00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</w:delText>
        </w:r>
        <w:r w:rsidDel="00BD308D">
          <w:rPr>
            <w:rFonts w:ascii="Tahoma" w:hAnsi="Tahoma" w:cs="Tahoma"/>
            <w:color w:val="191919"/>
            <w:spacing w:val="-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$51.00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$160.00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$43.00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$1,159.00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$3,41</w:delText>
        </w:r>
        <w:r w:rsidDel="00BD308D">
          <w:rPr>
            <w:rFonts w:ascii="Tahoma" w:hAnsi="Tahoma" w:cs="Tahoma"/>
            <w:color w:val="191919"/>
            <w:spacing w:val="-1"/>
            <w:sz w:val="12"/>
            <w:szCs w:val="12"/>
          </w:rPr>
          <w:delText>4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$3</w:delText>
        </w:r>
        <w:r w:rsidDel="00BD308D">
          <w:rPr>
            <w:rFonts w:ascii="Tahoma" w:hAnsi="Tahoma" w:cs="Tahoma"/>
            <w:color w:val="191919"/>
            <w:spacing w:val="-3"/>
            <w:sz w:val="12"/>
            <w:szCs w:val="12"/>
          </w:rPr>
          <w:delText>,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715.00</w:delText>
        </w:r>
      </w:del>
    </w:p>
    <w:p w:rsidR="00924DC4" w:rsidDel="00BD308D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del w:id="1058" w:author="kmlaster" w:date="2011-04-11T16:37:00Z"/>
          <w:rFonts w:ascii="Tahoma" w:hAnsi="Tahoma" w:cs="Tahoma"/>
          <w:color w:val="000000"/>
          <w:sz w:val="12"/>
          <w:szCs w:val="12"/>
        </w:rPr>
      </w:pPr>
      <w:del w:id="1059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$1,001.00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</w:delText>
        </w:r>
        <w:r w:rsidDel="00BD308D">
          <w:rPr>
            <w:rFonts w:ascii="Tahoma" w:hAnsi="Tahoma" w:cs="Tahoma"/>
            <w:color w:val="191919"/>
            <w:spacing w:val="-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$51.00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$160.00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$43.00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$1,302.00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$3,983.00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</w:delText>
        </w:r>
        <w:r w:rsidDel="00BD308D">
          <w:rPr>
            <w:rFonts w:ascii="Tahoma" w:hAnsi="Tahoma" w:cs="Tahoma"/>
            <w:color w:val="191919"/>
            <w:spacing w:val="-1"/>
            <w:sz w:val="12"/>
            <w:szCs w:val="12"/>
          </w:rPr>
          <w:delText>4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,28</w:delText>
        </w:r>
        <w:r w:rsidDel="00BD308D">
          <w:rPr>
            <w:rFonts w:ascii="Tahoma" w:hAnsi="Tahoma" w:cs="Tahoma"/>
            <w:color w:val="191919"/>
            <w:spacing w:val="-1"/>
            <w:sz w:val="12"/>
            <w:szCs w:val="12"/>
          </w:rPr>
          <w:delText>4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</w:del>
    </w:p>
    <w:p w:rsidR="00924DC4" w:rsidDel="00BD308D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del w:id="1060" w:author="kmlaster" w:date="2011-04-11T16:37:00Z"/>
          <w:rFonts w:ascii="Tahoma" w:hAnsi="Tahoma" w:cs="Tahoma"/>
          <w:color w:val="000000"/>
          <w:sz w:val="12"/>
          <w:szCs w:val="12"/>
        </w:rPr>
      </w:pPr>
      <w:del w:id="1061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8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$1,14</w:delText>
        </w:r>
        <w:r w:rsidDel="00BD308D">
          <w:rPr>
            <w:rFonts w:ascii="Tahoma" w:hAnsi="Tahoma" w:cs="Tahoma"/>
            <w:color w:val="191919"/>
            <w:spacing w:val="-1"/>
            <w:sz w:val="12"/>
            <w:szCs w:val="12"/>
          </w:rPr>
          <w:delText>4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</w:delText>
        </w:r>
        <w:r w:rsidDel="00BD308D">
          <w:rPr>
            <w:rFonts w:ascii="Tahoma" w:hAnsi="Tahoma" w:cs="Tahoma"/>
            <w:color w:val="191919"/>
            <w:spacing w:val="-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$51.00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$160.00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$43.00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$1,445.00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</w:delText>
        </w:r>
        <w:r w:rsidDel="00BD308D">
          <w:rPr>
            <w:rFonts w:ascii="Tahoma" w:hAnsi="Tahoma" w:cs="Tahoma"/>
            <w:color w:val="191919"/>
            <w:spacing w:val="-1"/>
            <w:sz w:val="12"/>
            <w:szCs w:val="12"/>
          </w:rPr>
          <w:delText>4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,552.00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</w:delText>
        </w:r>
        <w:r w:rsidDel="00BD308D">
          <w:rPr>
            <w:rFonts w:ascii="Tahoma" w:hAnsi="Tahoma" w:cs="Tahoma"/>
            <w:color w:val="191919"/>
            <w:spacing w:val="-1"/>
            <w:sz w:val="12"/>
            <w:szCs w:val="12"/>
          </w:rPr>
          <w:delText>4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,853.00</w:delText>
        </w:r>
      </w:del>
    </w:p>
    <w:p w:rsidR="00924DC4" w:rsidDel="00BD308D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del w:id="1062" w:author="kmlaster" w:date="2011-04-11T16:37:00Z"/>
          <w:rFonts w:ascii="Tahoma" w:hAnsi="Tahoma" w:cs="Tahoma"/>
          <w:color w:val="000000"/>
          <w:sz w:val="12"/>
          <w:szCs w:val="12"/>
        </w:rPr>
      </w:pPr>
      <w:del w:id="1063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9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$1,28</w:delText>
        </w:r>
        <w:r w:rsidDel="00BD308D">
          <w:rPr>
            <w:rFonts w:ascii="Tahoma" w:hAnsi="Tahoma" w:cs="Tahoma"/>
            <w:color w:val="191919"/>
            <w:spacing w:val="-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</w:delText>
        </w:r>
        <w:r w:rsidDel="00BD308D">
          <w:rPr>
            <w:rFonts w:ascii="Tahoma" w:hAnsi="Tahoma" w:cs="Tahoma"/>
            <w:color w:val="191919"/>
            <w:spacing w:val="-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$51.00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$160.00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$43.00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$1,588.00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$5,121.00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$5,422.00</w:delText>
        </w:r>
      </w:del>
    </w:p>
    <w:p w:rsidR="00924DC4" w:rsidDel="00BD308D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09"/>
        <w:rPr>
          <w:del w:id="1064" w:author="kmlaster" w:date="2011-04-11T16:37:00Z"/>
          <w:rFonts w:ascii="Tahoma" w:hAnsi="Tahoma" w:cs="Tahoma"/>
          <w:color w:val="000000"/>
          <w:sz w:val="12"/>
          <w:szCs w:val="12"/>
        </w:rPr>
      </w:pPr>
      <w:del w:id="1065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10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$1,430.00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</w:delText>
        </w:r>
        <w:r w:rsidDel="00BD308D">
          <w:rPr>
            <w:rFonts w:ascii="Tahoma" w:hAnsi="Tahoma" w:cs="Tahoma"/>
            <w:color w:val="191919"/>
            <w:spacing w:val="-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$51.00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$160.00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$43.00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</w:delText>
        </w:r>
        <w:r w:rsidDel="00BD308D">
          <w:rPr>
            <w:rFonts w:ascii="Tahoma" w:hAnsi="Tahoma" w:cs="Tahoma"/>
            <w:color w:val="191919"/>
            <w:spacing w:val="-3"/>
            <w:sz w:val="12"/>
            <w:szCs w:val="12"/>
          </w:rPr>
          <w:delText>,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731.00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$5,690.00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$5,991.00</w:delText>
        </w:r>
      </w:del>
    </w:p>
    <w:p w:rsidR="00924DC4" w:rsidDel="00BD308D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09"/>
        <w:rPr>
          <w:del w:id="1066" w:author="kmlaster" w:date="2011-04-11T16:37:00Z"/>
          <w:rFonts w:ascii="Tahoma" w:hAnsi="Tahoma" w:cs="Tahoma"/>
          <w:color w:val="000000"/>
          <w:sz w:val="12"/>
          <w:szCs w:val="12"/>
        </w:rPr>
      </w:pPr>
      <w:del w:id="1067" w:author="kmlaster" w:date="2011-04-11T16:37:00Z">
        <w:r w:rsidDel="00BD308D">
          <w:rPr>
            <w:rFonts w:ascii="Tahoma" w:hAnsi="Tahoma" w:cs="Tahoma"/>
            <w:color w:val="191919"/>
            <w:sz w:val="12"/>
            <w:szCs w:val="12"/>
          </w:rPr>
          <w:delText>11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$1,573.00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</w:delText>
        </w:r>
        <w:r w:rsidDel="00BD308D">
          <w:rPr>
            <w:rFonts w:ascii="Tahoma" w:hAnsi="Tahoma" w:cs="Tahoma"/>
            <w:color w:val="191919"/>
            <w:spacing w:val="-9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$51.00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$160.00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$43.00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$1,87</w:delText>
        </w:r>
        <w:r w:rsidDel="00BD308D">
          <w:rPr>
            <w:rFonts w:ascii="Tahoma" w:hAnsi="Tahoma" w:cs="Tahoma"/>
            <w:color w:val="191919"/>
            <w:spacing w:val="-1"/>
            <w:sz w:val="12"/>
            <w:szCs w:val="12"/>
          </w:rPr>
          <w:delText>4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$6,259.00</w:delText>
        </w:r>
        <w:r w:rsidDel="00BD308D">
          <w:rPr>
            <w:rFonts w:ascii="Tahoma" w:hAnsi="Tahoma" w:cs="Tahoma"/>
            <w:color w:val="191919"/>
            <w:sz w:val="12"/>
            <w:szCs w:val="12"/>
          </w:rPr>
          <w:tab/>
          <w:delText>$6,560.00</w:delText>
        </w:r>
      </w:del>
    </w:p>
    <w:p w:rsidR="00924DC4" w:rsidDel="00BD308D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del w:id="1068" w:author="kmlaster" w:date="2011-04-11T16:37:00Z"/>
          <w:rFonts w:ascii="Tahoma" w:hAnsi="Tahoma" w:cs="Tahoma"/>
          <w:color w:val="191919"/>
          <w:position w:val="-1"/>
          <w:sz w:val="12"/>
          <w:szCs w:val="12"/>
        </w:rPr>
      </w:pPr>
      <w:del w:id="1069" w:author="kmlaster" w:date="2011-04-11T16:37:00Z"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delText>12 or more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tab/>
          <w:delText>$1</w:delText>
        </w:r>
        <w:r w:rsidDel="00BD308D">
          <w:rPr>
            <w:rFonts w:ascii="Tahoma" w:hAnsi="Tahoma" w:cs="Tahoma"/>
            <w:color w:val="191919"/>
            <w:spacing w:val="-3"/>
            <w:position w:val="-1"/>
            <w:sz w:val="12"/>
            <w:szCs w:val="12"/>
          </w:rPr>
          <w:delText>,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delText>705.00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tab/>
          <w:delText>$4</w:delText>
        </w:r>
        <w:r w:rsidDel="00BD308D">
          <w:rPr>
            <w:rFonts w:ascii="Tahoma" w:hAnsi="Tahoma" w:cs="Tahoma"/>
            <w:color w:val="191919"/>
            <w:spacing w:val="-9"/>
            <w:position w:val="-1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tab/>
          <w:delText>$51.00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tab/>
          <w:delText>$160.00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tab/>
          <w:delText>$43.00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tab/>
          <w:delText>$2,006.00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tab/>
          <w:delText>$6,81</w:delText>
        </w:r>
        <w:r w:rsidDel="00BD308D">
          <w:rPr>
            <w:rFonts w:ascii="Tahoma" w:hAnsi="Tahoma" w:cs="Tahoma"/>
            <w:color w:val="191919"/>
            <w:spacing w:val="-9"/>
            <w:position w:val="-1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delText>.00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tab/>
          <w:delText>$</w:delText>
        </w:r>
        <w:r w:rsidDel="00BD308D">
          <w:rPr>
            <w:rFonts w:ascii="Tahoma" w:hAnsi="Tahoma" w:cs="Tahoma"/>
            <w:color w:val="191919"/>
            <w:spacing w:val="-9"/>
            <w:position w:val="-1"/>
            <w:sz w:val="12"/>
            <w:szCs w:val="12"/>
          </w:rPr>
          <w:delText>7</w:delText>
        </w:r>
        <w:r w:rsidDel="00BD308D">
          <w:rPr>
            <w:rFonts w:ascii="Tahoma" w:hAnsi="Tahoma" w:cs="Tahoma"/>
            <w:color w:val="191919"/>
            <w:position w:val="-1"/>
            <w:sz w:val="12"/>
            <w:szCs w:val="12"/>
          </w:rPr>
          <w:delText>,118.00</w:delText>
        </w:r>
      </w:del>
    </w:p>
    <w:p w:rsidR="00BD308D" w:rsidRDefault="00BD308D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ins w:id="1070" w:author="kmlaster" w:date="2011-04-11T16:38:00Z"/>
          <w:rFonts w:ascii="Tahoma" w:hAnsi="Tahoma" w:cs="Tahoma"/>
          <w:color w:val="191919"/>
          <w:position w:val="-1"/>
          <w:sz w:val="12"/>
          <w:szCs w:val="12"/>
        </w:rPr>
      </w:pPr>
    </w:p>
    <w:p w:rsidR="00BD308D" w:rsidRDefault="00BD308D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ins w:id="1071" w:author="kmlaster" w:date="2011-04-11T16:38:00Z"/>
          <w:rFonts w:ascii="Tahoma" w:hAnsi="Tahoma" w:cs="Tahoma"/>
          <w:color w:val="191919"/>
          <w:position w:val="-1"/>
          <w:sz w:val="12"/>
          <w:szCs w:val="12"/>
        </w:rPr>
      </w:pPr>
    </w:p>
    <w:p w:rsidR="00BD308D" w:rsidRDefault="00BD308D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ins w:id="1072" w:author="kmlaster" w:date="2011-04-11T16:38:00Z"/>
          <w:rFonts w:ascii="Tahoma" w:hAnsi="Tahoma" w:cs="Tahoma"/>
          <w:color w:val="191919"/>
          <w:position w:val="-1"/>
          <w:sz w:val="12"/>
          <w:szCs w:val="12"/>
        </w:rPr>
      </w:pPr>
    </w:p>
    <w:p w:rsidR="00BD308D" w:rsidRDefault="00BD308D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ins w:id="1073" w:author="kmlaster" w:date="2011-04-11T16:38:00Z"/>
          <w:rFonts w:ascii="Tahoma" w:hAnsi="Tahoma" w:cs="Tahoma"/>
          <w:color w:val="191919"/>
          <w:position w:val="-1"/>
          <w:sz w:val="12"/>
          <w:szCs w:val="12"/>
        </w:rPr>
      </w:pPr>
    </w:p>
    <w:p w:rsidR="00BD308D" w:rsidRDefault="00BD308D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ins w:id="1074" w:author="kmlaster" w:date="2011-04-11T16:38:00Z"/>
          <w:rFonts w:ascii="Tahoma" w:hAnsi="Tahoma" w:cs="Tahoma"/>
          <w:color w:val="191919"/>
          <w:position w:val="-1"/>
          <w:sz w:val="12"/>
          <w:szCs w:val="12"/>
        </w:rPr>
      </w:pPr>
    </w:p>
    <w:tbl>
      <w:tblPr>
        <w:tblW w:w="14360" w:type="dxa"/>
        <w:tblInd w:w="89" w:type="dxa"/>
        <w:tblLook w:val="04A0"/>
      </w:tblPr>
      <w:tblGrid>
        <w:gridCol w:w="2500"/>
        <w:gridCol w:w="824"/>
        <w:gridCol w:w="660"/>
        <w:gridCol w:w="646"/>
        <w:gridCol w:w="641"/>
        <w:gridCol w:w="847"/>
        <w:gridCol w:w="742"/>
        <w:gridCol w:w="2302"/>
        <w:gridCol w:w="2302"/>
        <w:gridCol w:w="1060"/>
        <w:gridCol w:w="935"/>
        <w:gridCol w:w="907"/>
      </w:tblGrid>
      <w:tr w:rsidR="00BD308D" w:rsidRPr="00BD308D" w:rsidTr="00BD308D">
        <w:trPr>
          <w:trHeight w:val="960"/>
          <w:ins w:id="1075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7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07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Number of Semester Hours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78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79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In-State Tuition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80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81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Activity Fee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82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83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Athletic Fee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84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85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Health Fee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86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87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Special Institutional Fee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88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89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Student Center Facility Fee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90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91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Technology Fee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92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93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Access Card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94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95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Total Fees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96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97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Out-of-State Tuition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098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099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Total Fees Out-of-State</w:t>
              </w:r>
            </w:ins>
          </w:p>
        </w:tc>
      </w:tr>
      <w:tr w:rsidR="00BD308D" w:rsidRPr="00BD308D" w:rsidTr="00BD308D">
        <w:trPr>
          <w:trHeight w:val="300"/>
          <w:ins w:id="1100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10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02" w:author="kmlaster" w:date="2011-04-11T16:38:00Z"/>
                <w:rFonts w:cs="Calibri"/>
                <w:color w:val="000000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03" w:author="kmlaster" w:date="2011-04-11T16:38:00Z"/>
                <w:rFonts w:cs="Calibri"/>
                <w:color w:val="00000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04" w:author="kmlaster" w:date="2011-04-11T16:38:00Z"/>
                <w:rFonts w:cs="Calibri"/>
                <w:color w:val="000000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05" w:author="kmlaster" w:date="2011-04-11T16:38:00Z"/>
                <w:rFonts w:cs="Calibri"/>
                <w:color w:val="000000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06" w:author="kmlaster" w:date="2011-04-11T16:38:00Z"/>
                <w:rFonts w:cs="Calibri"/>
                <w:color w:val="000000"/>
                <w:sz w:val="12"/>
                <w:szCs w:val="12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07" w:author="kmlaster" w:date="2011-04-11T16:38:00Z"/>
                <w:rFonts w:cs="Calibri"/>
                <w:color w:val="000000"/>
                <w:sz w:val="12"/>
                <w:szCs w:val="12"/>
              </w:rPr>
            </w:pPr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08" w:author="kmlaster" w:date="2011-04-11T16:38:00Z"/>
                <w:rFonts w:cs="Calibri"/>
                <w:color w:val="000000"/>
              </w:rPr>
            </w:pPr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09" w:author="kmlaster" w:date="2011-04-11T16:38:00Z"/>
                <w:rFonts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10" w:author="kmlaster" w:date="2011-04-11T16:38:00Z"/>
                <w:rFonts w:cs="Calibri"/>
                <w:color w:val="000000"/>
              </w:rPr>
            </w:pP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11" w:author="kmlaster" w:date="2011-04-11T16:38:00Z"/>
                <w:rFonts w:cs="Calibri"/>
                <w:color w:val="000000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rPr>
                <w:ins w:id="1112" w:author="kmlaster" w:date="2011-04-11T16:38:00Z"/>
                <w:rFonts w:cs="Calibri"/>
                <w:color w:val="000000"/>
              </w:rPr>
            </w:pPr>
          </w:p>
        </w:tc>
      </w:tr>
      <w:tr w:rsidR="00BD308D" w:rsidRPr="00BD308D" w:rsidTr="00BD308D">
        <w:trPr>
          <w:trHeight w:val="300"/>
          <w:ins w:id="1113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11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1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1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11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1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$143.00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1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1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2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2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     -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2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2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     -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24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125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26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127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$100.00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jc w:val="right"/>
              <w:rPr>
                <w:ins w:id="112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jc w:val="right"/>
              <w:rPr>
                <w:ins w:id="112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3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3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$377.00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3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3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$530.00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3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3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$764.00 </w:t>
              </w:r>
            </w:ins>
          </w:p>
        </w:tc>
      </w:tr>
      <w:tr w:rsidR="00BD308D" w:rsidRPr="00BD308D" w:rsidTr="00BD308D">
        <w:trPr>
          <w:trHeight w:val="300"/>
          <w:ins w:id="1136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13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3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2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13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4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$286.00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4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4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4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4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4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4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47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148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49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150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$100.00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jc w:val="right"/>
              <w:rPr>
                <w:ins w:id="115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jc w:val="right"/>
              <w:rPr>
                <w:ins w:id="115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5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5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$520.00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5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5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$1,060.00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5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5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$1,294.00 </w:t>
              </w:r>
            </w:ins>
          </w:p>
        </w:tc>
      </w:tr>
      <w:tr w:rsidR="00BD308D" w:rsidRPr="00BD308D" w:rsidTr="00BD308D">
        <w:trPr>
          <w:trHeight w:val="300"/>
          <w:ins w:id="1159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16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6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3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16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6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$429.00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6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6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6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6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6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6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70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171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72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173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$100.00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jc w:val="right"/>
              <w:rPr>
                <w:ins w:id="117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jc w:val="right"/>
              <w:rPr>
                <w:ins w:id="117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7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7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$663.00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7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7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$1,590.00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8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8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$1,824.00 </w:t>
              </w:r>
            </w:ins>
          </w:p>
        </w:tc>
      </w:tr>
      <w:tr w:rsidR="00BD308D" w:rsidRPr="00BD308D" w:rsidTr="00BD308D">
        <w:trPr>
          <w:trHeight w:val="300"/>
          <w:ins w:id="1182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18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8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4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18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8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$572.00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8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8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8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9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9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19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93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194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95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196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$100.00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jc w:val="right"/>
              <w:rPr>
                <w:ins w:id="119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jc w:val="right"/>
              <w:rPr>
                <w:ins w:id="119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19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0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$572.00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0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0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$2,120.00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0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0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$2,354.00 </w:t>
              </w:r>
            </w:ins>
          </w:p>
        </w:tc>
      </w:tr>
      <w:tr w:rsidR="00BD308D" w:rsidRPr="00BD308D" w:rsidTr="00BD308D">
        <w:trPr>
          <w:trHeight w:val="300"/>
          <w:ins w:id="1205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20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0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5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20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0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$715.00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1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1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1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1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1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1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-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16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217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18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219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$100.00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2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jc w:val="right"/>
              <w:rPr>
                <w:ins w:id="122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2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2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$949.00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2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2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$2,650.00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2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2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$2,884.00 </w:t>
              </w:r>
            </w:ins>
          </w:p>
        </w:tc>
      </w:tr>
      <w:tr w:rsidR="00BD308D" w:rsidRPr="00BD308D" w:rsidTr="00BD308D">
        <w:trPr>
          <w:trHeight w:val="300"/>
          <w:ins w:id="1228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22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3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6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23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3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$858.00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3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3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3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3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3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3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3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4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4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4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4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4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4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4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4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4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$1,438.00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4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5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$3,180.00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5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5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$3,760.00 </w:t>
              </w:r>
            </w:ins>
          </w:p>
        </w:tc>
      </w:tr>
      <w:tr w:rsidR="00BD308D" w:rsidRPr="00BD308D" w:rsidTr="00BD308D">
        <w:trPr>
          <w:trHeight w:val="300"/>
          <w:ins w:id="1253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25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5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7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25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5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$1,001.00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5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5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6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6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6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6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6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6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6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6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6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6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7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7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7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7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$1,581.00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7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7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$3,710.00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7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7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$4,290.00 </w:t>
              </w:r>
            </w:ins>
          </w:p>
        </w:tc>
      </w:tr>
      <w:tr w:rsidR="00BD308D" w:rsidRPr="00BD308D" w:rsidTr="00BD308D">
        <w:trPr>
          <w:trHeight w:val="300"/>
          <w:ins w:id="1278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27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8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8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28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8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$1,144.00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8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8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8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8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8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8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8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9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9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9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9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9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9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9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9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29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$1,724.00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29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0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$4,240.00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0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0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$4,820.00 </w:t>
              </w:r>
            </w:ins>
          </w:p>
        </w:tc>
      </w:tr>
      <w:tr w:rsidR="00BD308D" w:rsidRPr="00BD308D" w:rsidTr="00BD308D">
        <w:trPr>
          <w:trHeight w:val="300"/>
          <w:ins w:id="1303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30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0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9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30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0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$1,287.00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0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0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1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1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1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1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1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1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1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1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1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1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2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2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2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2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$1,867.00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2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2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$4,770.00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2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2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$5,350.00 </w:t>
              </w:r>
            </w:ins>
          </w:p>
        </w:tc>
      </w:tr>
      <w:tr w:rsidR="00BD308D" w:rsidRPr="00BD308D" w:rsidTr="00BD308D">
        <w:trPr>
          <w:trHeight w:val="300"/>
          <w:ins w:id="1328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32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3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10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33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3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$1,430.00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3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3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3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3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3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3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3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4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4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4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4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4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4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4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4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4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$2,010.00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4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5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$5,300.00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5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5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$5,880.00 </w:t>
              </w:r>
            </w:ins>
          </w:p>
        </w:tc>
      </w:tr>
      <w:tr w:rsidR="00BD308D" w:rsidRPr="00BD308D" w:rsidTr="00BD308D">
        <w:trPr>
          <w:trHeight w:val="300"/>
          <w:ins w:id="1353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35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5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11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35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5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$1,573.00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5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5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6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6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6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6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6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6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6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6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6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6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7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7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7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7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$2,153.00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7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7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$5,830.00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7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7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$6,410.00 </w:t>
              </w:r>
            </w:ins>
          </w:p>
        </w:tc>
      </w:tr>
      <w:tr w:rsidR="00BD308D" w:rsidRPr="00BD308D" w:rsidTr="00BD308D">
        <w:trPr>
          <w:trHeight w:val="300"/>
          <w:ins w:id="1378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37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8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12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38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8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$1,716.00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8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8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8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8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8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8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8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9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9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9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9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9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9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9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9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39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$2,296.00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39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0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$6,360.00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0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0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$6,940.00 </w:t>
              </w:r>
            </w:ins>
          </w:p>
        </w:tc>
      </w:tr>
      <w:tr w:rsidR="00BD308D" w:rsidRPr="00BD308D" w:rsidTr="00BD308D">
        <w:trPr>
          <w:trHeight w:val="300"/>
          <w:ins w:id="1403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40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0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13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406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407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$1,859.00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0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0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1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1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1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1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1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1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1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1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1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1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2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2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2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2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$2,439.00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24" w:author="kmlaster" w:date="2011-04-11T16:38:00Z"/>
                <w:rFonts w:ascii="Tahoma" w:hAnsi="Tahoma" w:cs="Tahoma"/>
                <w:color w:val="000000"/>
                <w:sz w:val="12"/>
                <w:szCs w:val="12"/>
              </w:rPr>
            </w:pPr>
            <w:ins w:id="1425" w:author="kmlaster" w:date="2011-04-11T16:38:00Z">
              <w:r w:rsidRPr="00BD308D">
                <w:rPr>
                  <w:rFonts w:ascii="Tahoma" w:hAnsi="Tahoma" w:cs="Tahoma"/>
                  <w:color w:val="000000"/>
                  <w:sz w:val="12"/>
                  <w:szCs w:val="12"/>
                </w:rPr>
                <w:t xml:space="preserve">$6,890.00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2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2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$7,470.00 </w:t>
              </w:r>
            </w:ins>
          </w:p>
        </w:tc>
      </w:tr>
      <w:tr w:rsidR="00BD308D" w:rsidRPr="00BD308D" w:rsidTr="00BD308D">
        <w:trPr>
          <w:trHeight w:val="300"/>
          <w:ins w:id="1428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ind w:firstLineChars="1300" w:firstLine="1560"/>
              <w:rPr>
                <w:ins w:id="142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3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14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431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432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$2,002.00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3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3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3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3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3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3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39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40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4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4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43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44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45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46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47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48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$2,582.00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49" w:author="kmlaster" w:date="2011-04-11T16:38:00Z"/>
                <w:rFonts w:ascii="Tahoma" w:hAnsi="Tahoma" w:cs="Tahoma"/>
                <w:color w:val="000000"/>
                <w:sz w:val="12"/>
                <w:szCs w:val="12"/>
              </w:rPr>
            </w:pPr>
            <w:ins w:id="1450" w:author="kmlaster" w:date="2011-04-11T16:38:00Z">
              <w:r w:rsidRPr="00BD308D">
                <w:rPr>
                  <w:rFonts w:ascii="Tahoma" w:hAnsi="Tahoma" w:cs="Tahoma"/>
                  <w:color w:val="000000"/>
                  <w:sz w:val="12"/>
                  <w:szCs w:val="12"/>
                </w:rPr>
                <w:t xml:space="preserve">$7,420.00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51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52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$8,000.00 </w:t>
              </w:r>
            </w:ins>
          </w:p>
        </w:tc>
      </w:tr>
      <w:tr w:rsidR="00BD308D" w:rsidRPr="00BD308D" w:rsidTr="00BD308D">
        <w:trPr>
          <w:trHeight w:val="300"/>
          <w:ins w:id="1453" w:author="kmlaster" w:date="2011-04-11T16:38:00Z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54" w:author="kmlaster" w:date="2011-04-11T16:38:00Z"/>
                <w:rFonts w:ascii="Tahoma" w:hAnsi="Tahoma" w:cs="Tahoma"/>
                <w:color w:val="000000"/>
                <w:sz w:val="12"/>
                <w:szCs w:val="12"/>
              </w:rPr>
            </w:pPr>
            <w:ins w:id="1455" w:author="kmlaster" w:date="2011-04-11T16:38:00Z">
              <w:r w:rsidRPr="00BD308D">
                <w:rPr>
                  <w:rFonts w:ascii="Tahoma" w:hAnsi="Tahoma" w:cs="Tahoma"/>
                  <w:color w:val="000000"/>
                  <w:sz w:val="12"/>
                  <w:szCs w:val="12"/>
                </w:rPr>
                <w:t>15 or more</w:t>
              </w:r>
            </w:ins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center"/>
              <w:rPr>
                <w:ins w:id="1456" w:author="kmlaster" w:date="2011-04-11T16:38:00Z"/>
                <w:rFonts w:cs="Calibri"/>
                <w:color w:val="000000"/>
                <w:sz w:val="12"/>
                <w:szCs w:val="12"/>
              </w:rPr>
            </w:pPr>
            <w:ins w:id="1457" w:author="kmlaster" w:date="2011-04-11T16:38:00Z">
              <w:r w:rsidRPr="00BD308D">
                <w:rPr>
                  <w:rFonts w:cs="Calibri"/>
                  <w:color w:val="000000"/>
                  <w:sz w:val="12"/>
                  <w:szCs w:val="12"/>
                </w:rPr>
                <w:t>$2,137.00</w:t>
              </w:r>
            </w:ins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5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5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$64.00</w:t>
              </w:r>
            </w:ins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6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6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>$176.00</w:t>
              </w:r>
            </w:ins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6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6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$56.00 </w:t>
              </w:r>
            </w:ins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64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65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$134.00 </w:t>
              </w:r>
            </w:ins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6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6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$100.00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68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69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$45.00 </w:t>
              </w:r>
            </w:ins>
          </w:p>
        </w:tc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70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71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$5.00 </w:t>
              </w:r>
            </w:ins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72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73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$2,717.00 </w:t>
              </w:r>
            </w:ins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74" w:author="kmlaster" w:date="2011-04-11T16:38:00Z"/>
                <w:rFonts w:ascii="Tahoma" w:hAnsi="Tahoma" w:cs="Tahoma"/>
                <w:color w:val="000000"/>
                <w:sz w:val="12"/>
                <w:szCs w:val="12"/>
              </w:rPr>
            </w:pPr>
            <w:ins w:id="1475" w:author="kmlaster" w:date="2011-04-11T16:38:00Z">
              <w:r w:rsidRPr="00BD308D">
                <w:rPr>
                  <w:rFonts w:ascii="Tahoma" w:hAnsi="Tahoma" w:cs="Tahoma"/>
                  <w:color w:val="000000"/>
                  <w:sz w:val="12"/>
                  <w:szCs w:val="12"/>
                </w:rPr>
                <w:t xml:space="preserve">$7,944.00 </w:t>
              </w:r>
            </w:ins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08D" w:rsidRPr="00BD308D" w:rsidRDefault="00BD308D" w:rsidP="00BD308D">
            <w:pPr>
              <w:spacing w:after="0" w:line="240" w:lineRule="auto"/>
              <w:jc w:val="right"/>
              <w:rPr>
                <w:ins w:id="1476" w:author="kmlaster" w:date="2011-04-11T16:38:00Z"/>
                <w:rFonts w:ascii="Tahoma" w:hAnsi="Tahoma" w:cs="Tahoma"/>
                <w:color w:val="191919"/>
                <w:sz w:val="12"/>
                <w:szCs w:val="12"/>
              </w:rPr>
            </w:pPr>
            <w:ins w:id="1477" w:author="kmlaster" w:date="2011-04-11T16:38:00Z">
              <w:r w:rsidRPr="00BD308D">
                <w:rPr>
                  <w:rFonts w:ascii="Tahoma" w:hAnsi="Tahoma" w:cs="Tahoma"/>
                  <w:color w:val="191919"/>
                  <w:sz w:val="12"/>
                  <w:szCs w:val="12"/>
                </w:rPr>
                <w:t xml:space="preserve">$8,524.00 </w:t>
              </w:r>
            </w:ins>
          </w:p>
        </w:tc>
      </w:tr>
    </w:tbl>
    <w:p w:rsidR="00BD308D" w:rsidRDefault="00BD308D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ins w:id="1478" w:author="kmlaster" w:date="2011-04-11T16:38:00Z"/>
          <w:rFonts w:ascii="Tahoma" w:hAnsi="Tahoma" w:cs="Tahoma"/>
          <w:color w:val="191919"/>
          <w:position w:val="-1"/>
          <w:sz w:val="12"/>
          <w:szCs w:val="12"/>
        </w:rPr>
      </w:pPr>
    </w:p>
    <w:p w:rsidR="00BD308D" w:rsidRDefault="00BD308D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ins w:id="1479" w:author="kmlaster" w:date="2011-04-11T16:38:00Z"/>
          <w:rFonts w:ascii="Tahoma" w:hAnsi="Tahoma" w:cs="Tahoma"/>
          <w:color w:val="191919"/>
          <w:position w:val="-1"/>
          <w:sz w:val="12"/>
          <w:szCs w:val="12"/>
        </w:rPr>
      </w:pPr>
    </w:p>
    <w:p w:rsidR="00BD308D" w:rsidRDefault="00BD308D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ins w:id="1480" w:author="kmlaster" w:date="2011-04-11T16:38:00Z"/>
          <w:rFonts w:ascii="Tahoma" w:hAnsi="Tahoma" w:cs="Tahoma"/>
          <w:color w:val="191919"/>
          <w:position w:val="-1"/>
          <w:sz w:val="12"/>
          <w:szCs w:val="12"/>
        </w:rPr>
      </w:pPr>
    </w:p>
    <w:p w:rsidR="00BD308D" w:rsidRDefault="00BD308D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ins w:id="1481" w:author="kmlaster" w:date="2011-04-11T16:38:00Z"/>
          <w:rFonts w:ascii="Tahoma" w:hAnsi="Tahoma" w:cs="Tahoma"/>
          <w:color w:val="191919"/>
          <w:position w:val="-1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ahoma" w:hAnsi="Tahoma" w:cs="Tahoma"/>
          <w:color w:val="000000"/>
          <w:sz w:val="16"/>
          <w:szCs w:val="1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5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drop/add 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reinstatemen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50" w:right="300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Note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halls.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tbl>
      <w:tblPr>
        <w:tblW w:w="0" w:type="auto"/>
        <w:tblInd w:w="1407" w:type="dxa"/>
        <w:tblLayout w:type="fixed"/>
        <w:tblCellMar>
          <w:left w:w="0" w:type="dxa"/>
          <w:right w:w="0" w:type="dxa"/>
        </w:tblCellMar>
        <w:tblLook w:val="0000"/>
      </w:tblPr>
      <w:tblGrid>
        <w:gridCol w:w="1509"/>
        <w:gridCol w:w="1190"/>
        <w:gridCol w:w="1099"/>
        <w:gridCol w:w="962"/>
        <w:gridCol w:w="753"/>
        <w:tblGridChange w:id="1482">
          <w:tblGrid>
            <w:gridCol w:w="1509"/>
            <w:gridCol w:w="1190"/>
            <w:gridCol w:w="1099"/>
            <w:gridCol w:w="962"/>
            <w:gridCol w:w="753"/>
          </w:tblGrid>
        </w:tblGridChange>
      </w:tblGrid>
      <w:tr w:rsidR="00924DC4" w:rsidRPr="007A7452" w:rsidTr="00E865AA">
        <w:trPr>
          <w:trHeight w:hRule="exact" w:val="245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25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Resident Hall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422" w:right="42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Room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38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Board**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28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Laundry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Total</w:t>
            </w:r>
          </w:p>
        </w:tc>
      </w:tr>
      <w:tr w:rsidR="00924DC4" w:rsidRPr="007A7452" w:rsidTr="00CF3400">
        <w:tblPrEx>
          <w:tblW w:w="0" w:type="auto"/>
          <w:tblInd w:w="1407" w:type="dxa"/>
          <w:tblLayout w:type="fixed"/>
          <w:tblCellMar>
            <w:left w:w="0" w:type="dxa"/>
            <w:right w:w="0" w:type="dxa"/>
          </w:tblCellMar>
          <w:tblLook w:val="0000"/>
          <w:tblPrExChange w:id="1483" w:author="kmlaster" w:date="2011-04-12T10:49:00Z">
            <w:tblPrEx>
              <w:tblW w:w="0" w:type="auto"/>
              <w:tblInd w:w="1407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74"/>
          <w:trPrChange w:id="1484" w:author="kmlaster" w:date="2011-04-12T10:49:00Z">
            <w:trPr>
              <w:trHeight w:hRule="exact" w:val="190"/>
            </w:trPr>
          </w:trPrChange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tcPrChange w:id="1485" w:author="kmlaster" w:date="2011-04-12T10:49:00Z">
              <w:tcPr>
                <w:tcW w:w="150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CF340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rPr>
                <w:ins w:id="1486" w:author="kmlaster" w:date="2011-04-12T10:49:00Z"/>
                <w:rFonts w:ascii="Tahoma" w:hAnsi="Tahoma" w:cs="Tahoma"/>
                <w:color w:val="191919"/>
                <w:sz w:val="10"/>
                <w:szCs w:val="10"/>
              </w:rPr>
              <w:pPrChange w:id="1487" w:author="kmlaster" w:date="2011-04-12T10:48:00Z">
                <w:pPr>
                  <w:widowControl w:val="0"/>
                  <w:autoSpaceDE w:val="0"/>
                  <w:autoSpaceDN w:val="0"/>
                  <w:adjustRightInd w:val="0"/>
                  <w:spacing w:before="28" w:after="0" w:line="240" w:lineRule="auto"/>
                  <w:ind w:left="398"/>
                </w:pPr>
              </w:pPrChange>
            </w:pPr>
            <w:del w:id="1488" w:author="kmlaster" w:date="2011-04-12T10:48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Andrews</w:delText>
              </w:r>
            </w:del>
          </w:p>
          <w:p w:rsidR="00CF3400" w:rsidRPr="007A7452" w:rsidRDefault="00CF3400" w:rsidP="00CF340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rPr>
                <w:rFonts w:ascii="Times New Roman" w:hAnsi="Times New Roman"/>
                <w:sz w:val="24"/>
                <w:szCs w:val="24"/>
              </w:rPr>
              <w:pPrChange w:id="1489" w:author="kmlaster" w:date="2011-04-12T10:48:00Z">
                <w:pPr>
                  <w:widowControl w:val="0"/>
                  <w:autoSpaceDE w:val="0"/>
                  <w:autoSpaceDN w:val="0"/>
                  <w:adjustRightInd w:val="0"/>
                  <w:spacing w:before="28" w:after="0" w:line="240" w:lineRule="auto"/>
                  <w:ind w:left="398"/>
                </w:pPr>
              </w:pPrChange>
            </w:pP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PrChange w:id="1490" w:author="kmlaster" w:date="2011-04-12T10:49:00Z">
              <w:tcPr>
                <w:tcW w:w="11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ins w:id="1491" w:author="kmlaster" w:date="2011-04-12T10:49:00Z"/>
                <w:rFonts w:ascii="Tahoma" w:hAnsi="Tahoma" w:cs="Tahoma"/>
                <w:color w:val="191919"/>
                <w:sz w:val="10"/>
                <w:szCs w:val="10"/>
              </w:rPr>
            </w:pPr>
            <w:del w:id="1492" w:author="kmlaster" w:date="2011-04-12T10:48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$1,116.00</w:delText>
              </w:r>
            </w:del>
          </w:p>
          <w:p w:rsidR="00CF3400" w:rsidRPr="007A7452" w:rsidRDefault="00CF340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PrChange w:id="1493" w:author="kmlaster" w:date="2011-04-12T10:49:00Z">
              <w:tcPr>
                <w:tcW w:w="109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ins w:id="1494" w:author="kmlaster" w:date="2011-04-12T10:49:00Z"/>
                <w:rFonts w:ascii="Tahoma" w:hAnsi="Tahoma" w:cs="Tahoma"/>
                <w:color w:val="191919"/>
                <w:sz w:val="10"/>
                <w:szCs w:val="10"/>
              </w:rPr>
            </w:pPr>
            <w:del w:id="1495" w:author="kmlaster" w:date="2011-04-12T10:48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$1,120.00</w:delText>
              </w:r>
            </w:del>
          </w:p>
          <w:p w:rsidR="00CF3400" w:rsidRPr="007A7452" w:rsidRDefault="00CF340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tcPrChange w:id="1496" w:author="kmlaster" w:date="2011-04-12T10:49:00Z">
              <w:tcPr>
                <w:tcW w:w="96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ins w:id="1497" w:author="kmlaster" w:date="2011-04-12T10:50:00Z"/>
                <w:rFonts w:ascii="Tahoma" w:hAnsi="Tahoma" w:cs="Tahoma"/>
                <w:color w:val="191919"/>
                <w:sz w:val="10"/>
                <w:szCs w:val="10"/>
              </w:rPr>
            </w:pPr>
            <w:del w:id="1498" w:author="kmlaster" w:date="2011-04-12T10:48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$45.00</w:delText>
              </w:r>
            </w:del>
          </w:p>
          <w:p w:rsidR="00CF3400" w:rsidRPr="007A7452" w:rsidRDefault="00CF340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tcPrChange w:id="1499" w:author="kmlaster" w:date="2011-04-12T10:49:00Z">
              <w:tcPr>
                <w:tcW w:w="75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CF340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rPr>
                <w:ins w:id="1500" w:author="kmlaster" w:date="2011-04-12T10:50:00Z"/>
                <w:rFonts w:ascii="Tahoma" w:hAnsi="Tahoma" w:cs="Tahoma"/>
                <w:color w:val="191919"/>
                <w:sz w:val="10"/>
                <w:szCs w:val="10"/>
              </w:rPr>
              <w:pPrChange w:id="1501" w:author="kmlaster" w:date="2011-04-12T10:48:00Z">
                <w:pPr>
                  <w:widowControl w:val="0"/>
                  <w:autoSpaceDE w:val="0"/>
                  <w:autoSpaceDN w:val="0"/>
                  <w:adjustRightInd w:val="0"/>
                  <w:spacing w:before="28" w:after="0" w:line="240" w:lineRule="auto"/>
                  <w:ind w:left="271"/>
                </w:pPr>
              </w:pPrChange>
            </w:pPr>
            <w:del w:id="1502" w:author="kmlaster" w:date="2011-04-12T10:48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$2,281.00</w:delText>
              </w:r>
            </w:del>
          </w:p>
          <w:p w:rsidR="00CF3400" w:rsidRPr="00CF3400" w:rsidRDefault="00CF3400" w:rsidP="00CF340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rPr>
                <w:rFonts w:ascii="Tahoma" w:hAnsi="Tahoma" w:cs="Tahoma"/>
                <w:color w:val="191919"/>
                <w:sz w:val="10"/>
                <w:szCs w:val="10"/>
                <w:rPrChange w:id="1503" w:author="kmlaster" w:date="2011-04-12T10:50:00Z">
                  <w:rPr>
                    <w:rFonts w:ascii="Times New Roman" w:hAnsi="Times New Roman"/>
                    <w:sz w:val="24"/>
                    <w:szCs w:val="24"/>
                  </w:rPr>
                </w:rPrChange>
              </w:rPr>
              <w:pPrChange w:id="1504" w:author="kmlaster" w:date="2011-04-12T10:48:00Z">
                <w:pPr>
                  <w:widowControl w:val="0"/>
                  <w:autoSpaceDE w:val="0"/>
                  <w:autoSpaceDN w:val="0"/>
                  <w:adjustRightInd w:val="0"/>
                  <w:spacing w:before="28" w:after="0" w:line="240" w:lineRule="auto"/>
                  <w:ind w:left="271"/>
                </w:pPr>
              </w:pPrChange>
            </w:pPr>
          </w:p>
        </w:tc>
      </w:tr>
      <w:tr w:rsidR="00924DC4" w:rsidRPr="00E47FA0" w:rsidTr="00CF3400">
        <w:tblPrEx>
          <w:tblW w:w="0" w:type="auto"/>
          <w:tblInd w:w="1407" w:type="dxa"/>
          <w:tblLayout w:type="fixed"/>
          <w:tblCellMar>
            <w:left w:w="0" w:type="dxa"/>
            <w:right w:w="0" w:type="dxa"/>
          </w:tblCellMar>
          <w:tblLook w:val="0000"/>
          <w:tblPrExChange w:id="1505" w:author="kmlaster" w:date="2011-04-12T10:52:00Z">
            <w:tblPrEx>
              <w:tblW w:w="0" w:type="auto"/>
              <w:tblInd w:w="1407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trPrChange w:id="1506" w:author="kmlaster" w:date="2011-04-12T10:52:00Z">
            <w:trPr>
              <w:trHeight w:hRule="exact" w:val="190"/>
            </w:trPr>
          </w:trPrChange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tcPrChange w:id="1507" w:author="kmlaster" w:date="2011-04-12T10:52:00Z">
              <w:tcPr>
                <w:tcW w:w="150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9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East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PrChange w:id="1508" w:author="kmlaster" w:date="2011-04-12T10:52:00Z">
              <w:tcPr>
                <w:tcW w:w="11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ins w:id="1509" w:author="kmlaster" w:date="2011-04-12T10:52:00Z"/>
                <w:rFonts w:ascii="Tahoma" w:hAnsi="Tahoma" w:cs="Tahoma"/>
                <w:color w:val="191919"/>
                <w:sz w:val="10"/>
                <w:szCs w:val="10"/>
              </w:rPr>
            </w:pPr>
            <w:del w:id="1510" w:author="kmlaster" w:date="2011-04-12T10:52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$1,292.00</w:delText>
              </w:r>
            </w:del>
          </w:p>
          <w:p w:rsidR="00CF3400" w:rsidRPr="007A7452" w:rsidRDefault="00CF340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ins w:id="1511" w:author="kmlaster" w:date="2011-04-12T10:52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$1,534.00</w:t>
              </w:r>
            </w:ins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PrChange w:id="1512" w:author="kmlaster" w:date="2011-04-12T10:52:00Z">
              <w:tcPr>
                <w:tcW w:w="109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ins w:id="1513" w:author="kmlaster" w:date="2011-04-12T10:52:00Z"/>
                <w:rFonts w:ascii="Tahoma" w:hAnsi="Tahoma" w:cs="Tahoma"/>
                <w:color w:val="191919"/>
                <w:sz w:val="10"/>
                <w:szCs w:val="10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$1,120.00</w:t>
            </w:r>
          </w:p>
          <w:p w:rsidR="00CF3400" w:rsidRPr="007A7452" w:rsidRDefault="00CF340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ins w:id="1514" w:author="kmlaster" w:date="2011-04-12T10:52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$1,424.02</w:t>
              </w:r>
            </w:ins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tcPrChange w:id="1515" w:author="kmlaster" w:date="2011-04-12T10:52:00Z">
              <w:tcPr>
                <w:tcW w:w="96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tcPrChange w:id="1516" w:author="kmlaster" w:date="2011-04-12T10:52:00Z">
              <w:tcPr>
                <w:tcW w:w="75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CF3400" w:rsidRDefault="00924DC4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ins w:id="1517" w:author="kmlaster" w:date="2011-04-12T10:58:00Z"/>
                <w:rFonts w:ascii="Tahoma" w:hAnsi="Tahoma" w:cs="Tahoma"/>
                <w:color w:val="191919"/>
                <w:sz w:val="10"/>
                <w:szCs w:val="10"/>
              </w:rPr>
            </w:pPr>
            <w:del w:id="1518" w:author="kmlaster" w:date="2011-04-12T10:52:00Z">
              <w:r w:rsidRPr="00E47FA0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$2,45</w:delText>
              </w:r>
              <w:r w:rsidRPr="00E47FA0" w:rsidDel="00CF3400">
                <w:rPr>
                  <w:rFonts w:ascii="Tahoma" w:hAnsi="Tahoma" w:cs="Tahoma"/>
                  <w:color w:val="191919"/>
                  <w:spacing w:val="-7"/>
                  <w:sz w:val="10"/>
                  <w:szCs w:val="10"/>
                </w:rPr>
                <w:delText>7</w:delText>
              </w:r>
              <w:r w:rsidRPr="00E47FA0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.00</w:delText>
              </w:r>
            </w:del>
          </w:p>
          <w:p w:rsidR="00E47FA0" w:rsidRPr="00E47FA0" w:rsidRDefault="00E47FA0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rFonts w:ascii="Times New Roman" w:hAnsi="Times New Roman"/>
                <w:sz w:val="24"/>
                <w:szCs w:val="24"/>
              </w:rPr>
            </w:pPr>
            <w:ins w:id="1519" w:author="kmlaster" w:date="2011-04-12T10:58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$3,003.02</w:t>
              </w:r>
            </w:ins>
          </w:p>
        </w:tc>
      </w:tr>
      <w:tr w:rsidR="00924DC4" w:rsidRPr="007A7452" w:rsidTr="00CF3400">
        <w:tblPrEx>
          <w:tblW w:w="0" w:type="auto"/>
          <w:tblInd w:w="1407" w:type="dxa"/>
          <w:tblLayout w:type="fixed"/>
          <w:tblCellMar>
            <w:left w:w="0" w:type="dxa"/>
            <w:right w:w="0" w:type="dxa"/>
          </w:tblCellMar>
          <w:tblLook w:val="0000"/>
          <w:tblPrExChange w:id="1520" w:author="kmlaster" w:date="2011-04-12T10:53:00Z">
            <w:tblPrEx>
              <w:tblW w:w="0" w:type="auto"/>
              <w:tblInd w:w="1407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trPrChange w:id="1521" w:author="kmlaster" w:date="2011-04-12T10:53:00Z">
            <w:trPr>
              <w:trHeight w:hRule="exact" w:val="190"/>
            </w:trPr>
          </w:trPrChange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tcPrChange w:id="1522" w:author="kmlaster" w:date="2011-04-12T10:53:00Z">
              <w:tcPr>
                <w:tcW w:w="150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Gibson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PrChange w:id="1523" w:author="kmlaster" w:date="2011-04-12T10:53:00Z">
              <w:tcPr>
                <w:tcW w:w="11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ins w:id="1524" w:author="kmlaster" w:date="2011-04-12T10:53:00Z"/>
                <w:rFonts w:ascii="Tahoma" w:hAnsi="Tahoma" w:cs="Tahoma"/>
                <w:color w:val="191919"/>
                <w:sz w:val="10"/>
                <w:szCs w:val="10"/>
              </w:rPr>
            </w:pPr>
            <w:del w:id="1525" w:author="kmlaster" w:date="2011-04-12T10:53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$1,116.00</w:delText>
              </w:r>
            </w:del>
          </w:p>
          <w:p w:rsidR="00CF3400" w:rsidRPr="007A7452" w:rsidRDefault="00CF340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ins w:id="1526" w:author="kmlaster" w:date="2011-04-12T10:53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$1,299.00</w:t>
              </w:r>
            </w:ins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PrChange w:id="1527" w:author="kmlaster" w:date="2011-04-12T10:53:00Z">
              <w:tcPr>
                <w:tcW w:w="109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ins w:id="1528" w:author="kmlaster" w:date="2011-04-12T10:53:00Z"/>
                <w:rFonts w:ascii="Tahoma" w:hAnsi="Tahoma" w:cs="Tahoma"/>
                <w:color w:val="191919"/>
                <w:sz w:val="10"/>
                <w:szCs w:val="10"/>
              </w:rPr>
            </w:pPr>
            <w:del w:id="1529" w:author="kmlaster" w:date="2011-04-12T10:53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$1,120.00</w:delText>
              </w:r>
            </w:del>
          </w:p>
          <w:p w:rsidR="00CF3400" w:rsidRPr="007A7452" w:rsidRDefault="00CF340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ins w:id="1530" w:author="kmlaster" w:date="2011-04-12T10:53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$1,424.02</w:t>
              </w:r>
            </w:ins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tcPrChange w:id="1531" w:author="kmlaster" w:date="2011-04-12T10:53:00Z">
              <w:tcPr>
                <w:tcW w:w="96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tcPrChange w:id="1532" w:author="kmlaster" w:date="2011-04-12T10:53:00Z">
              <w:tcPr>
                <w:tcW w:w="75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CF340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1"/>
              <w:rPr>
                <w:ins w:id="1533" w:author="kmlaster" w:date="2011-04-12T10:54:00Z"/>
                <w:rFonts w:ascii="Tahoma" w:hAnsi="Tahoma" w:cs="Tahoma"/>
                <w:color w:val="191919"/>
                <w:sz w:val="10"/>
                <w:szCs w:val="10"/>
              </w:rPr>
            </w:pPr>
            <w:del w:id="1534" w:author="kmlaster" w:date="2011-04-12T10:53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$2,281</w:delText>
              </w:r>
            </w:del>
            <w:del w:id="1535" w:author="kmlaster" w:date="2011-04-12T10:54:00Z">
              <w:r w:rsidRPr="007A7452" w:rsidDel="00CF3400">
                <w:rPr>
                  <w:rFonts w:ascii="Tahoma" w:hAnsi="Tahoma" w:cs="Tahoma"/>
                  <w:color w:val="191919"/>
                  <w:sz w:val="10"/>
                  <w:szCs w:val="10"/>
                </w:rPr>
                <w:delText>.00</w:delText>
              </w:r>
            </w:del>
          </w:p>
          <w:p w:rsidR="00CF3400" w:rsidRPr="00E47FA0" w:rsidRDefault="00E47FA0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rPr>
                <w:rFonts w:ascii="Times New Roman" w:hAnsi="Times New Roman"/>
                <w:sz w:val="10"/>
                <w:szCs w:val="10"/>
                <w:rPrChange w:id="1536" w:author="kmlaster" w:date="2011-04-12T10:59:00Z">
                  <w:rPr>
                    <w:rFonts w:ascii="Times New Roman" w:hAnsi="Times New Roman"/>
                    <w:sz w:val="24"/>
                    <w:szCs w:val="24"/>
                  </w:rPr>
                </w:rPrChange>
              </w:rPr>
              <w:pPrChange w:id="1537" w:author="kmlaster" w:date="2011-04-12T10:59:00Z">
                <w:pPr>
                  <w:widowControl w:val="0"/>
                  <w:autoSpaceDE w:val="0"/>
                  <w:autoSpaceDN w:val="0"/>
                  <w:adjustRightInd w:val="0"/>
                  <w:spacing w:before="28" w:after="0" w:line="240" w:lineRule="auto"/>
                  <w:ind w:left="271"/>
                </w:pPr>
              </w:pPrChange>
            </w:pPr>
            <w:ins w:id="1538" w:author="kmlaster" w:date="2011-04-12T10:59:00Z">
              <w:r>
                <w:rPr>
                  <w:rFonts w:ascii="Times New Roman" w:hAnsi="Times New Roman"/>
                  <w:sz w:val="10"/>
                  <w:szCs w:val="10"/>
                </w:rPr>
                <w:t>$2,768.02</w:t>
              </w:r>
            </w:ins>
          </w:p>
        </w:tc>
      </w:tr>
      <w:tr w:rsidR="00924DC4" w:rsidRPr="007A7452" w:rsidTr="00CF3400">
        <w:tblPrEx>
          <w:tblW w:w="0" w:type="auto"/>
          <w:tblInd w:w="1407" w:type="dxa"/>
          <w:tblLayout w:type="fixed"/>
          <w:tblCellMar>
            <w:left w:w="0" w:type="dxa"/>
            <w:right w:w="0" w:type="dxa"/>
          </w:tblCellMar>
          <w:tblLook w:val="0000"/>
          <w:tblPrExChange w:id="1539" w:author="kmlaster" w:date="2011-04-12T10:54:00Z">
            <w:tblPrEx>
              <w:tblW w:w="0" w:type="auto"/>
              <w:tblInd w:w="1407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trPrChange w:id="1540" w:author="kmlaster" w:date="2011-04-12T10:54:00Z">
            <w:trPr>
              <w:trHeight w:hRule="exact" w:val="190"/>
            </w:trPr>
          </w:trPrChange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tcPrChange w:id="1541" w:author="kmlaster" w:date="2011-04-12T10:54:00Z">
              <w:tcPr>
                <w:tcW w:w="150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North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PrChange w:id="1542" w:author="kmlaster" w:date="2011-04-12T10:54:00Z">
              <w:tcPr>
                <w:tcW w:w="11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ins w:id="1543" w:author="kmlaster" w:date="2011-04-12T10:54:00Z"/>
                <w:rFonts w:ascii="Tahoma" w:hAnsi="Tahoma" w:cs="Tahoma"/>
                <w:color w:val="191919"/>
                <w:sz w:val="10"/>
                <w:szCs w:val="10"/>
              </w:rPr>
            </w:pPr>
            <w:del w:id="1544" w:author="kmlaster" w:date="2011-04-12T10:54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$1,292.00</w:delText>
              </w:r>
            </w:del>
          </w:p>
          <w:p w:rsidR="00E47FA0" w:rsidRPr="007A7452" w:rsidRDefault="00E47FA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ins w:id="1545" w:author="kmlaster" w:date="2011-04-12T10:54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$1,534.00</w:t>
              </w:r>
            </w:ins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PrChange w:id="1546" w:author="kmlaster" w:date="2011-04-12T10:54:00Z">
              <w:tcPr>
                <w:tcW w:w="109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ins w:id="1547" w:author="kmlaster" w:date="2011-04-12T10:54:00Z"/>
                <w:rFonts w:ascii="Tahoma" w:hAnsi="Tahoma" w:cs="Tahoma"/>
                <w:color w:val="191919"/>
                <w:sz w:val="10"/>
                <w:szCs w:val="10"/>
              </w:rPr>
            </w:pPr>
            <w:del w:id="1548" w:author="kmlaster" w:date="2011-04-12T10:54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$1,120.00</w:delText>
              </w:r>
            </w:del>
          </w:p>
          <w:p w:rsidR="00E47FA0" w:rsidRPr="007A7452" w:rsidRDefault="00E47FA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ins w:id="1549" w:author="kmlaster" w:date="2011-04-12T10:54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$1,424.02</w:t>
              </w:r>
            </w:ins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tcPrChange w:id="1550" w:author="kmlaster" w:date="2011-04-12T10:54:00Z">
              <w:tcPr>
                <w:tcW w:w="96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tcPrChange w:id="1551" w:author="kmlaster" w:date="2011-04-12T10:54:00Z">
              <w:tcPr>
                <w:tcW w:w="75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ins w:id="1552" w:author="kmlaster" w:date="2011-04-12T10:55:00Z"/>
                <w:rFonts w:ascii="Tahoma" w:hAnsi="Tahoma" w:cs="Tahoma"/>
                <w:color w:val="191919"/>
                <w:sz w:val="10"/>
                <w:szCs w:val="10"/>
              </w:rPr>
            </w:pPr>
            <w:del w:id="1553" w:author="kmlaster" w:date="2011-04-12T10:55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$2,45</w:delText>
              </w:r>
              <w:r w:rsidRPr="007A7452" w:rsidDel="00E47FA0">
                <w:rPr>
                  <w:rFonts w:ascii="Tahoma" w:hAnsi="Tahoma" w:cs="Tahoma"/>
                  <w:color w:val="191919"/>
                  <w:spacing w:val="-7"/>
                  <w:sz w:val="10"/>
                  <w:szCs w:val="10"/>
                </w:rPr>
                <w:delText>7</w:delText>
              </w:r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.00</w:delText>
              </w:r>
            </w:del>
          </w:p>
          <w:p w:rsidR="00E47FA0" w:rsidRPr="00E47FA0" w:rsidRDefault="00E47FA0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rFonts w:ascii="Times New Roman" w:hAnsi="Times New Roman"/>
                <w:sz w:val="10"/>
                <w:szCs w:val="10"/>
                <w:rPrChange w:id="1554" w:author="kmlaster" w:date="2011-04-12T10:59:00Z">
                  <w:rPr>
                    <w:rFonts w:ascii="Times New Roman" w:hAnsi="Times New Roman"/>
                    <w:sz w:val="24"/>
                    <w:szCs w:val="24"/>
                  </w:rPr>
                </w:rPrChange>
              </w:rPr>
            </w:pPr>
            <w:ins w:id="1555" w:author="kmlaster" w:date="2011-04-12T10:59:00Z">
              <w:r>
                <w:rPr>
                  <w:rFonts w:ascii="Times New Roman" w:hAnsi="Times New Roman"/>
                  <w:sz w:val="10"/>
                  <w:szCs w:val="10"/>
                </w:rPr>
                <w:t>$3,003.02</w:t>
              </w:r>
            </w:ins>
          </w:p>
        </w:tc>
      </w:tr>
      <w:tr w:rsidR="00924DC4" w:rsidRPr="007A7452" w:rsidTr="00E47FA0">
        <w:tblPrEx>
          <w:tblW w:w="0" w:type="auto"/>
          <w:tblInd w:w="1407" w:type="dxa"/>
          <w:tblLayout w:type="fixed"/>
          <w:tblCellMar>
            <w:left w:w="0" w:type="dxa"/>
            <w:right w:w="0" w:type="dxa"/>
          </w:tblCellMar>
          <w:tblLook w:val="0000"/>
          <w:tblPrExChange w:id="1556" w:author="kmlaster" w:date="2011-04-12T10:55:00Z">
            <w:tblPrEx>
              <w:tblW w:w="0" w:type="auto"/>
              <w:tblInd w:w="1407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266"/>
          <w:trPrChange w:id="1557" w:author="kmlaster" w:date="2011-04-12T10:55:00Z">
            <w:trPr>
              <w:trHeight w:hRule="exact" w:val="190"/>
            </w:trPr>
          </w:trPrChange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tcPrChange w:id="1558" w:author="kmlaster" w:date="2011-04-12T10:55:00Z">
              <w:tcPr>
                <w:tcW w:w="150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South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PrChange w:id="1559" w:author="kmlaster" w:date="2011-04-12T10:55:00Z">
              <w:tcPr>
                <w:tcW w:w="11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ins w:id="1560" w:author="kmlaster" w:date="2011-04-12T10:55:00Z"/>
                <w:rFonts w:ascii="Tahoma" w:hAnsi="Tahoma" w:cs="Tahoma"/>
                <w:color w:val="191919"/>
                <w:sz w:val="10"/>
                <w:szCs w:val="10"/>
              </w:rPr>
            </w:pPr>
            <w:del w:id="1561" w:author="kmlaster" w:date="2011-04-12T10:55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$1,292.00</w:delText>
              </w:r>
            </w:del>
          </w:p>
          <w:p w:rsidR="00E47FA0" w:rsidRDefault="00E47FA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ins w:id="1562" w:author="kmlaster" w:date="2011-04-12T10:55:00Z"/>
                <w:rFonts w:ascii="Tahoma" w:hAnsi="Tahoma" w:cs="Tahoma"/>
                <w:color w:val="191919"/>
                <w:sz w:val="10"/>
                <w:szCs w:val="10"/>
              </w:rPr>
            </w:pPr>
            <w:ins w:id="1563" w:author="kmlaster" w:date="2011-04-12T10:56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$1,534.00</w:t>
              </w:r>
            </w:ins>
          </w:p>
          <w:p w:rsidR="00E47FA0" w:rsidRPr="007A7452" w:rsidRDefault="00E47FA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PrChange w:id="1564" w:author="kmlaster" w:date="2011-04-12T10:55:00Z">
              <w:tcPr>
                <w:tcW w:w="109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ins w:id="1565" w:author="kmlaster" w:date="2011-04-12T10:56:00Z"/>
                <w:rFonts w:ascii="Tahoma" w:hAnsi="Tahoma" w:cs="Tahoma"/>
                <w:color w:val="191919"/>
                <w:sz w:val="10"/>
                <w:szCs w:val="10"/>
              </w:rPr>
            </w:pPr>
            <w:del w:id="1566" w:author="kmlaster" w:date="2011-04-12T10:56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$1,120.00</w:delText>
              </w:r>
            </w:del>
          </w:p>
          <w:p w:rsidR="00E47FA0" w:rsidRPr="007A7452" w:rsidRDefault="00E47FA0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ins w:id="1567" w:author="kmlaster" w:date="2011-04-12T10:56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$1,424.02</w:t>
              </w:r>
            </w:ins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tcPrChange w:id="1568" w:author="kmlaster" w:date="2011-04-12T10:55:00Z">
              <w:tcPr>
                <w:tcW w:w="96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tcPrChange w:id="1569" w:author="kmlaster" w:date="2011-04-12T10:55:00Z">
              <w:tcPr>
                <w:tcW w:w="75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ins w:id="1570" w:author="kmlaster" w:date="2011-04-12T10:59:00Z"/>
                <w:rFonts w:ascii="Tahoma" w:hAnsi="Tahoma" w:cs="Tahoma"/>
                <w:color w:val="191919"/>
                <w:sz w:val="10"/>
                <w:szCs w:val="10"/>
              </w:rPr>
            </w:pPr>
            <w:del w:id="1571" w:author="kmlaster" w:date="2011-04-12T10:56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$2,45</w:delText>
              </w:r>
              <w:r w:rsidRPr="007A7452" w:rsidDel="00E47FA0">
                <w:rPr>
                  <w:rFonts w:ascii="Tahoma" w:hAnsi="Tahoma" w:cs="Tahoma"/>
                  <w:color w:val="191919"/>
                  <w:spacing w:val="-7"/>
                  <w:sz w:val="10"/>
                  <w:szCs w:val="10"/>
                </w:rPr>
                <w:delText>7</w:delText>
              </w:r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.00</w:delText>
              </w:r>
            </w:del>
          </w:p>
          <w:p w:rsidR="00E47FA0" w:rsidRDefault="00E47FA0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ins w:id="1572" w:author="kmlaster" w:date="2011-04-12T10:56:00Z"/>
                <w:rFonts w:ascii="Tahoma" w:hAnsi="Tahoma" w:cs="Tahoma"/>
                <w:color w:val="191919"/>
                <w:sz w:val="10"/>
                <w:szCs w:val="10"/>
              </w:rPr>
            </w:pPr>
            <w:ins w:id="1573" w:author="kmlaster" w:date="2011-04-12T11:00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$3,003.02</w:t>
              </w:r>
            </w:ins>
          </w:p>
          <w:p w:rsidR="00E47FA0" w:rsidRPr="007A7452" w:rsidRDefault="00E47FA0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24DC4" w:rsidRPr="007A7452" w:rsidTr="00E47FA0">
        <w:tblPrEx>
          <w:tblW w:w="0" w:type="auto"/>
          <w:tblInd w:w="1407" w:type="dxa"/>
          <w:tblLayout w:type="fixed"/>
          <w:tblCellMar>
            <w:left w:w="0" w:type="dxa"/>
            <w:right w:w="0" w:type="dxa"/>
          </w:tblCellMar>
          <w:tblLook w:val="0000"/>
          <w:tblPrExChange w:id="1574" w:author="kmlaster" w:date="2011-04-12T11:00:00Z">
            <w:tblPrEx>
              <w:tblW w:w="0" w:type="auto"/>
              <w:tblInd w:w="1407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trPrChange w:id="1575" w:author="kmlaster" w:date="2011-04-12T11:00:00Z">
            <w:trPr>
              <w:trHeight w:hRule="exact" w:val="203"/>
            </w:trPr>
          </w:trPrChange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tcPrChange w:id="1576" w:author="kmlaster" w:date="2011-04-12T11:00:00Z">
              <w:tcPr>
                <w:tcW w:w="150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6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Wiley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PrChange w:id="1577" w:author="kmlaster" w:date="2011-04-12T11:00:00Z">
              <w:tcPr>
                <w:tcW w:w="11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ins w:id="1578" w:author="kmlaster" w:date="2011-04-12T11:00:00Z"/>
                <w:rFonts w:ascii="Tahoma" w:hAnsi="Tahoma" w:cs="Tahoma"/>
                <w:color w:val="191919"/>
                <w:sz w:val="10"/>
                <w:szCs w:val="10"/>
              </w:rPr>
            </w:pPr>
            <w:del w:id="1579" w:author="kmlaster" w:date="2011-04-12T11:00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$1,116.00</w:delText>
              </w:r>
            </w:del>
          </w:p>
          <w:p w:rsidR="00E47FA0" w:rsidRPr="007A7452" w:rsidRDefault="00E47FA0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ins w:id="1580" w:author="kmlaster" w:date="2011-04-12T11:00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$1,299.00</w:t>
              </w:r>
            </w:ins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PrChange w:id="1581" w:author="kmlaster" w:date="2011-04-12T11:00:00Z">
              <w:tcPr>
                <w:tcW w:w="109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ins w:id="1582" w:author="kmlaster" w:date="2011-04-12T11:00:00Z"/>
                <w:rFonts w:ascii="Tahoma" w:hAnsi="Tahoma" w:cs="Tahoma"/>
                <w:color w:val="191919"/>
                <w:sz w:val="10"/>
                <w:szCs w:val="10"/>
              </w:rPr>
            </w:pPr>
            <w:del w:id="1583" w:author="kmlaster" w:date="2011-04-12T11:00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$1,120.00</w:delText>
              </w:r>
            </w:del>
          </w:p>
          <w:p w:rsidR="00E47FA0" w:rsidRPr="007A7452" w:rsidRDefault="00E47FA0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ins w:id="1584" w:author="kmlaster" w:date="2011-04-12T11:00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$1,424.02</w:t>
              </w:r>
            </w:ins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tcPrChange w:id="1585" w:author="kmlaster" w:date="2011-04-12T11:00:00Z">
              <w:tcPr>
                <w:tcW w:w="96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tcPrChange w:id="1586" w:author="kmlaster" w:date="2011-04-12T11:00:00Z">
              <w:tcPr>
                <w:tcW w:w="75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1"/>
              <w:rPr>
                <w:ins w:id="1587" w:author="kmlaster" w:date="2011-04-12T11:01:00Z"/>
                <w:rFonts w:ascii="Tahoma" w:hAnsi="Tahoma" w:cs="Tahoma"/>
                <w:color w:val="191919"/>
                <w:sz w:val="10"/>
                <w:szCs w:val="10"/>
              </w:rPr>
            </w:pPr>
            <w:del w:id="1588" w:author="kmlaster" w:date="2011-04-12T11:00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$2,281.00</w:delText>
              </w:r>
            </w:del>
          </w:p>
          <w:p w:rsidR="00E47FA0" w:rsidRPr="007A7452" w:rsidRDefault="00E47FA0" w:rsidP="00E47FA0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1"/>
              <w:rPr>
                <w:rFonts w:ascii="Times New Roman" w:hAnsi="Times New Roman"/>
                <w:sz w:val="24"/>
                <w:szCs w:val="24"/>
              </w:rPr>
            </w:pPr>
            <w:ins w:id="1589" w:author="kmlaster" w:date="2011-04-12T11:01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$2,768.02</w:t>
              </w:r>
            </w:ins>
          </w:p>
        </w:tc>
      </w:tr>
      <w:tr w:rsidR="00924DC4" w:rsidRPr="007A7452" w:rsidTr="00E47FA0">
        <w:tblPrEx>
          <w:tblW w:w="0" w:type="auto"/>
          <w:tblInd w:w="1407" w:type="dxa"/>
          <w:tblLayout w:type="fixed"/>
          <w:tblCellMar>
            <w:left w:w="0" w:type="dxa"/>
            <w:right w:w="0" w:type="dxa"/>
          </w:tblCellMar>
          <w:tblLook w:val="0000"/>
          <w:tblPrExChange w:id="1590" w:author="kmlaster" w:date="2011-04-12T11:01:00Z">
            <w:tblPrEx>
              <w:tblW w:w="0" w:type="auto"/>
              <w:tblInd w:w="1407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trPrChange w:id="1591" w:author="kmlaster" w:date="2011-04-12T11:01:00Z">
            <w:trPr>
              <w:trHeight w:hRule="exact" w:val="242"/>
            </w:trPr>
          </w:trPrChange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tcPrChange w:id="1592" w:author="kmlaster" w:date="2011-04-12T11:01:00Z">
              <w:tcPr>
                <w:tcW w:w="150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6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4 BR Suite (Halls 1 &amp; 2)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PrChange w:id="1593" w:author="kmlaster" w:date="2011-04-12T11:01:00Z">
              <w:tcPr>
                <w:tcW w:w="11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47FA0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375"/>
              <w:rPr>
                <w:ins w:id="1594" w:author="kmlaster" w:date="2011-04-12T11:01:00Z"/>
                <w:rFonts w:ascii="Tahoma" w:hAnsi="Tahoma" w:cs="Tahoma"/>
                <w:color w:val="191919"/>
                <w:sz w:val="10"/>
                <w:szCs w:val="10"/>
              </w:rPr>
            </w:pPr>
            <w:del w:id="1595" w:author="kmlaster" w:date="2011-04-12T11:01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</w:delText>
              </w:r>
              <w:r w:rsidRPr="007A7452" w:rsidDel="00E47FA0">
                <w:rPr>
                  <w:rFonts w:ascii="Tahoma" w:hAnsi="Tahoma" w:cs="Tahoma"/>
                  <w:color w:val="191919"/>
                  <w:spacing w:val="-2"/>
                  <w:sz w:val="10"/>
                  <w:szCs w:val="10"/>
                </w:rPr>
                <w:delText>,</w:delText>
              </w:r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733.00</w:delText>
              </w:r>
            </w:del>
          </w:p>
          <w:p w:rsidR="00E47FA0" w:rsidRPr="007A7452" w:rsidRDefault="00E47FA0" w:rsidP="00E47FA0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375"/>
              <w:rPr>
                <w:rFonts w:ascii="Times New Roman" w:hAnsi="Times New Roman"/>
                <w:sz w:val="24"/>
                <w:szCs w:val="24"/>
              </w:rPr>
            </w:pPr>
            <w:ins w:id="1596" w:author="kmlaster" w:date="2011-04-12T11:01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$2,034.00</w:t>
              </w:r>
            </w:ins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PrChange w:id="1597" w:author="kmlaster" w:date="2011-04-12T11:01:00Z">
              <w:tcPr>
                <w:tcW w:w="109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373"/>
              <w:rPr>
                <w:ins w:id="1598" w:author="kmlaster" w:date="2011-04-12T11:01:00Z"/>
                <w:rFonts w:ascii="Tahoma" w:hAnsi="Tahoma" w:cs="Tahoma"/>
                <w:color w:val="191919"/>
                <w:sz w:val="10"/>
                <w:szCs w:val="10"/>
              </w:rPr>
            </w:pPr>
            <w:del w:id="1599" w:author="kmlaster" w:date="2011-04-12T11:01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$1,120.00</w:delText>
              </w:r>
            </w:del>
          </w:p>
          <w:p w:rsidR="00E47FA0" w:rsidRPr="007A7452" w:rsidRDefault="00E47FA0" w:rsidP="00E865AA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ins w:id="1600" w:author="kmlaster" w:date="2011-04-12T11:02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$1,424.02</w:t>
              </w:r>
            </w:ins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tcPrChange w:id="1601" w:author="kmlaster" w:date="2011-04-12T11:01:00Z">
              <w:tcPr>
                <w:tcW w:w="96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tcPrChange w:id="1602" w:author="kmlaster" w:date="2011-04-12T11:01:00Z">
              <w:tcPr>
                <w:tcW w:w="75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47FA0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271"/>
              <w:rPr>
                <w:ins w:id="1603" w:author="kmlaster" w:date="2011-04-12T11:02:00Z"/>
                <w:rFonts w:ascii="Tahoma" w:hAnsi="Tahoma" w:cs="Tahoma"/>
                <w:color w:val="191919"/>
                <w:sz w:val="10"/>
                <w:szCs w:val="10"/>
              </w:rPr>
            </w:pPr>
            <w:del w:id="1604" w:author="kmlaster" w:date="2011-04-12T11:02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$2,898.00</w:delText>
              </w:r>
            </w:del>
          </w:p>
          <w:p w:rsidR="00E47FA0" w:rsidRPr="007A7452" w:rsidRDefault="00E47FA0" w:rsidP="00E47FA0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271"/>
              <w:rPr>
                <w:rFonts w:ascii="Times New Roman" w:hAnsi="Times New Roman"/>
                <w:sz w:val="24"/>
                <w:szCs w:val="24"/>
              </w:rPr>
            </w:pPr>
            <w:ins w:id="1605" w:author="kmlaster" w:date="2011-04-12T11:02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$3,503.02</w:t>
              </w:r>
            </w:ins>
          </w:p>
        </w:tc>
      </w:tr>
      <w:tr w:rsidR="00924DC4" w:rsidRPr="007A7452" w:rsidTr="00E47FA0">
        <w:tblPrEx>
          <w:tblW w:w="0" w:type="auto"/>
          <w:tblInd w:w="1407" w:type="dxa"/>
          <w:tblLayout w:type="fixed"/>
          <w:tblCellMar>
            <w:left w:w="0" w:type="dxa"/>
            <w:right w:w="0" w:type="dxa"/>
          </w:tblCellMar>
          <w:tblLook w:val="0000"/>
          <w:tblPrExChange w:id="1606" w:author="kmlaster" w:date="2011-04-12T11:02:00Z">
            <w:tblPrEx>
              <w:tblW w:w="0" w:type="auto"/>
              <w:tblInd w:w="1407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6"/>
          <w:trPrChange w:id="1607" w:author="kmlaster" w:date="2011-04-12T11:02:00Z">
            <w:trPr>
              <w:trHeight w:hRule="exact" w:val="284"/>
            </w:trPr>
          </w:trPrChange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tcPrChange w:id="1608" w:author="kmlaster" w:date="2011-04-12T11:02:00Z">
              <w:tcPr>
                <w:tcW w:w="150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4 BR Apart. (Halls 3 &amp; 4)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PrChange w:id="1609" w:author="kmlaster" w:date="2011-04-12T11:02:00Z">
              <w:tcPr>
                <w:tcW w:w="11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374"/>
              <w:rPr>
                <w:ins w:id="1610" w:author="kmlaster" w:date="2011-04-12T11:02:00Z"/>
                <w:rFonts w:ascii="Tahoma" w:hAnsi="Tahoma" w:cs="Tahoma"/>
                <w:color w:val="191919"/>
                <w:sz w:val="10"/>
                <w:szCs w:val="10"/>
              </w:rPr>
            </w:pPr>
            <w:del w:id="1611" w:author="kmlaster" w:date="2011-04-12T11:02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$1,995.00</w:delText>
              </w:r>
            </w:del>
          </w:p>
          <w:p w:rsidR="00E47FA0" w:rsidRDefault="00E47FA0" w:rsidP="00E865AA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374"/>
              <w:rPr>
                <w:ins w:id="1612" w:author="kmlaster" w:date="2011-04-12T11:02:00Z"/>
                <w:rFonts w:ascii="Tahoma" w:hAnsi="Tahoma" w:cs="Tahoma"/>
                <w:color w:val="191919"/>
                <w:sz w:val="10"/>
                <w:szCs w:val="10"/>
              </w:rPr>
            </w:pPr>
            <w:ins w:id="1613" w:author="kmlaster" w:date="2011-04-12T11:02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$2,375.00</w:t>
              </w:r>
            </w:ins>
          </w:p>
          <w:p w:rsidR="00E47FA0" w:rsidRPr="007A7452" w:rsidRDefault="00E47FA0" w:rsidP="00E865AA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PrChange w:id="1614" w:author="kmlaster" w:date="2011-04-12T11:02:00Z">
              <w:tcPr>
                <w:tcW w:w="1099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416"/>
              <w:rPr>
                <w:ins w:id="1615" w:author="kmlaster" w:date="2011-04-12T11:02:00Z"/>
                <w:rFonts w:ascii="Tahoma" w:hAnsi="Tahoma" w:cs="Tahoma"/>
                <w:color w:val="191919"/>
                <w:sz w:val="10"/>
                <w:szCs w:val="10"/>
              </w:rPr>
            </w:pPr>
            <w:del w:id="1616" w:author="kmlaster" w:date="2011-04-12T11:02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$440.00</w:delText>
              </w:r>
            </w:del>
          </w:p>
          <w:p w:rsidR="00E47FA0" w:rsidRPr="007A7452" w:rsidRDefault="00E47FA0" w:rsidP="00E865AA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416"/>
              <w:rPr>
                <w:rFonts w:ascii="Times New Roman" w:hAnsi="Times New Roman"/>
                <w:sz w:val="24"/>
                <w:szCs w:val="24"/>
              </w:rPr>
            </w:pPr>
            <w:ins w:id="1617" w:author="kmlaster" w:date="2011-04-12T11:03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$517.73</w:t>
              </w:r>
            </w:ins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tcPrChange w:id="1618" w:author="kmlaster" w:date="2011-04-12T11:02:00Z">
              <w:tcPr>
                <w:tcW w:w="96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tcPrChange w:id="1619" w:author="kmlaster" w:date="2011-04-12T11:02:00Z">
              <w:tcPr>
                <w:tcW w:w="753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47FA0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271"/>
              <w:rPr>
                <w:ins w:id="1620" w:author="kmlaster" w:date="2011-04-12T11:03:00Z"/>
                <w:rFonts w:ascii="Tahoma" w:hAnsi="Tahoma" w:cs="Tahoma"/>
                <w:color w:val="191919"/>
                <w:sz w:val="10"/>
                <w:szCs w:val="10"/>
              </w:rPr>
            </w:pPr>
            <w:del w:id="1621" w:author="kmlaster" w:date="2011-04-12T11:03:00Z">
              <w:r w:rsidRPr="007A7452" w:rsidDel="00E47FA0">
                <w:rPr>
                  <w:rFonts w:ascii="Tahoma" w:hAnsi="Tahoma" w:cs="Tahoma"/>
                  <w:color w:val="191919"/>
                  <w:sz w:val="10"/>
                  <w:szCs w:val="10"/>
                </w:rPr>
                <w:delText>$2,480.00</w:delText>
              </w:r>
            </w:del>
          </w:p>
          <w:p w:rsidR="00E47FA0" w:rsidRPr="007A7452" w:rsidRDefault="00E47FA0" w:rsidP="00E47FA0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271"/>
              <w:rPr>
                <w:rFonts w:ascii="Times New Roman" w:hAnsi="Times New Roman"/>
                <w:sz w:val="24"/>
                <w:szCs w:val="24"/>
              </w:rPr>
            </w:pPr>
            <w:ins w:id="1622" w:author="kmlaster" w:date="2011-04-12T11:03:00Z">
              <w:r>
                <w:rPr>
                  <w:rFonts w:ascii="Tahoma" w:hAnsi="Tahoma" w:cs="Tahoma"/>
                  <w:color w:val="191919"/>
                  <w:sz w:val="10"/>
                  <w:szCs w:val="10"/>
                </w:rPr>
                <w:t>$2,937.73</w:t>
              </w:r>
            </w:ins>
          </w:p>
        </w:tc>
      </w:tr>
    </w:tbl>
    <w:p w:rsidR="00924DC4" w:rsidRDefault="00924DC4" w:rsidP="00924DC4">
      <w:pPr>
        <w:widowControl w:val="0"/>
        <w:autoSpaceDE w:val="0"/>
        <w:autoSpaceDN w:val="0"/>
        <w:adjustRightInd w:val="0"/>
        <w:spacing w:before="41" w:after="0" w:line="240" w:lineRule="auto"/>
        <w:ind w:left="1050" w:right="325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*Informatio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guarantee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28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.usg.edu/news/2007/050207.phtml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6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YMEN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BLIG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1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fi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11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time 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typ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identif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 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4953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ROCEDURE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ETUR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V</w:t>
      </w:r>
      <w:r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UND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(R2T4)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11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be-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spellEnd"/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V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priorit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originall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disbursed):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color w:val="000000"/>
          <w:sz w:val="17"/>
          <w:szCs w:val="17"/>
        </w:rPr>
        <w:sectPr w:rsidR="00924DC4">
          <w:type w:val="continuous"/>
          <w:pgSz w:w="12240" w:h="15840"/>
          <w:pgMar w:top="1480" w:right="580" w:bottom="280" w:left="420" w:header="720" w:footer="720" w:gutter="0"/>
          <w:cols w:space="720" w:equalWidth="0">
            <w:col w:w="1124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 w:rsidRPr="00C9790A">
        <w:rPr>
          <w:noProof/>
        </w:rPr>
        <w:pict>
          <v:shape id="Text Box 1098" o:spid="_x0000_s1038" type="#_x0000_t202" style="position:absolute;left:0;text-align:left;margin-left:20.85pt;margin-top:49.1pt;width:12pt;height:63.8pt;z-index:-2515722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 w:rsidR="00924DC4">
        <w:rPr>
          <w:rFonts w:ascii="Times New Roman" w:hAnsi="Times New Roman"/>
          <w:color w:val="191919"/>
          <w:sz w:val="18"/>
          <w:szCs w:val="18"/>
        </w:rPr>
        <w:t>.</w:t>
      </w:r>
      <w:r w:rsidR="00924DC4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Century Gothic" w:hAnsi="Century Gothic" w:cs="Century Gothic"/>
          <w:b/>
          <w:bCs/>
          <w:color w:val="191919"/>
          <w:sz w:val="36"/>
          <w:szCs w:val="36"/>
        </w:rPr>
        <w:t>34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86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86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7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Perkin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86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8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86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(Parent)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924DC4">
          <w:type w:val="continuous"/>
          <w:pgSz w:w="12240" w:h="15840"/>
          <w:pgMar w:top="1480" w:right="580" w:bottom="280" w:left="420" w:header="720" w:footer="720" w:gutter="0"/>
          <w:cols w:num="2" w:space="720" w:equalWidth="0">
            <w:col w:w="4268" w:space="45"/>
            <w:col w:w="6927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57" w:after="0" w:line="195" w:lineRule="exact"/>
        <w:ind w:right="701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rFonts w:ascii="Times New Roman" w:hAnsi="Times New Roman"/>
          <w:noProof/>
          <w:color w:val="191919"/>
          <w:spacing w:val="-2"/>
          <w:sz w:val="18"/>
          <w:szCs w:val="18"/>
          <w:lang w:eastAsia="zh-CN"/>
        </w:rPr>
        <w:pict>
          <v:group id="_x0000_s1116" style="position:absolute;left:0;text-align:left;margin-left:427.3pt;margin-top:-21.05pt;width:156.05pt;height:11in;z-index:-251515904" coordorigin="9120,-15" coordsize="3121,15840">
            <v:group id="Group 2735" o:spid="_x0000_s1117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118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119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120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121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122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123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124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125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12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12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128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12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13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131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13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13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134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13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13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137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13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13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140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141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142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143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144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145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146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147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148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149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150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151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C9790A">
        <w:rPr>
          <w:noProof/>
        </w:rPr>
        <w:pict>
          <v:shape id="Text Box 1137" o:spid="_x0000_s1039" type="#_x0000_t202" style="position:absolute;left:0;text-align:left;margin-left:579.15pt;margin-top:49.1pt;width:12pt;height:63.8pt;z-index:-2515660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lYWtA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" o:allowincell="f" filled="f" stroked="f">
            <v:textbox style="layout-flow:vertical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40" w:right="9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“unearned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been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programs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responsibl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repay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resultin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40" w:right="9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 withdre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necessar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(must investigat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professors)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notificatio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iolatio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(uno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 withdraw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semester).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40" w:right="99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owe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stu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withdrew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notificatio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overpayment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spell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include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50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initia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responsible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returning.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40" w:right="9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NOTE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(SAP) Guidelines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visi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guideline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hyperlink r:id="rId29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http://asuweb.asura</w:t>
        </w:r>
        <w:r>
          <w:rPr>
            <w:rFonts w:ascii="Times New Roman" w:hAnsi="Times New Roman"/>
            <w:color w:val="191919"/>
            <w:spacing w:val="-3"/>
            <w:sz w:val="18"/>
            <w:szCs w:val="18"/>
          </w:rPr>
          <w:t>m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s.edu/finan-</w:t>
        </w:r>
      </w:hyperlink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cialaid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/sap.html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40" w:right="4118"/>
        <w:jc w:val="both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spacing w:val="-4"/>
          <w:sz w:val="72"/>
          <w:szCs w:val="72"/>
        </w:rPr>
        <w:t>F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INANCIA</w:t>
      </w:r>
      <w:r>
        <w:rPr>
          <w:rFonts w:ascii="Times New Roman" w:hAnsi="Times New Roman"/>
          <w:color w:val="191919"/>
          <w:sz w:val="54"/>
          <w:szCs w:val="54"/>
        </w:rPr>
        <w:t>L</w:t>
      </w:r>
      <w:r>
        <w:rPr>
          <w:rFonts w:ascii="Times New Roman" w:hAnsi="Times New Roman"/>
          <w:color w:val="191919"/>
          <w:spacing w:val="18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pacing w:val="-4"/>
          <w:sz w:val="72"/>
          <w:szCs w:val="72"/>
        </w:rPr>
        <w:t>I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NFORM</w:t>
      </w:r>
      <w:r>
        <w:rPr>
          <w:rFonts w:ascii="Times New Roman" w:hAnsi="Times New Roman"/>
          <w:color w:val="191919"/>
          <w:spacing w:val="-63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40" w:right="94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arrangemen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able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cost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fisca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 semesters–summe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spring–an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accordanc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schedules se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integra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registration,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40" w:right="870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CHEDULE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40" w:right="94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righ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rule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how- eve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righ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exercise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cautiousl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he/she enrolls.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40" w:right="75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EFINITIO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ULL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40" w:right="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 basis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follows: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834"/>
        <w:gridCol w:w="3290"/>
        <w:gridCol w:w="1552"/>
        <w:tblGridChange w:id="1623">
          <w:tblGrid>
            <w:gridCol w:w="2834"/>
            <w:gridCol w:w="3290"/>
            <w:gridCol w:w="1552"/>
          </w:tblGrid>
        </w:tblGridChange>
      </w:tblGrid>
      <w:tr w:rsidR="00924DC4" w:rsidRPr="007A7452" w:rsidTr="00E865AA">
        <w:trPr>
          <w:trHeight w:hRule="exact" w:val="298"/>
        </w:trPr>
        <w:tc>
          <w:tcPr>
            <w:tcW w:w="283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13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Unde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graduate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Graduate</w:t>
            </w:r>
          </w:p>
        </w:tc>
      </w:tr>
      <w:tr w:rsidR="00924DC4" w:rsidRPr="007A7452" w:rsidTr="00BD308D">
        <w:tblPrEx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  <w:tblPrExChange w:id="1624" w:author="kmlaster" w:date="2011-04-11T16:44:00Z">
            <w:tblPrEx>
              <w:tblW w:w="0" w:type="auto"/>
              <w:tblInd w:w="100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669"/>
          <w:trPrChange w:id="1625" w:author="kmlaster" w:date="2011-04-11T16:44:00Z">
            <w:trPr>
              <w:trHeight w:hRule="exact" w:val="216"/>
            </w:trPr>
          </w:trPrChange>
        </w:trPr>
        <w:tc>
          <w:tcPr>
            <w:tcW w:w="2834" w:type="dxa"/>
            <w:tcBorders>
              <w:top w:val="nil"/>
              <w:left w:val="nil"/>
              <w:bottom w:val="nil"/>
              <w:right w:val="nil"/>
            </w:tcBorders>
            <w:tcPrChange w:id="1626" w:author="kmlaster" w:date="2011-04-11T16:44:00Z">
              <w:tcPr>
                <w:tcW w:w="283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In-stat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uition</w:t>
            </w:r>
          </w:p>
        </w:tc>
        <w:tc>
          <w:tcPr>
            <w:tcW w:w="3290" w:type="dxa"/>
            <w:tcBorders>
              <w:top w:val="nil"/>
              <w:left w:val="nil"/>
              <w:bottom w:val="nil"/>
              <w:right w:val="nil"/>
            </w:tcBorders>
            <w:tcPrChange w:id="1627" w:author="kmlaster" w:date="2011-04-11T16:44:00Z">
              <w:tcPr>
                <w:tcW w:w="32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47" w:right="1260"/>
              <w:jc w:val="center"/>
              <w:rPr>
                <w:ins w:id="1628" w:author="kmlaster" w:date="2011-04-11T16:44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del w:id="1629" w:author="kmlaster" w:date="2011-04-11T16:44:00Z">
              <w:r w:rsidRPr="007A7452" w:rsidDel="00BD308D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$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4"/>
                  <w:sz w:val="18"/>
                  <w:szCs w:val="18"/>
                </w:rPr>
                <w:delText xml:space="preserve"> 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106.00</w:delText>
              </w:r>
            </w:del>
          </w:p>
          <w:p w:rsidR="00BD308D" w:rsidRPr="007A7452" w:rsidRDefault="00BD308D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47" w:right="1260"/>
              <w:jc w:val="center"/>
              <w:rPr>
                <w:rFonts w:ascii="Times New Roman" w:hAnsi="Times New Roman"/>
                <w:sz w:val="24"/>
                <w:szCs w:val="24"/>
              </w:rPr>
            </w:pPr>
            <w:ins w:id="1630" w:author="kmlaster" w:date="2011-04-11T16:44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$143.00</w:t>
              </w:r>
            </w:ins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tcPrChange w:id="1631" w:author="kmlaster" w:date="2011-04-11T16:44:00Z">
              <w:tcPr>
                <w:tcW w:w="155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BD308D">
            <w:pPr>
              <w:widowControl w:val="0"/>
              <w:autoSpaceDE w:val="0"/>
              <w:autoSpaceDN w:val="0"/>
              <w:adjustRightInd w:val="0"/>
              <w:spacing w:after="0" w:line="195" w:lineRule="exact"/>
              <w:rPr>
                <w:ins w:id="1632" w:author="kmlaster" w:date="2011-04-11T16:45:00Z"/>
                <w:rFonts w:ascii="Times New Roman" w:hAnsi="Times New Roman"/>
                <w:color w:val="191919"/>
                <w:spacing w:val="-2"/>
                <w:sz w:val="18"/>
                <w:szCs w:val="18"/>
              </w:rPr>
              <w:pPrChange w:id="1633" w:author="kmlaster" w:date="2011-04-11T16:45:00Z">
                <w:pPr>
                  <w:widowControl w:val="0"/>
                  <w:autoSpaceDE w:val="0"/>
                  <w:autoSpaceDN w:val="0"/>
                  <w:adjustRightInd w:val="0"/>
                  <w:spacing w:after="0" w:line="195" w:lineRule="exact"/>
                  <w:ind w:left="867"/>
                </w:pPr>
              </w:pPrChange>
            </w:pPr>
            <w:del w:id="1634" w:author="kmlaster" w:date="2011-04-11T16:45:00Z">
              <w:r w:rsidRPr="007A7452" w:rsidDel="00BD308D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$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4"/>
                  <w:sz w:val="18"/>
                  <w:szCs w:val="18"/>
                </w:rPr>
                <w:delText xml:space="preserve"> 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127.00</w:delText>
              </w:r>
            </w:del>
          </w:p>
          <w:p w:rsidR="00BD308D" w:rsidRPr="007A7452" w:rsidRDefault="00BD308D" w:rsidP="00BD308D">
            <w:pPr>
              <w:widowControl w:val="0"/>
              <w:autoSpaceDE w:val="0"/>
              <w:autoSpaceDN w:val="0"/>
              <w:adjustRightInd w:val="0"/>
              <w:spacing w:after="0" w:line="195" w:lineRule="exact"/>
              <w:rPr>
                <w:rFonts w:ascii="Times New Roman" w:hAnsi="Times New Roman"/>
                <w:sz w:val="24"/>
                <w:szCs w:val="24"/>
              </w:rPr>
              <w:pPrChange w:id="1635" w:author="kmlaster" w:date="2011-04-11T16:45:00Z">
                <w:pPr>
                  <w:widowControl w:val="0"/>
                  <w:autoSpaceDE w:val="0"/>
                  <w:autoSpaceDN w:val="0"/>
                  <w:adjustRightInd w:val="0"/>
                  <w:spacing w:after="0" w:line="195" w:lineRule="exact"/>
                  <w:ind w:left="867"/>
                </w:pPr>
              </w:pPrChange>
            </w:pPr>
            <w:ins w:id="1636" w:author="kmlaster" w:date="2011-04-11T16:45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$170.00</w:t>
              </w:r>
            </w:ins>
          </w:p>
        </w:tc>
      </w:tr>
      <w:tr w:rsidR="00924DC4" w:rsidRPr="007A7452" w:rsidTr="00BD308D">
        <w:tblPrEx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  <w:tblPrExChange w:id="1637" w:author="kmlaster" w:date="2011-04-11T16:45:00Z">
            <w:tblPrEx>
              <w:tblW w:w="0" w:type="auto"/>
              <w:tblInd w:w="100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63"/>
          <w:trPrChange w:id="1638" w:author="kmlaster" w:date="2011-04-11T16:45:00Z">
            <w:trPr>
              <w:trHeight w:hRule="exact" w:val="298"/>
            </w:trPr>
          </w:trPrChange>
        </w:trPr>
        <w:tc>
          <w:tcPr>
            <w:tcW w:w="2834" w:type="dxa"/>
            <w:tcBorders>
              <w:top w:val="nil"/>
              <w:left w:val="nil"/>
              <w:bottom w:val="nil"/>
              <w:right w:val="nil"/>
            </w:tcBorders>
            <w:tcPrChange w:id="1639" w:author="kmlaster" w:date="2011-04-11T16:45:00Z">
              <w:tcPr>
                <w:tcW w:w="2834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Out-o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Stat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uition</w:t>
            </w:r>
          </w:p>
        </w:tc>
        <w:tc>
          <w:tcPr>
            <w:tcW w:w="3290" w:type="dxa"/>
            <w:tcBorders>
              <w:top w:val="nil"/>
              <w:left w:val="nil"/>
              <w:bottom w:val="nil"/>
              <w:right w:val="nil"/>
            </w:tcBorders>
            <w:tcPrChange w:id="1640" w:author="kmlaster" w:date="2011-04-11T16:45:00Z">
              <w:tcPr>
                <w:tcW w:w="3290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47" w:right="1260"/>
              <w:jc w:val="center"/>
              <w:rPr>
                <w:ins w:id="1641" w:author="kmlaster" w:date="2011-04-11T16:44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del w:id="1642" w:author="kmlaster" w:date="2011-04-11T16:44:00Z">
              <w:r w:rsidRPr="007A7452" w:rsidDel="00BD308D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$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4"/>
                  <w:sz w:val="18"/>
                  <w:szCs w:val="18"/>
                </w:rPr>
                <w:delText xml:space="preserve"> 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423.00</w:delText>
              </w:r>
            </w:del>
          </w:p>
          <w:p w:rsidR="00BD308D" w:rsidRPr="007A7452" w:rsidRDefault="00BD308D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47" w:right="1260"/>
              <w:jc w:val="center"/>
              <w:rPr>
                <w:rFonts w:ascii="Times New Roman" w:hAnsi="Times New Roman"/>
                <w:sz w:val="24"/>
                <w:szCs w:val="24"/>
              </w:rPr>
            </w:pPr>
            <w:ins w:id="1643" w:author="kmlaster" w:date="2011-04-11T16:45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$530.00</w:t>
              </w:r>
            </w:ins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tcPrChange w:id="1644" w:author="kmlaster" w:date="2011-04-11T16:45:00Z">
              <w:tcPr>
                <w:tcW w:w="155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BD308D">
            <w:pPr>
              <w:widowControl w:val="0"/>
              <w:autoSpaceDE w:val="0"/>
              <w:autoSpaceDN w:val="0"/>
              <w:adjustRightInd w:val="0"/>
              <w:spacing w:after="0" w:line="195" w:lineRule="exact"/>
              <w:rPr>
                <w:ins w:id="1645" w:author="kmlaster" w:date="2011-04-11T16:46:00Z"/>
                <w:rFonts w:ascii="Times New Roman" w:hAnsi="Times New Roman"/>
                <w:color w:val="191919"/>
                <w:spacing w:val="-2"/>
                <w:sz w:val="18"/>
                <w:szCs w:val="18"/>
              </w:rPr>
              <w:pPrChange w:id="1646" w:author="kmlaster" w:date="2011-04-11T16:46:00Z">
                <w:pPr>
                  <w:widowControl w:val="0"/>
                  <w:autoSpaceDE w:val="0"/>
                  <w:autoSpaceDN w:val="0"/>
                  <w:adjustRightInd w:val="0"/>
                  <w:spacing w:after="0" w:line="195" w:lineRule="exact"/>
                  <w:ind w:left="867"/>
                </w:pPr>
              </w:pPrChange>
            </w:pPr>
            <w:del w:id="1647" w:author="kmlaster" w:date="2011-04-11T16:46:00Z">
              <w:r w:rsidRPr="007A7452" w:rsidDel="00BD308D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$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4"/>
                  <w:sz w:val="18"/>
                  <w:szCs w:val="18"/>
                </w:rPr>
                <w:delText xml:space="preserve"> 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508.00</w:delText>
              </w:r>
            </w:del>
          </w:p>
          <w:p w:rsidR="00BD308D" w:rsidRPr="007A7452" w:rsidRDefault="00BD308D" w:rsidP="00BD308D">
            <w:pPr>
              <w:widowControl w:val="0"/>
              <w:autoSpaceDE w:val="0"/>
              <w:autoSpaceDN w:val="0"/>
              <w:adjustRightInd w:val="0"/>
              <w:spacing w:after="0" w:line="195" w:lineRule="exact"/>
              <w:rPr>
                <w:rFonts w:ascii="Times New Roman" w:hAnsi="Times New Roman"/>
                <w:sz w:val="24"/>
                <w:szCs w:val="24"/>
              </w:rPr>
              <w:pPrChange w:id="1648" w:author="kmlaster" w:date="2011-04-11T16:46:00Z">
                <w:pPr>
                  <w:widowControl w:val="0"/>
                  <w:autoSpaceDE w:val="0"/>
                  <w:autoSpaceDN w:val="0"/>
                  <w:adjustRightInd w:val="0"/>
                  <w:spacing w:after="0" w:line="195" w:lineRule="exact"/>
                  <w:ind w:left="867"/>
                </w:pPr>
              </w:pPrChange>
            </w:pPr>
            <w:ins w:id="1649" w:author="kmlaster" w:date="2011-04-11T16:46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$678.00</w:t>
              </w:r>
            </w:ins>
          </w:p>
        </w:tc>
      </w:tr>
    </w:tbl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3626"/>
        <w:gridCol w:w="2498"/>
        <w:gridCol w:w="1552"/>
        <w:tblGridChange w:id="1650">
          <w:tblGrid>
            <w:gridCol w:w="3626"/>
            <w:gridCol w:w="2498"/>
            <w:gridCol w:w="1552"/>
          </w:tblGrid>
        </w:tblGridChange>
      </w:tblGrid>
      <w:tr w:rsidR="00924DC4" w:rsidRPr="007A7452" w:rsidTr="00E865AA">
        <w:trPr>
          <w:trHeight w:hRule="exact" w:val="733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Othe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Fee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Charges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5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Unde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graduate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before="5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Graduate</w:t>
            </w:r>
          </w:p>
        </w:tc>
      </w:tr>
      <w:tr w:rsidR="00924DC4" w:rsidRPr="007A7452" w:rsidTr="00CF3400">
        <w:tblPrEx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  <w:tblPrExChange w:id="1651" w:author="kmlaster" w:date="2011-04-12T10:44:00Z">
            <w:tblPrEx>
              <w:tblW w:w="0" w:type="auto"/>
              <w:tblInd w:w="100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435"/>
          <w:trPrChange w:id="1652" w:author="kmlaster" w:date="2011-04-12T10:44:00Z">
            <w:trPr>
              <w:trHeight w:hRule="exact" w:val="216"/>
            </w:trPr>
          </w:trPrChange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  <w:tcPrChange w:id="1653" w:author="kmlaster" w:date="2011-04-12T10:44:00Z">
              <w:tcPr>
                <w:tcW w:w="3626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Fee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tcPrChange w:id="1654" w:author="kmlaster" w:date="2011-04-12T10:44:00Z">
              <w:tcPr>
                <w:tcW w:w="249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ins w:id="1655" w:author="kmlaster" w:date="2011-04-11T16:51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del w:id="1656" w:author="kmlaster" w:date="2011-04-11T16:51:00Z">
              <w:r w:rsidRPr="007A7452" w:rsidDel="00996ACC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 xml:space="preserve">$ 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38"/>
                  <w:sz w:val="18"/>
                  <w:szCs w:val="18"/>
                </w:rPr>
                <w:delText xml:space="preserve"> 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96.00</w:delText>
              </w:r>
            </w:del>
          </w:p>
          <w:p w:rsidR="00996ACC" w:rsidRPr="007A7452" w:rsidRDefault="00996ACC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ins w:id="1657" w:author="kmlaster" w:date="2011-04-11T16:51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$30.00</w:t>
              </w:r>
            </w:ins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tcPrChange w:id="1658" w:author="kmlaster" w:date="2011-04-12T10:44:00Z">
              <w:tcPr>
                <w:tcW w:w="155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996AC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ins w:id="1659" w:author="kmlaster" w:date="2011-04-11T16:52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del w:id="1660" w:author="kmlaster" w:date="2011-04-11T16:51:00Z">
              <w:r w:rsidRPr="007A7452" w:rsidDel="00996ACC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$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-4"/>
                  <w:sz w:val="18"/>
                  <w:szCs w:val="18"/>
                </w:rPr>
                <w:delText xml:space="preserve"> 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-8"/>
                  <w:sz w:val="18"/>
                  <w:szCs w:val="18"/>
                </w:rPr>
                <w:delText>11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1.00</w:delText>
              </w:r>
            </w:del>
          </w:p>
          <w:p w:rsidR="00996ACC" w:rsidRPr="007A7452" w:rsidRDefault="00996ACC" w:rsidP="00996AC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ins w:id="1661" w:author="kmlaster" w:date="2011-04-11T16:52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$40.00</w:t>
              </w:r>
            </w:ins>
          </w:p>
        </w:tc>
      </w:tr>
      <w:tr w:rsidR="00924DC4" w:rsidRPr="007A7452" w:rsidTr="00E865AA">
        <w:trPr>
          <w:trHeight w:hRule="exact" w:val="216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Applie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Courses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100.00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100.00</w:t>
            </w:r>
          </w:p>
        </w:tc>
      </w:tr>
      <w:tr w:rsidR="00924DC4" w:rsidRPr="007A7452" w:rsidTr="00E865AA">
        <w:trPr>
          <w:trHeight w:hRule="exact" w:val="216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Book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Supplies–estimat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semester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500.00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500.00</w:t>
            </w:r>
          </w:p>
        </w:tc>
      </w:tr>
      <w:tr w:rsidR="00924DC4" w:rsidRPr="007A7452" w:rsidTr="00E865AA">
        <w:trPr>
          <w:trHeight w:hRule="exact" w:val="216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Laborator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Fee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(Fo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note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courses)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$ </w:t>
            </w:r>
            <w:r w:rsidRPr="007A7452">
              <w:rPr>
                <w:rFonts w:ascii="Times New Roman" w:hAnsi="Times New Roman"/>
                <w:color w:val="191919"/>
                <w:spacing w:val="3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25.00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$ </w:t>
            </w:r>
            <w:r w:rsidRPr="007A7452">
              <w:rPr>
                <w:rFonts w:ascii="Times New Roman" w:hAnsi="Times New Roman"/>
                <w:color w:val="191919"/>
                <w:spacing w:val="3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25.00</w:t>
            </w:r>
          </w:p>
        </w:tc>
      </w:tr>
      <w:tr w:rsidR="00924DC4" w:rsidRPr="007A7452" w:rsidTr="00996ACC">
        <w:tblPrEx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  <w:tblPrExChange w:id="1662" w:author="kmlaster" w:date="2011-04-11T16:52:00Z">
            <w:tblPrEx>
              <w:tblW w:w="0" w:type="auto"/>
              <w:tblInd w:w="100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426"/>
          <w:trPrChange w:id="1663" w:author="kmlaster" w:date="2011-04-11T16:52:00Z">
            <w:trPr>
              <w:trHeight w:hRule="exact" w:val="216"/>
            </w:trPr>
          </w:trPrChange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  <w:tcPrChange w:id="1664" w:author="kmlaster" w:date="2011-04-11T16:52:00Z">
              <w:tcPr>
                <w:tcW w:w="3626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Pr="007A7452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del w:id="1665" w:author="kmlaster" w:date="2011-04-11T16:52:00Z">
              <w:r w:rsidRPr="007A7452" w:rsidDel="00996ACC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Penalt</w:delText>
              </w:r>
              <w:r w:rsidRPr="007A7452" w:rsidDel="00996ACC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y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-4"/>
                  <w:sz w:val="18"/>
                  <w:szCs w:val="18"/>
                </w:rPr>
                <w:delText xml:space="preserve"> 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Fee</w:delText>
              </w:r>
            </w:del>
            <w:ins w:id="1666" w:author="kmlaster" w:date="2011-04-11T16:52:00Z">
              <w:r w:rsidR="00996ACC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 xml:space="preserve"> Late Fee</w:t>
              </w:r>
            </w:ins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tcPrChange w:id="1667" w:author="kmlaster" w:date="2011-04-11T16:52:00Z">
              <w:tcPr>
                <w:tcW w:w="249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ins w:id="1668" w:author="kmlaster" w:date="2011-04-11T16:52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del w:id="1669" w:author="kmlaster" w:date="2011-04-11T16:52:00Z">
              <w:r w:rsidRPr="007A7452" w:rsidDel="00996ACC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 xml:space="preserve">$ 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38"/>
                  <w:sz w:val="18"/>
                  <w:szCs w:val="18"/>
                </w:rPr>
                <w:delText xml:space="preserve"> 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35.00</w:delText>
              </w:r>
            </w:del>
          </w:p>
          <w:p w:rsidR="00996ACC" w:rsidRPr="007A7452" w:rsidRDefault="00996ACC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ins w:id="1670" w:author="kmlaster" w:date="2011-04-11T16:52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$50.00</w:t>
              </w:r>
            </w:ins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tcPrChange w:id="1671" w:author="kmlaster" w:date="2011-04-11T16:52:00Z">
              <w:tcPr>
                <w:tcW w:w="155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996AC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ins w:id="1672" w:author="kmlaster" w:date="2011-04-11T16:52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del w:id="1673" w:author="kmlaster" w:date="2011-04-11T16:52:00Z">
              <w:r w:rsidRPr="007A7452" w:rsidDel="00996ACC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 xml:space="preserve">$ 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38"/>
                  <w:sz w:val="18"/>
                  <w:szCs w:val="18"/>
                </w:rPr>
                <w:delText xml:space="preserve"> </w:delText>
              </w:r>
              <w:r w:rsidRPr="007A7452" w:rsidDel="00996ACC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35.00</w:delText>
              </w:r>
            </w:del>
          </w:p>
          <w:p w:rsidR="00996ACC" w:rsidRPr="007A7452" w:rsidRDefault="00996ACC" w:rsidP="00996AC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ins w:id="1674" w:author="kmlaster" w:date="2011-04-11T16:52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$50.00</w:t>
              </w:r>
            </w:ins>
          </w:p>
        </w:tc>
      </w:tr>
      <w:tr w:rsidR="00924DC4" w:rsidRPr="007A7452" w:rsidTr="00996ACC">
        <w:tblPrEx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  <w:tblPrExChange w:id="1675" w:author="kmlaster" w:date="2011-04-11T16:53:00Z">
            <w:tblPrEx>
              <w:tblW w:w="0" w:type="auto"/>
              <w:tblInd w:w="100" w:type="dxa"/>
              <w:tblLayout w:type="fixed"/>
              <w:tblCellMar>
                <w:left w:w="0" w:type="dxa"/>
                <w:right w:w="0" w:type="dxa"/>
              </w:tblCellMar>
              <w:tblLook w:val="0000"/>
            </w:tblPrEx>
          </w:tblPrExChange>
        </w:tblPrEx>
        <w:trPr>
          <w:trHeight w:hRule="exact" w:val="354"/>
          <w:trPrChange w:id="1676" w:author="kmlaster" w:date="2011-04-11T16:53:00Z">
            <w:trPr>
              <w:trHeight w:hRule="exact" w:val="298"/>
            </w:trPr>
          </w:trPrChange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  <w:tcPrChange w:id="1677" w:author="kmlaster" w:date="2011-04-11T16:53:00Z">
              <w:tcPr>
                <w:tcW w:w="3626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BD308D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ins w:id="1678" w:author="kmlaster" w:date="2011-04-11T16:54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del w:id="1679" w:author="kmlaster" w:date="2011-04-11T16:46:00Z">
              <w:r w:rsidRPr="007A7452" w:rsidDel="00BD308D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T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echnolog</w:delText>
              </w:r>
              <w:r w:rsidRPr="007A7452" w:rsidDel="00BD308D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y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4"/>
                  <w:sz w:val="18"/>
                  <w:szCs w:val="18"/>
                </w:rPr>
                <w:delText xml:space="preserve"> 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Fee</w:delText>
              </w:r>
            </w:del>
          </w:p>
          <w:p w:rsidR="00996ACC" w:rsidRPr="007A7452" w:rsidRDefault="00996ACC" w:rsidP="00BD308D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ins w:id="1680" w:author="kmlaster" w:date="2011-04-11T16:54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Re-instatement Fee</w:t>
              </w:r>
            </w:ins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  <w:tcPrChange w:id="1681" w:author="kmlaster" w:date="2011-04-11T16:53:00Z">
              <w:tcPr>
                <w:tcW w:w="2498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ins w:id="1682" w:author="kmlaster" w:date="2011-04-11T16:54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del w:id="1683" w:author="kmlaster" w:date="2011-04-11T16:46:00Z">
              <w:r w:rsidRPr="007A7452" w:rsidDel="00BD308D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 xml:space="preserve">$ 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38"/>
                  <w:sz w:val="18"/>
                  <w:szCs w:val="18"/>
                </w:rPr>
                <w:delText xml:space="preserve"> 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43.00</w:delText>
              </w:r>
            </w:del>
          </w:p>
          <w:p w:rsidR="00996ACC" w:rsidRPr="007A7452" w:rsidRDefault="00CF3400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ins w:id="1684" w:author="kmlaster" w:date="2011-04-11T16:54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</w:t>
              </w:r>
            </w:ins>
            <w:ins w:id="1685" w:author="kmlaster" w:date="2011-04-12T10:43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150.</w:t>
              </w:r>
            </w:ins>
            <w:ins w:id="1686" w:author="kmlaster" w:date="2011-04-11T16:54:00Z">
              <w:r w:rsidR="00996ACC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.00</w:t>
              </w:r>
            </w:ins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tcPrChange w:id="1687" w:author="kmlaster" w:date="2011-04-11T16:53:00Z">
              <w:tcPr>
                <w:tcW w:w="1552" w:type="dxa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:rsidR="00924DC4" w:rsidRDefault="00924DC4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ins w:id="1688" w:author="kmlaster" w:date="2011-04-11T16:54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del w:id="1689" w:author="kmlaster" w:date="2011-04-11T16:46:00Z">
              <w:r w:rsidRPr="007A7452" w:rsidDel="00BD308D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 xml:space="preserve">$ 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38"/>
                  <w:sz w:val="18"/>
                  <w:szCs w:val="18"/>
                </w:rPr>
                <w:delText xml:space="preserve"> </w:delText>
              </w:r>
              <w:r w:rsidRPr="007A7452" w:rsidDel="00BD308D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delText>43.00</w:delText>
              </w:r>
            </w:del>
          </w:p>
          <w:p w:rsidR="00996ACC" w:rsidRDefault="00CF3400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ins w:id="1690" w:author="kmlaster" w:date="2011-04-11T16:53:00Z"/>
                <w:rFonts w:ascii="Times New Roman" w:hAnsi="Times New Roman"/>
                <w:color w:val="191919"/>
                <w:spacing w:val="-2"/>
                <w:sz w:val="18"/>
                <w:szCs w:val="18"/>
              </w:rPr>
            </w:pPr>
            <w:ins w:id="1691" w:author="kmlaster" w:date="2011-04-12T10:44:00Z">
              <w:r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$150.0</w:t>
              </w:r>
            </w:ins>
            <w:ins w:id="1692" w:author="kmlaster" w:date="2011-04-11T16:54:00Z">
              <w:r w:rsidR="00996ACC">
                <w:rPr>
                  <w:rFonts w:ascii="Times New Roman" w:hAnsi="Times New Roman"/>
                  <w:color w:val="191919"/>
                  <w:spacing w:val="-2"/>
                  <w:sz w:val="18"/>
                  <w:szCs w:val="18"/>
                </w:rPr>
                <w:t>0</w:t>
              </w:r>
            </w:ins>
          </w:p>
          <w:p w:rsidR="00996ACC" w:rsidRPr="007A7452" w:rsidRDefault="00996ACC" w:rsidP="00E865A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924DC4" w:rsidRDefault="00924DC4" w:rsidP="00924DC4">
      <w:pPr>
        <w:widowControl w:val="0"/>
        <w:autoSpaceDE w:val="0"/>
        <w:autoSpaceDN w:val="0"/>
        <w:adjustRightInd w:val="0"/>
        <w:spacing w:before="85" w:after="0" w:line="240" w:lineRule="auto"/>
        <w:ind w:left="3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3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Book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purchase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handle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bookstore.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50" w:lineRule="auto"/>
        <w:ind w:left="500" w:right="992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del w:id="1693" w:author="kmlaster" w:date="2011-04-11T16:53:00Z">
        <w:r w:rsidDel="00996ACC">
          <w:rPr>
            <w:rFonts w:ascii="Times New Roman" w:hAnsi="Times New Roman"/>
            <w:color w:val="191919"/>
            <w:spacing w:val="27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3"/>
            <w:sz w:val="18"/>
            <w:szCs w:val="18"/>
          </w:rPr>
          <w:delText>Penalt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y</w:delText>
        </w:r>
      </w:del>
      <w:ins w:id="1694" w:author="kmlaster" w:date="2011-04-11T16:53:00Z">
        <w:r w:rsidR="00996ACC">
          <w:rPr>
            <w:rFonts w:ascii="Times New Roman" w:hAnsi="Times New Roman"/>
            <w:color w:val="191919"/>
            <w:sz w:val="18"/>
            <w:szCs w:val="18"/>
          </w:rPr>
          <w:t xml:space="preserve"> </w:t>
        </w:r>
        <w:proofErr w:type="gramStart"/>
        <w:r w:rsidR="00996ACC">
          <w:rPr>
            <w:rFonts w:ascii="Times New Roman" w:hAnsi="Times New Roman"/>
            <w:color w:val="191919"/>
            <w:sz w:val="18"/>
            <w:szCs w:val="18"/>
          </w:rPr>
          <w:t xml:space="preserve">Late </w:t>
        </w:r>
      </w:ins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fail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registratio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proces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note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calenda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del w:id="1695" w:author="kmlaster" w:date="2011-04-11T16:53:00Z">
        <w:r w:rsidDel="00996ACC">
          <w:rPr>
            <w:rFonts w:ascii="Times New Roman" w:hAnsi="Times New Roman"/>
            <w:color w:val="191919"/>
            <w:spacing w:val="-15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3"/>
            <w:sz w:val="18"/>
            <w:szCs w:val="18"/>
          </w:rPr>
          <w:delText>Th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996ACC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3"/>
            <w:sz w:val="18"/>
            <w:szCs w:val="18"/>
          </w:rPr>
          <w:delText>fe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996ACC">
          <w:rPr>
            <w:rFonts w:ascii="Times New Roman" w:hAnsi="Times New Roman"/>
            <w:color w:val="191919"/>
            <w:spacing w:val="-12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3"/>
            <w:sz w:val="18"/>
            <w:szCs w:val="18"/>
          </w:rPr>
          <w:delText>increase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996ACC">
          <w:rPr>
            <w:rFonts w:ascii="Times New Roman" w:hAnsi="Times New Roman"/>
            <w:color w:val="191919"/>
            <w:spacing w:val="-11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$5.00,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pe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r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da</w:delText>
        </w:r>
        <w:r w:rsidDel="00996ACC">
          <w:rPr>
            <w:rFonts w:ascii="Times New Roman" w:hAnsi="Times New Roman"/>
            <w:color w:val="191919"/>
            <w:spacing w:val="-13"/>
            <w:sz w:val="18"/>
            <w:szCs w:val="18"/>
          </w:rPr>
          <w:delText>y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,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startin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th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e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secon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da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an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continuin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996ACC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eac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h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subsequen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da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t</w:delText>
        </w:r>
        <w:r w:rsidDel="00996ACC">
          <w:rPr>
            <w:rFonts w:ascii="Times New Roman" w:hAnsi="Times New Roman"/>
            <w:color w:val="191919"/>
            <w:sz w:val="18"/>
            <w:szCs w:val="18"/>
          </w:rPr>
          <w:delText>o</w:delText>
        </w:r>
        <w:r w:rsidDel="00996ACC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996ACC">
          <w:rPr>
            <w:rFonts w:ascii="Times New Roman" w:hAnsi="Times New Roman"/>
            <w:color w:val="191919"/>
            <w:spacing w:val="-2"/>
            <w:sz w:val="18"/>
            <w:szCs w:val="18"/>
          </w:rPr>
          <w:delText>deadline</w:delText>
        </w:r>
      </w:del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proofErr w:type="spellEnd"/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tabs>
          <w:tab w:val="left" w:pos="10720"/>
        </w:tabs>
        <w:autoSpaceDE w:val="0"/>
        <w:autoSpaceDN w:val="0"/>
        <w:adjustRightInd w:val="0"/>
        <w:spacing w:after="0" w:line="451" w:lineRule="exact"/>
        <w:ind w:left="415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35</w:t>
      </w:r>
    </w:p>
    <w:p w:rsidR="00924DC4" w:rsidRDefault="00924DC4" w:rsidP="00924DC4">
      <w:pPr>
        <w:widowControl w:val="0"/>
        <w:tabs>
          <w:tab w:val="left" w:pos="10720"/>
        </w:tabs>
        <w:autoSpaceDE w:val="0"/>
        <w:autoSpaceDN w:val="0"/>
        <w:adjustRightInd w:val="0"/>
        <w:spacing w:after="0" w:line="451" w:lineRule="exact"/>
        <w:ind w:left="4153"/>
        <w:rPr>
          <w:rFonts w:ascii="Century Gothic" w:hAnsi="Century Gothic" w:cs="Century Gothic"/>
          <w:color w:val="000000"/>
          <w:sz w:val="36"/>
          <w:szCs w:val="36"/>
        </w:rPr>
        <w:sectPr w:rsidR="00924DC4">
          <w:pgSz w:w="12240" w:h="15840"/>
          <w:pgMar w:top="420" w:right="420" w:bottom="280" w:left="580" w:header="720" w:footer="720" w:gutter="0"/>
          <w:cols w:space="720" w:equalWidth="0">
            <w:col w:w="1124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73" w:after="0" w:line="195" w:lineRule="exact"/>
        <w:ind w:left="680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rFonts w:ascii="Century Gothic" w:hAnsi="Century Gothic" w:cs="Century Gothic"/>
          <w:b/>
          <w:bCs/>
          <w:noProof/>
          <w:color w:val="191919"/>
          <w:position w:val="2"/>
          <w:sz w:val="36"/>
          <w:szCs w:val="36"/>
          <w:lang w:eastAsia="zh-CN"/>
        </w:rPr>
        <w:pict>
          <v:group id="_x0000_s1332" style="position:absolute;left:0;text-align:left;margin-left:-57.75pt;margin-top:-20pt;width:191pt;height:795.85pt;z-index:-251508736" coordorigin="-720,-62" coordsize="3820,15917">
            <v:group id="_x0000_s1333" style="position:absolute;left:-720;top:-62;width:3820;height:15917" coordorigin="-720,-62" coordsize="3820,15839">
              <v:rect id="_x0000_s1334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335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336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337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338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339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340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341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34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4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44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34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34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347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34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34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350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35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35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353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35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35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356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357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358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359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360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361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362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363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364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365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366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367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C9790A">
        <w:rPr>
          <w:noProof/>
        </w:rPr>
        <w:pict>
          <v:shape id="Text Box 1202" o:spid="_x0000_s1040" type="#_x0000_t202" style="position:absolute;left:0;text-align:left;margin-left:0;margin-top:0;width:54.15pt;height:791.95pt;z-index:-2515619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" o:allowincell="f" filled="f" stroked="f">
            <v:textbox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before="9" w:after="0" w:line="150" w:lineRule="exact"/>
                    <w:rPr>
                      <w:rFonts w:ascii="Times New Roman" w:hAnsi="Times New Roman"/>
                      <w:sz w:val="15"/>
                      <w:szCs w:val="15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143"/>
                    <w:jc w:val="right"/>
                    <w:rPr>
                      <w:rFonts w:ascii="Times New Roman" w:hAnsi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191919"/>
                      <w:sz w:val="20"/>
                      <w:szCs w:val="20"/>
                    </w:rPr>
                    <w:t>00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40" w:lineRule="exact"/>
        <w:rPr>
          <w:rFonts w:ascii="Century Gothic" w:hAnsi="Century Gothic" w:cs="Century Gothic"/>
          <w:color w:val="000000"/>
          <w:sz w:val="14"/>
          <w:szCs w:val="1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65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ITIZEN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6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2</w:t>
      </w:r>
      <w:r>
        <w:rPr>
          <w:rFonts w:ascii="Times New Roman" w:hAnsi="Times New Roman"/>
          <w:b/>
          <w:bCs/>
          <w:color w:val="191919"/>
          <w:spacing w:val="-1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LDER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“spac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available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most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norma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663"/>
        <w:jc w:val="both"/>
        <w:rPr>
          <w:rFonts w:ascii="Times New Roman" w:hAnsi="Times New Roman"/>
          <w:color w:val="000000"/>
          <w:sz w:val="18"/>
          <w:szCs w:val="18"/>
        </w:rPr>
      </w:pPr>
      <w:r w:rsidRPr="00C9790A">
        <w:rPr>
          <w:noProof/>
        </w:rPr>
        <w:pict>
          <v:shape id="Text Box 1203" o:spid="_x0000_s1041" type="#_x0000_t202" style="position:absolute;left:0;text-align:left;margin-left:21.05pt;margin-top:48.85pt;width:12pt;height:63.8pt;z-index:-2515527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KxtgIAALo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 w:rsidR="00924DC4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UDI</w:t>
      </w:r>
      <w:r w:rsidR="00924DC4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924DC4"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 w:rsidR="00924DC4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(N</w:t>
      </w:r>
      <w:r w:rsidR="00924DC4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</w:t>
      </w:r>
      <w:r w:rsidR="00924DC4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 w:rsidR="00924DC4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REDIT</w:t>
      </w:r>
      <w:r w:rsidR="00924DC4">
        <w:rPr>
          <w:rFonts w:ascii="Times New Roman" w:hAnsi="Times New Roman"/>
          <w:b/>
          <w:bCs/>
          <w:color w:val="191919"/>
          <w:sz w:val="24"/>
          <w:szCs w:val="24"/>
        </w:rPr>
        <w:t>)</w:t>
      </w:r>
      <w:r w:rsidR="00924DC4"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 w:rsidR="00924DC4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 w:rsidR="00924DC4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20" w:right="19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audi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03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YMEN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HARGES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PA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Cash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Cashie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ravele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MasterCard–ON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Remittanc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Unive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addresse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Fisca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Remittanc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 sen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(sub-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jec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approval)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83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EFUNDS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accordanc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stu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centage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calenda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calenda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calenda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weekends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exclud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schedule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break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was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absence.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8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equa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by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program(s)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when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greate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60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entitle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proportio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IV 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entitle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 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sourc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(Unsubsidize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FFEL/Direc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Loan, 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FFEL/Direc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Perkin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FFEL/Direc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FSEO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re- 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source(s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school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proceed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accordanc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term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promissor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50 percen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FSEOG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overpaymen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pay- </w:t>
      </w:r>
      <w:proofErr w:type="spellStart"/>
      <w:r>
        <w:rPr>
          <w:rFonts w:ascii="Times New Roman" w:hAnsi="Times New Roman"/>
          <w:color w:val="191919"/>
          <w:spacing w:val="-5"/>
          <w:sz w:val="18"/>
          <w:szCs w:val="18"/>
        </w:rPr>
        <w:t>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arrangement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bein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notificatio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wa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notify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Failur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resul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reportin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overpaymen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referre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llection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overpaymen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ap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file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cop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accordanc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45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EFUNDS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pro-rat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remains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dormitor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laundr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services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wishe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dormitor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secur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Housing Releas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Contrac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dormitor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ubmitte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identificatio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RamCar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issuanc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69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OARDIN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rental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technolog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health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athletic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laundr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in-stat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tabs>
          <w:tab w:val="left" w:pos="5340"/>
          <w:tab w:val="left" w:pos="6780"/>
          <w:tab w:val="left" w:pos="8200"/>
        </w:tabs>
        <w:autoSpaceDE w:val="0"/>
        <w:autoSpaceDN w:val="0"/>
        <w:adjustRightInd w:val="0"/>
        <w:spacing w:before="34" w:after="0" w:line="240" w:lineRule="auto"/>
        <w:ind w:left="3753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Doubl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Occupanc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y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ab/>
      </w:r>
      <w:r>
        <w:rPr>
          <w:rFonts w:ascii="Times New Roman" w:hAnsi="Times New Roman"/>
          <w:b/>
          <w:bCs/>
          <w:color w:val="191919"/>
          <w:spacing w:val="-13"/>
          <w:sz w:val="16"/>
          <w:szCs w:val="16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ripl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Occupanc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y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Qua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d</w:t>
      </w:r>
      <w:r>
        <w:rPr>
          <w:rFonts w:ascii="Times New Roman" w:hAnsi="Times New Roman"/>
          <w:b/>
          <w:bCs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Occupanc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y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Apartmen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t</w:t>
      </w:r>
      <w:r>
        <w:rPr>
          <w:rFonts w:ascii="Times New Roman" w:hAnsi="Times New Roman"/>
          <w:b/>
          <w:bCs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Occupancy</w:t>
      </w:r>
    </w:p>
    <w:p w:rsidR="00924DC4" w:rsidRDefault="00924DC4" w:rsidP="00924DC4">
      <w:pPr>
        <w:widowControl w:val="0"/>
        <w:tabs>
          <w:tab w:val="left" w:pos="3740"/>
        </w:tabs>
        <w:autoSpaceDE w:val="0"/>
        <w:autoSpaceDN w:val="0"/>
        <w:adjustRightInd w:val="0"/>
        <w:spacing w:before="10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pacing w:val="-2"/>
          <w:sz w:val="16"/>
          <w:szCs w:val="16"/>
        </w:rPr>
        <w:t>Andrews</w:t>
      </w:r>
      <w:r>
        <w:rPr>
          <w:rFonts w:ascii="Times New Roman" w:hAnsi="Times New Roman"/>
          <w:color w:val="191919"/>
          <w:sz w:val="16"/>
          <w:szCs w:val="16"/>
        </w:rPr>
        <w:t>,</w:t>
      </w:r>
      <w:r>
        <w:rPr>
          <w:rFonts w:ascii="Times New Roman" w:hAnsi="Times New Roman"/>
          <w:color w:val="191919"/>
          <w:spacing w:val="-6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8"/>
          <w:sz w:val="16"/>
          <w:szCs w:val="16"/>
        </w:rPr>
        <w:t>W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ile</w:t>
      </w:r>
      <w:r>
        <w:rPr>
          <w:rFonts w:ascii="Times New Roman" w:hAnsi="Times New Roman"/>
          <w:color w:val="191919"/>
          <w:sz w:val="16"/>
          <w:szCs w:val="16"/>
        </w:rPr>
        <w:t>y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an</w:t>
      </w:r>
      <w:r>
        <w:rPr>
          <w:rFonts w:ascii="Times New Roman" w:hAnsi="Times New Roman"/>
          <w:color w:val="191919"/>
          <w:sz w:val="16"/>
          <w:szCs w:val="16"/>
        </w:rPr>
        <w:t>d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Gibso</w:t>
      </w:r>
      <w:r>
        <w:rPr>
          <w:rFonts w:ascii="Times New Roman" w:hAnsi="Times New Roman"/>
          <w:color w:val="191919"/>
          <w:sz w:val="16"/>
          <w:szCs w:val="16"/>
        </w:rPr>
        <w:t>n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Hall</w:t>
      </w:r>
      <w:r>
        <w:rPr>
          <w:rFonts w:ascii="Times New Roman" w:hAnsi="Times New Roman"/>
          <w:color w:val="191919"/>
          <w:sz w:val="16"/>
          <w:szCs w:val="16"/>
        </w:rPr>
        <w:t>s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$3,755.00</w:t>
      </w:r>
    </w:p>
    <w:p w:rsidR="00924DC4" w:rsidRDefault="00924DC4" w:rsidP="00924DC4">
      <w:pPr>
        <w:widowControl w:val="0"/>
        <w:tabs>
          <w:tab w:val="left" w:pos="3740"/>
        </w:tabs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pacing w:val="-2"/>
          <w:sz w:val="16"/>
          <w:szCs w:val="16"/>
        </w:rPr>
        <w:t>North</w:t>
      </w:r>
      <w:r>
        <w:rPr>
          <w:rFonts w:ascii="Times New Roman" w:hAnsi="Times New Roman"/>
          <w:color w:val="191919"/>
          <w:sz w:val="16"/>
          <w:szCs w:val="16"/>
        </w:rPr>
        <w:t>,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Sout</w:t>
      </w:r>
      <w:r>
        <w:rPr>
          <w:rFonts w:ascii="Times New Roman" w:hAnsi="Times New Roman"/>
          <w:color w:val="191919"/>
          <w:sz w:val="16"/>
          <w:szCs w:val="16"/>
        </w:rPr>
        <w:t>h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an</w:t>
      </w:r>
      <w:r>
        <w:rPr>
          <w:rFonts w:ascii="Times New Roman" w:hAnsi="Times New Roman"/>
          <w:color w:val="191919"/>
          <w:sz w:val="16"/>
          <w:szCs w:val="16"/>
        </w:rPr>
        <w:t>d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Eas</w:t>
      </w:r>
      <w:r>
        <w:rPr>
          <w:rFonts w:ascii="Times New Roman" w:hAnsi="Times New Roman"/>
          <w:color w:val="191919"/>
          <w:sz w:val="16"/>
          <w:szCs w:val="16"/>
        </w:rPr>
        <w:t>t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Hall</w:t>
      </w:r>
      <w:r>
        <w:rPr>
          <w:rFonts w:ascii="Times New Roman" w:hAnsi="Times New Roman"/>
          <w:color w:val="191919"/>
          <w:sz w:val="16"/>
          <w:szCs w:val="16"/>
        </w:rPr>
        <w:t>s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$3,922.00</w:t>
      </w:r>
    </w:p>
    <w:p w:rsidR="00924DC4" w:rsidRDefault="00924DC4" w:rsidP="00924DC4">
      <w:pPr>
        <w:widowControl w:val="0"/>
        <w:tabs>
          <w:tab w:val="left" w:pos="5340"/>
        </w:tabs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pacing w:val="-2"/>
          <w:sz w:val="16"/>
          <w:szCs w:val="16"/>
        </w:rPr>
        <w:t>Andrew</w:t>
      </w:r>
      <w:r>
        <w:rPr>
          <w:rFonts w:ascii="Times New Roman" w:hAnsi="Times New Roman"/>
          <w:color w:val="191919"/>
          <w:sz w:val="16"/>
          <w:szCs w:val="16"/>
        </w:rPr>
        <w:t>s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6"/>
          <w:szCs w:val="16"/>
        </w:rPr>
        <w:t>Hall(</w:t>
      </w:r>
      <w:proofErr w:type="gramEnd"/>
      <w:r>
        <w:rPr>
          <w:rFonts w:ascii="Times New Roman" w:hAnsi="Times New Roman"/>
          <w:color w:val="191919"/>
          <w:spacing w:val="-2"/>
          <w:sz w:val="16"/>
          <w:szCs w:val="16"/>
        </w:rPr>
        <w:t>Limite</w:t>
      </w:r>
      <w:r>
        <w:rPr>
          <w:rFonts w:ascii="Times New Roman" w:hAnsi="Times New Roman"/>
          <w:color w:val="191919"/>
          <w:sz w:val="16"/>
          <w:szCs w:val="16"/>
        </w:rPr>
        <w:t>d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numbe</w:t>
      </w:r>
      <w:r>
        <w:rPr>
          <w:rFonts w:ascii="Times New Roman" w:hAnsi="Times New Roman"/>
          <w:color w:val="191919"/>
          <w:sz w:val="16"/>
          <w:szCs w:val="16"/>
        </w:rPr>
        <w:t>r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o</w:t>
      </w:r>
      <w:r>
        <w:rPr>
          <w:rFonts w:ascii="Times New Roman" w:hAnsi="Times New Roman"/>
          <w:color w:val="191919"/>
          <w:sz w:val="16"/>
          <w:szCs w:val="16"/>
        </w:rPr>
        <w:t>f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rooms</w:t>
      </w:r>
      <w:r>
        <w:rPr>
          <w:rFonts w:ascii="Times New Roman" w:hAnsi="Times New Roman"/>
          <w:color w:val="191919"/>
          <w:sz w:val="16"/>
          <w:szCs w:val="16"/>
        </w:rPr>
        <w:t>)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$3,057.00</w:t>
      </w:r>
    </w:p>
    <w:p w:rsidR="00924DC4" w:rsidRDefault="00924DC4" w:rsidP="00924DC4">
      <w:pPr>
        <w:widowControl w:val="0"/>
        <w:tabs>
          <w:tab w:val="left" w:pos="8220"/>
        </w:tabs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z w:val="16"/>
          <w:szCs w:val="16"/>
        </w:rPr>
        <w:t>4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Bedroo</w:t>
      </w:r>
      <w:r>
        <w:rPr>
          <w:rFonts w:ascii="Times New Roman" w:hAnsi="Times New Roman"/>
          <w:color w:val="191919"/>
          <w:sz w:val="16"/>
          <w:szCs w:val="16"/>
        </w:rPr>
        <w:t>m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Suit</w:t>
      </w:r>
      <w:r>
        <w:rPr>
          <w:rFonts w:ascii="Times New Roman" w:hAnsi="Times New Roman"/>
          <w:color w:val="191919"/>
          <w:sz w:val="16"/>
          <w:szCs w:val="16"/>
        </w:rPr>
        <w:t>e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$4,342.00</w:t>
      </w:r>
    </w:p>
    <w:p w:rsidR="00924DC4" w:rsidRDefault="00924DC4" w:rsidP="00924DC4">
      <w:pPr>
        <w:widowControl w:val="0"/>
        <w:tabs>
          <w:tab w:val="left" w:pos="8220"/>
        </w:tabs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z w:val="16"/>
          <w:szCs w:val="16"/>
        </w:rPr>
        <w:t>4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Bedroo</w:t>
      </w:r>
      <w:r>
        <w:rPr>
          <w:rFonts w:ascii="Times New Roman" w:hAnsi="Times New Roman"/>
          <w:color w:val="191919"/>
          <w:sz w:val="16"/>
          <w:szCs w:val="16"/>
        </w:rPr>
        <w:t>m</w:t>
      </w:r>
      <w:r>
        <w:rPr>
          <w:rFonts w:ascii="Times New Roman" w:hAnsi="Times New Roman"/>
          <w:color w:val="191919"/>
          <w:spacing w:val="-12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Apartmen</w:t>
      </w:r>
      <w:r>
        <w:rPr>
          <w:rFonts w:ascii="Times New Roman" w:hAnsi="Times New Roman"/>
          <w:color w:val="191919"/>
          <w:sz w:val="16"/>
          <w:szCs w:val="16"/>
        </w:rPr>
        <w:t>t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$3,925.00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2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accommodation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purchas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board pla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deposit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pre-pai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RamBuck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Account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$950.0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deposit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RamBuck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Ac- coun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locations.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36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00" w:right="600" w:bottom="280" w:left="420" w:header="720" w:footer="720" w:gutter="0"/>
          <w:cols w:space="720" w:equalWidth="0">
            <w:col w:w="11220"/>
          </w:cols>
          <w:noEndnote/>
        </w:sectPr>
      </w:pPr>
    </w:p>
    <w:p w:rsidR="00924DC4" w:rsidRDefault="00C9790A" w:rsidP="00924DC4">
      <w:pPr>
        <w:widowControl w:val="0"/>
        <w:autoSpaceDE w:val="0"/>
        <w:autoSpaceDN w:val="0"/>
        <w:adjustRightInd w:val="0"/>
        <w:spacing w:before="73" w:after="0" w:line="195" w:lineRule="exact"/>
        <w:ind w:right="698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C9790A">
        <w:rPr>
          <w:rFonts w:ascii="Times New Roman" w:hAnsi="Times New Roman"/>
          <w:noProof/>
          <w:color w:val="191919"/>
          <w:position w:val="-5"/>
          <w:sz w:val="20"/>
          <w:szCs w:val="20"/>
          <w:lang w:eastAsia="zh-CN"/>
        </w:rPr>
        <w:pict>
          <v:group id="_x0000_s1080" style="position:absolute;left:0;text-align:left;margin-left:424.4pt;margin-top:-1in;width:156.05pt;height:11in;z-index:-251516928" coordorigin="9120,-15" coordsize="3121,15840">
            <v:group id="Group 2735" o:spid="_x0000_s1081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082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083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084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085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086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087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088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08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09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09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09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09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09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09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09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09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09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09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10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10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10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10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10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10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106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107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108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109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110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111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112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113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114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BD308D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115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Pr="008A161B" w:rsidRDefault="00BD308D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C9790A">
        <w:rPr>
          <w:noProof/>
        </w:rPr>
        <w:pict>
          <v:shape id="Text Box 1210" o:spid="_x0000_s1043" type="#_x0000_t202" style="position:absolute;left:0;text-align:left;margin-left:579.3pt;margin-top:48.85pt;width:12pt;height:63.8pt;z-index:-2515456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" o:allowincell="f" filled="f" stroked="f">
            <v:textbox style="layout-flow:vertical"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C9790A">
        <w:rPr>
          <w:noProof/>
        </w:rPr>
        <w:pict>
          <v:shape id="Text Box 1243" o:spid="_x0000_s1042" type="#_x0000_t202" style="position:absolute;left:0;text-align:left;margin-left:558.15pt;margin-top:0;width:53.85pt;height:791.95pt;z-index:-25155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WVqtgIAALk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" o:allowincell="f" filled="f" stroked="f">
            <v:textbox inset="0,0,0,0">
              <w:txbxContent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before="9" w:after="0" w:line="150" w:lineRule="exact"/>
                    <w:rPr>
                      <w:rFonts w:ascii="Times New Roman" w:hAnsi="Times New Roman"/>
                      <w:sz w:val="15"/>
                      <w:szCs w:val="15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BD308D" w:rsidRDefault="00BD308D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87"/>
                    <w:rPr>
                      <w:rFonts w:ascii="Times New Roman" w:hAnsi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191919"/>
                      <w:sz w:val="20"/>
                      <w:szCs w:val="20"/>
                    </w:rPr>
                    <w:t>00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-9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-425450</wp:posOffset>
            </wp:positionV>
            <wp:extent cx="6372225" cy="8639175"/>
            <wp:effectExtent l="1905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86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474B56" w:rsidRDefault="00924DC4" w:rsidP="00924DC4">
      <w:pP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sectPr w:rsidR="00474B56" w:rsidSect="00924DC4">
          <w:pgSz w:w="12240" w:h="15840"/>
          <w:pgMar w:top="1440" w:right="1800" w:bottom="1440" w:left="630" w:header="720" w:footer="720" w:gutter="0"/>
          <w:cols w:space="720"/>
          <w:docGrid w:linePitch="360"/>
        </w:sect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</w:t>
      </w:r>
    </w:p>
    <w:p w:rsidR="00474B56" w:rsidRDefault="00C9790A" w:rsidP="00474B56">
      <w:r>
        <w:rPr>
          <w:noProof/>
          <w:lang w:eastAsia="zh-CN"/>
        </w:rPr>
        <w:pict>
          <v:group id="_x0000_s1296" style="position:absolute;margin-left:-112.5pt;margin-top:-75.1pt;width:191pt;height:795.85pt;z-index:-251509760" coordorigin="-720,-62" coordsize="3820,15917">
            <v:group id="_x0000_s1297" style="position:absolute;left:-720;top:-62;width:3820;height:15917" coordorigin="-720,-62" coordsize="3820,15839">
              <v:rect id="_x0000_s1298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299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300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301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302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303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304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305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30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0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08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30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31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311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31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31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314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31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31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317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31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31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320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321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322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323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324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325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326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327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328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329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" inset="0,0,0,0">
                <w:txbxContent>
                  <w:p w:rsidR="00BD308D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330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331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" inset="0,0,0,0">
                <w:txbxContent>
                  <w:p w:rsidR="00BD308D" w:rsidRPr="008A161B" w:rsidRDefault="00BD308D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7E433B">
        <w:t xml:space="preserve">    </w:t>
      </w:r>
      <w:r w:rsidR="004B7B29">
        <w:t xml:space="preserve">   </w:t>
      </w:r>
    </w:p>
    <w:p w:rsidR="007E433B" w:rsidRDefault="007E433B" w:rsidP="00474B56"/>
    <w:p w:rsidR="007E433B" w:rsidRDefault="007E433B" w:rsidP="00474B56"/>
    <w:p w:rsidR="007E433B" w:rsidRDefault="007E433B" w:rsidP="00474B56"/>
    <w:p w:rsidR="00474B56" w:rsidRDefault="00474B56" w:rsidP="00474B56"/>
    <w:p w:rsidR="00474B56" w:rsidRDefault="00474B56" w:rsidP="00474B56"/>
    <w:p w:rsidR="00474B56" w:rsidRDefault="00474B56" w:rsidP="00474B56">
      <w:pPr>
        <w:sectPr w:rsidR="00474B56" w:rsidSect="00474B56">
          <w:pgSz w:w="12240" w:h="15840"/>
          <w:pgMar w:top="1440" w:right="990" w:bottom="1440" w:left="1530" w:header="720" w:footer="720" w:gutter="0"/>
          <w:cols w:space="720"/>
          <w:docGrid w:linePitch="360"/>
        </w:sectPr>
      </w:pPr>
    </w:p>
    <w:p w:rsidR="00474B56" w:rsidRDefault="00C9790A" w:rsidP="00474B56">
      <w:r>
        <w:rPr>
          <w:noProof/>
          <w:lang w:eastAsia="zh-CN"/>
        </w:rPr>
        <w:pict>
          <v:group id="_x0000_s1044" style="position:absolute;margin-left:402pt;margin-top:-72.75pt;width:156.05pt;height:11in;z-index:-251517952" coordorigin="9120,-15" coordsize="3121,15840">
            <v:group id="Group 2735" o:spid="_x0000_s1045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046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047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048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049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050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051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052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053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05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05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056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05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05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059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06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06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062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06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06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065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06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06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068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069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070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071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072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073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074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075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076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BD308D" w:rsidRPr="008A161B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077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078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BD308D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079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BD308D" w:rsidRPr="008A161B" w:rsidRDefault="00BD308D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7E433B">
        <w:t xml:space="preserve">    </w:t>
      </w:r>
    </w:p>
    <w:p w:rsidR="007E433B" w:rsidRDefault="007E433B" w:rsidP="00474B56"/>
    <w:p w:rsidR="007E433B" w:rsidRDefault="004B7B29" w:rsidP="00474B56">
      <w:r>
        <w:t xml:space="preserve">     </w:t>
      </w:r>
    </w:p>
    <w:p w:rsidR="007E433B" w:rsidRDefault="007E433B" w:rsidP="00474B56"/>
    <w:p w:rsidR="00946B9C" w:rsidRDefault="00946B9C" w:rsidP="00474B56"/>
    <w:p w:rsidR="00474B56" w:rsidRDefault="00474B56" w:rsidP="00474B56"/>
    <w:p w:rsidR="00474B56" w:rsidRDefault="00474B56" w:rsidP="00474B56"/>
    <w:p w:rsidR="00474B56" w:rsidRDefault="00474B56" w:rsidP="00474B56"/>
    <w:sectPr w:rsidR="00474B56" w:rsidSect="00474B56">
      <w:pgSz w:w="12240" w:h="15840"/>
      <w:pgMar w:top="1440" w:right="144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924DC4"/>
    <w:rsid w:val="00031461"/>
    <w:rsid w:val="00052311"/>
    <w:rsid w:val="00065EB3"/>
    <w:rsid w:val="00107212"/>
    <w:rsid w:val="001449BB"/>
    <w:rsid w:val="00167580"/>
    <w:rsid w:val="001913A9"/>
    <w:rsid w:val="00474B56"/>
    <w:rsid w:val="004B7B29"/>
    <w:rsid w:val="00617036"/>
    <w:rsid w:val="006B0D46"/>
    <w:rsid w:val="006F2981"/>
    <w:rsid w:val="007E1995"/>
    <w:rsid w:val="007E433B"/>
    <w:rsid w:val="00810C17"/>
    <w:rsid w:val="00924DC4"/>
    <w:rsid w:val="00925897"/>
    <w:rsid w:val="00946B9C"/>
    <w:rsid w:val="00996ACC"/>
    <w:rsid w:val="009A37C4"/>
    <w:rsid w:val="00A706E9"/>
    <w:rsid w:val="00B260DC"/>
    <w:rsid w:val="00B44A6A"/>
    <w:rsid w:val="00BB6516"/>
    <w:rsid w:val="00BD308D"/>
    <w:rsid w:val="00C9790A"/>
    <w:rsid w:val="00CF3400"/>
    <w:rsid w:val="00D27B53"/>
    <w:rsid w:val="00DE77A0"/>
    <w:rsid w:val="00E47FA0"/>
    <w:rsid w:val="00E865AA"/>
    <w:rsid w:val="00F14685"/>
    <w:rsid w:val="00FA0A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4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4DC4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DC4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14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surams.edu" TargetMode="External"/><Relationship Id="rId13" Type="http://schemas.openxmlformats.org/officeDocument/2006/relationships/hyperlink" Target="http://www.gacollege411.org" TargetMode="External"/><Relationship Id="rId18" Type="http://schemas.openxmlformats.org/officeDocument/2006/relationships/hyperlink" Target="http://www.studentaid.ed.gov" TargetMode="External"/><Relationship Id="rId26" Type="http://schemas.openxmlformats.org/officeDocument/2006/relationships/hyperlink" Target="http://www.fafsa.ed.gov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ww.collegeispossible.org" TargetMode="External"/><Relationship Id="rId7" Type="http://schemas.openxmlformats.org/officeDocument/2006/relationships/hyperlink" Target="http://www.asurams.edu" TargetMode="External"/><Relationship Id="rId12" Type="http://schemas.openxmlformats.org/officeDocument/2006/relationships/hyperlink" Target="http://www.gacollege411.org" TargetMode="External"/><Relationship Id="rId17" Type="http://schemas.openxmlformats.org/officeDocument/2006/relationships/hyperlink" Target="http://www.gacollege411.org" TargetMode="External"/><Relationship Id="rId25" Type="http://schemas.openxmlformats.org/officeDocument/2006/relationships/hyperlink" Target="http://www.scholarships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fastweb.com" TargetMode="External"/><Relationship Id="rId20" Type="http://schemas.openxmlformats.org/officeDocument/2006/relationships/hyperlink" Target="http://www.dlenote.ed.gov" TargetMode="External"/><Relationship Id="rId29" Type="http://schemas.openxmlformats.org/officeDocument/2006/relationships/hyperlink" Target="http://asuweb.asurams.edu/finan-" TargetMode="External"/><Relationship Id="rId1" Type="http://schemas.openxmlformats.org/officeDocument/2006/relationships/styles" Target="styles.xml"/><Relationship Id="rId6" Type="http://schemas.openxmlformats.org/officeDocument/2006/relationships/hyperlink" Target="http://fafsa.ed.gov" TargetMode="External"/><Relationship Id="rId11" Type="http://schemas.openxmlformats.org/officeDocument/2006/relationships/hyperlink" Target="http://www.gacollege411.org" TargetMode="External"/><Relationship Id="rId24" Type="http://schemas.openxmlformats.org/officeDocument/2006/relationships/hyperlink" Target="http://www.collegenet.com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fafsa.ed.gov" TargetMode="External"/><Relationship Id="rId15" Type="http://schemas.openxmlformats.org/officeDocument/2006/relationships/hyperlink" Target="http://www.gacollege411.org" TargetMode="External"/><Relationship Id="rId23" Type="http://schemas.openxmlformats.org/officeDocument/2006/relationships/hyperlink" Target="http://www.freschinfo.com" TargetMode="External"/><Relationship Id="rId28" Type="http://schemas.openxmlformats.org/officeDocument/2006/relationships/hyperlink" Target="http://www.usg.edu/news/2007/050207.phtml" TargetMode="External"/><Relationship Id="rId10" Type="http://schemas.openxmlformats.org/officeDocument/2006/relationships/hyperlink" Target="http://www.gacollege411.org" TargetMode="External"/><Relationship Id="rId19" Type="http://schemas.openxmlformats.org/officeDocument/2006/relationships/hyperlink" Target="http://www.dl.ed.gov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asurams.edu" TargetMode="External"/><Relationship Id="rId14" Type="http://schemas.openxmlformats.org/officeDocument/2006/relationships/hyperlink" Target="http://www.gacollege411.org" TargetMode="External"/><Relationship Id="rId22" Type="http://schemas.openxmlformats.org/officeDocument/2006/relationships/hyperlink" Target="http://www.collegeboard.org" TargetMode="External"/><Relationship Id="rId27" Type="http://schemas.openxmlformats.org/officeDocument/2006/relationships/hyperlink" Target="http://www.pin.ed.gov" TargetMode="External"/><Relationship Id="rId3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6998</TotalTime>
  <Pages>1</Pages>
  <Words>7617</Words>
  <Characters>43421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50937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juliette</dc:creator>
  <cp:lastModifiedBy>kmlaster</cp:lastModifiedBy>
  <cp:revision>5</cp:revision>
  <cp:lastPrinted>2011-04-07T16:25:00Z</cp:lastPrinted>
  <dcterms:created xsi:type="dcterms:W3CDTF">2011-04-07T15:20:00Z</dcterms:created>
  <dcterms:modified xsi:type="dcterms:W3CDTF">2011-04-11T20:55:00Z</dcterms:modified>
</cp:coreProperties>
</file>